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20A9" w:rsidRDefault="00C47850" w:rsidP="00D84893">
      <w:pPr>
        <w:tabs>
          <w:tab w:val="left" w:pos="1843"/>
        </w:tabs>
        <w:ind w:firstLine="0"/>
      </w:pPr>
      <w:bookmarkStart w:id="0" w:name="_Toc216765783"/>
      <w:bookmarkStart w:id="1" w:name="_GoBack"/>
      <w:bookmarkEnd w:id="1"/>
      <w:r>
        <w:rPr>
          <w:noProof/>
          <w:sz w:val="24"/>
          <w:szCs w:val="24"/>
        </w:rPr>
        <mc:AlternateContent>
          <mc:Choice Requires="wps">
            <w:drawing>
              <wp:anchor distT="0" distB="0" distL="114300" distR="114300" simplePos="0" relativeHeight="251684864" behindDoc="0" locked="0" layoutInCell="1" allowOverlap="1" wp14:anchorId="445E214E">
                <wp:simplePos x="0" y="0"/>
                <wp:positionH relativeFrom="column">
                  <wp:posOffset>575310</wp:posOffset>
                </wp:positionH>
                <wp:positionV relativeFrom="paragraph">
                  <wp:posOffset>4733290</wp:posOffset>
                </wp:positionV>
                <wp:extent cx="5349240" cy="4004945"/>
                <wp:effectExtent l="0" t="0" r="0" b="0"/>
                <wp:wrapNone/>
                <wp:docPr id="4222" name="Поле 4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9240" cy="400494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Научный редактор: проф., д-р физ.-мат. наук А.В. Мелких</w:t>
                            </w:r>
                          </w:p>
                          <w:p w:rsidR="00A87594" w:rsidRPr="00D6136E" w:rsidRDefault="00A87594" w:rsidP="00A87594">
                            <w:pPr>
                              <w:spacing w:line="276" w:lineRule="auto"/>
                              <w:ind w:firstLine="0"/>
                              <w:jc w:val="left"/>
                              <w:rPr>
                                <w:rFonts w:ascii="Arial Narrow" w:hAnsi="Arial Narrow"/>
                                <w:b/>
                                <w:color w:val="FFFFFF"/>
                                <w:sz w:val="20"/>
                              </w:rPr>
                            </w:pPr>
                          </w:p>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Подготовлено кафедрой физики</w:t>
                            </w:r>
                          </w:p>
                          <w:p w:rsidR="00A87594" w:rsidRPr="00D6136E" w:rsidRDefault="00A87594" w:rsidP="00A87594">
                            <w:pPr>
                              <w:spacing w:line="276" w:lineRule="auto"/>
                              <w:ind w:firstLine="0"/>
                              <w:jc w:val="left"/>
                              <w:rPr>
                                <w:rFonts w:ascii="Arial Narrow" w:hAnsi="Arial Narrow"/>
                                <w:b/>
                                <w:color w:val="FFFFFF"/>
                                <w:sz w:val="20"/>
                              </w:rPr>
                            </w:pPr>
                          </w:p>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Рекомендовано для всех инженерно-</w:t>
                            </w:r>
                            <w:r w:rsidR="00A87594" w:rsidRPr="00D6136E">
                              <w:rPr>
                                <w:rFonts w:ascii="Arial Narrow" w:hAnsi="Arial Narrow"/>
                                <w:b/>
                                <w:color w:val="FFFFFF"/>
                                <w:sz w:val="20"/>
                              </w:rPr>
                              <w:t>технических направлений</w:t>
                            </w:r>
                            <w:r w:rsidR="00A87594" w:rsidRPr="00D6136E">
                              <w:rPr>
                                <w:rFonts w:ascii="Arial Narrow" w:hAnsi="Arial Narrow"/>
                                <w:b/>
                                <w:color w:val="FFFFFF"/>
                                <w:sz w:val="20"/>
                              </w:rPr>
                              <w:br/>
                            </w:r>
                            <w:r w:rsidRPr="00D6136E">
                              <w:rPr>
                                <w:rFonts w:ascii="Arial Narrow" w:hAnsi="Arial Narrow"/>
                                <w:b/>
                                <w:color w:val="FFFFFF"/>
                                <w:sz w:val="20"/>
                              </w:rPr>
                              <w:t>подготовки и специальностей всех форм обучения.</w:t>
                            </w:r>
                          </w:p>
                          <w:p w:rsidR="00A87594" w:rsidRPr="00D6136E" w:rsidRDefault="00A87594" w:rsidP="00A87594">
                            <w:pPr>
                              <w:spacing w:line="276" w:lineRule="auto"/>
                              <w:ind w:firstLine="0"/>
                              <w:jc w:val="left"/>
                              <w:rPr>
                                <w:rFonts w:ascii="Arial Narrow" w:hAnsi="Arial Narrow"/>
                                <w:b/>
                                <w:color w:val="FFFFFF"/>
                                <w:sz w:val="20"/>
                              </w:rPr>
                            </w:pPr>
                          </w:p>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 xml:space="preserve">В основу учебных материалов </w:t>
                            </w:r>
                            <w:r w:rsidR="00A87594" w:rsidRPr="00D6136E">
                              <w:rPr>
                                <w:rFonts w:ascii="Arial Narrow" w:hAnsi="Arial Narrow"/>
                                <w:b/>
                                <w:color w:val="FFFFFF"/>
                                <w:sz w:val="20"/>
                              </w:rPr>
                              <w:t>положен цикл лекций</w:t>
                            </w:r>
                            <w:r w:rsidR="00A87594" w:rsidRPr="00D6136E">
                              <w:rPr>
                                <w:rFonts w:ascii="Arial Narrow" w:hAnsi="Arial Narrow"/>
                                <w:b/>
                                <w:color w:val="FFFFFF"/>
                                <w:sz w:val="20"/>
                              </w:rPr>
                              <w:br/>
                            </w:r>
                            <w:r w:rsidRPr="00D6136E">
                              <w:rPr>
                                <w:rFonts w:ascii="Arial Narrow" w:hAnsi="Arial Narrow"/>
                                <w:b/>
                                <w:color w:val="FFFFFF"/>
                                <w:sz w:val="20"/>
                              </w:rPr>
                              <w:t>по базовому курсу физики, читаемых на кафедре физики УрФУ. В них</w:t>
                            </w:r>
                            <w:r w:rsidR="00A87594" w:rsidRPr="00D6136E">
                              <w:rPr>
                                <w:rFonts w:ascii="Arial Narrow" w:hAnsi="Arial Narrow"/>
                                <w:b/>
                                <w:color w:val="FFFFFF"/>
                                <w:sz w:val="20"/>
                              </w:rPr>
                              <w:t xml:space="preserve"> в краткой</w:t>
                            </w:r>
                            <w:r w:rsidR="00A87594" w:rsidRPr="00D6136E">
                              <w:rPr>
                                <w:rFonts w:ascii="Arial Narrow" w:hAnsi="Arial Narrow"/>
                                <w:b/>
                                <w:color w:val="FFFFFF"/>
                                <w:sz w:val="20"/>
                              </w:rPr>
                              <w:br/>
                            </w:r>
                            <w:r w:rsidRPr="00D6136E">
                              <w:rPr>
                                <w:rFonts w:ascii="Arial Narrow" w:hAnsi="Arial Narrow"/>
                                <w:b/>
                                <w:color w:val="FFFFFF"/>
                                <w:sz w:val="20"/>
                              </w:rPr>
                              <w:t>и доступной форме излагается курс физики, целью изучения которого является формирование научного мировоззрения, владения физико-математическим аппаратом, методами физических исследований с целью успешного освоения специальных дисциплин. Интегрир</w:t>
                            </w:r>
                            <w:r w:rsidR="00A87594" w:rsidRPr="00D6136E">
                              <w:rPr>
                                <w:rFonts w:ascii="Arial Narrow" w:hAnsi="Arial Narrow"/>
                                <w:b/>
                                <w:color w:val="FFFFFF"/>
                                <w:sz w:val="20"/>
                              </w:rPr>
                              <w:t>ование знаний о природе материи</w:t>
                            </w:r>
                            <w:r w:rsidR="00A87594" w:rsidRPr="00D6136E">
                              <w:rPr>
                                <w:rFonts w:ascii="Arial Narrow" w:hAnsi="Arial Narrow"/>
                                <w:b/>
                                <w:color w:val="FFFFFF"/>
                                <w:sz w:val="20"/>
                              </w:rPr>
                              <w:br/>
                            </w:r>
                            <w:r w:rsidRPr="00D6136E">
                              <w:rPr>
                                <w:rFonts w:ascii="Arial Narrow" w:hAnsi="Arial Narrow"/>
                                <w:b/>
                                <w:color w:val="FFFFFF"/>
                                <w:sz w:val="20"/>
                              </w:rPr>
                              <w:t>и физических законов в смежные науки позволяет студенту рациональнее и эффективнее использовать полученные в ходе обучения компетенции для решения профессиональных задач. Учебные материалы охватывают весь материал второй части базового курса физики и структурировано по лекциям.</w:t>
                            </w:r>
                          </w:p>
                          <w:p w:rsidR="006F70E9" w:rsidRDefault="006F70E9" w:rsidP="00B35C25">
                            <w:pPr>
                              <w:ind w:firstLine="0"/>
                              <w:jc w:val="left"/>
                              <w:rPr>
                                <w:rFonts w:ascii="Arial" w:hAnsi="Arial" w:cs="Arial"/>
                                <w:color w:val="FFFFFF"/>
                                <w:sz w:val="20"/>
                              </w:rPr>
                            </w:pPr>
                          </w:p>
                          <w:p w:rsidR="00D6136E" w:rsidRDefault="00D6136E" w:rsidP="00B35C25">
                            <w:pPr>
                              <w:ind w:firstLine="0"/>
                              <w:jc w:val="left"/>
                              <w:rPr>
                                <w:rFonts w:ascii="Arial" w:hAnsi="Arial" w:cs="Arial"/>
                                <w:color w:val="FFFFFF"/>
                                <w:sz w:val="20"/>
                              </w:rPr>
                            </w:pPr>
                          </w:p>
                          <w:p w:rsidR="00D6136E" w:rsidRDefault="00D6136E" w:rsidP="00B35C25">
                            <w:pPr>
                              <w:ind w:firstLine="0"/>
                              <w:jc w:val="left"/>
                              <w:rPr>
                                <w:rFonts w:ascii="Arial" w:hAnsi="Arial" w:cs="Arial"/>
                                <w:color w:val="FFFFFF"/>
                                <w:sz w:val="20"/>
                              </w:rPr>
                            </w:pPr>
                          </w:p>
                          <w:p w:rsidR="006F70E9" w:rsidRDefault="006F70E9" w:rsidP="00B35C25">
                            <w:pPr>
                              <w:ind w:firstLine="0"/>
                              <w:jc w:val="left"/>
                              <w:rPr>
                                <w:rFonts w:ascii="Arial" w:hAnsi="Arial" w:cs="Arial"/>
                                <w:color w:val="FFFFFF"/>
                                <w:sz w:val="20"/>
                              </w:rPr>
                            </w:pPr>
                            <w:r>
                              <w:rPr>
                                <w:rFonts w:ascii="Arial" w:hAnsi="Arial" w:cs="Arial"/>
                                <w:color w:val="FFFFFF"/>
                                <w:sz w:val="20"/>
                              </w:rPr>
                              <w:t>Екатеринбург</w:t>
                            </w:r>
                          </w:p>
                          <w:p w:rsidR="006F70E9" w:rsidRDefault="006F70E9" w:rsidP="00B35C25">
                            <w:pPr>
                              <w:ind w:firstLine="0"/>
                              <w:jc w:val="left"/>
                              <w:rPr>
                                <w:rFonts w:ascii="Arial" w:hAnsi="Arial" w:cs="Arial"/>
                                <w:color w:val="FFFFFF"/>
                                <w:sz w:val="20"/>
                              </w:rPr>
                            </w:pPr>
                            <w:r>
                              <w:rPr>
                                <w:rFonts w:ascii="Arial" w:hAnsi="Arial" w:cs="Arial"/>
                                <w:color w:val="FFFFFF"/>
                                <w:sz w:val="20"/>
                              </w:rPr>
                              <w:t>2017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5E214E" id="_x0000_t202" coordsize="21600,21600" o:spt="202" path="m,l,21600r21600,l21600,xe">
                <v:stroke joinstyle="miter"/>
                <v:path gradientshapeok="t" o:connecttype="rect"/>
              </v:shapetype>
              <v:shape id="Поле 4222" o:spid="_x0000_s1026" type="#_x0000_t202" style="position:absolute;left:0;text-align:left;margin-left:45.3pt;margin-top:372.7pt;width:421.2pt;height:315.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" stroked="f" strokecolor="white">
                <v:fill opacity="0"/>
                <v:textbox>
                  <w:txbxContent>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Научный редактор: проф., д-р физ.-мат. наук А.В. Мелких</w:t>
                      </w:r>
                    </w:p>
                    <w:p w:rsidR="00A87594" w:rsidRPr="00D6136E" w:rsidRDefault="00A87594" w:rsidP="00A87594">
                      <w:pPr>
                        <w:spacing w:line="276" w:lineRule="auto"/>
                        <w:ind w:firstLine="0"/>
                        <w:jc w:val="left"/>
                        <w:rPr>
                          <w:rFonts w:ascii="Arial Narrow" w:hAnsi="Arial Narrow"/>
                          <w:b/>
                          <w:color w:val="FFFFFF"/>
                          <w:sz w:val="20"/>
                        </w:rPr>
                      </w:pPr>
                    </w:p>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Подготовлено кафедрой физики</w:t>
                      </w:r>
                    </w:p>
                    <w:p w:rsidR="00A87594" w:rsidRPr="00D6136E" w:rsidRDefault="00A87594" w:rsidP="00A87594">
                      <w:pPr>
                        <w:spacing w:line="276" w:lineRule="auto"/>
                        <w:ind w:firstLine="0"/>
                        <w:jc w:val="left"/>
                        <w:rPr>
                          <w:rFonts w:ascii="Arial Narrow" w:hAnsi="Arial Narrow"/>
                          <w:b/>
                          <w:color w:val="FFFFFF"/>
                          <w:sz w:val="20"/>
                        </w:rPr>
                      </w:pPr>
                    </w:p>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Рекомендовано для всех инженерно-</w:t>
                      </w:r>
                      <w:r w:rsidR="00A87594" w:rsidRPr="00D6136E">
                        <w:rPr>
                          <w:rFonts w:ascii="Arial Narrow" w:hAnsi="Arial Narrow"/>
                          <w:b/>
                          <w:color w:val="FFFFFF"/>
                          <w:sz w:val="20"/>
                        </w:rPr>
                        <w:t>технических направлений</w:t>
                      </w:r>
                      <w:r w:rsidR="00A87594" w:rsidRPr="00D6136E">
                        <w:rPr>
                          <w:rFonts w:ascii="Arial Narrow" w:hAnsi="Arial Narrow"/>
                          <w:b/>
                          <w:color w:val="FFFFFF"/>
                          <w:sz w:val="20"/>
                        </w:rPr>
                        <w:br/>
                      </w:r>
                      <w:r w:rsidRPr="00D6136E">
                        <w:rPr>
                          <w:rFonts w:ascii="Arial Narrow" w:hAnsi="Arial Narrow"/>
                          <w:b/>
                          <w:color w:val="FFFFFF"/>
                          <w:sz w:val="20"/>
                        </w:rPr>
                        <w:t>подготовки и специальностей всех форм обучения.</w:t>
                      </w:r>
                    </w:p>
                    <w:p w:rsidR="00A87594" w:rsidRPr="00D6136E" w:rsidRDefault="00A87594" w:rsidP="00A87594">
                      <w:pPr>
                        <w:spacing w:line="276" w:lineRule="auto"/>
                        <w:ind w:firstLine="0"/>
                        <w:jc w:val="left"/>
                        <w:rPr>
                          <w:rFonts w:ascii="Arial Narrow" w:hAnsi="Arial Narrow"/>
                          <w:b/>
                          <w:color w:val="FFFFFF"/>
                          <w:sz w:val="20"/>
                        </w:rPr>
                      </w:pPr>
                    </w:p>
                    <w:p w:rsidR="006F70E9" w:rsidRPr="00D6136E" w:rsidRDefault="006F70E9" w:rsidP="00A87594">
                      <w:pPr>
                        <w:spacing w:line="276" w:lineRule="auto"/>
                        <w:ind w:firstLine="0"/>
                        <w:jc w:val="left"/>
                        <w:rPr>
                          <w:rFonts w:ascii="Arial Narrow" w:hAnsi="Arial Narrow"/>
                          <w:b/>
                          <w:color w:val="FFFFFF"/>
                          <w:sz w:val="20"/>
                        </w:rPr>
                      </w:pPr>
                      <w:r w:rsidRPr="00D6136E">
                        <w:rPr>
                          <w:rFonts w:ascii="Arial Narrow" w:hAnsi="Arial Narrow"/>
                          <w:b/>
                          <w:color w:val="FFFFFF"/>
                          <w:sz w:val="20"/>
                        </w:rPr>
                        <w:t xml:space="preserve">В основу учебных материалов </w:t>
                      </w:r>
                      <w:r w:rsidR="00A87594" w:rsidRPr="00D6136E">
                        <w:rPr>
                          <w:rFonts w:ascii="Arial Narrow" w:hAnsi="Arial Narrow"/>
                          <w:b/>
                          <w:color w:val="FFFFFF"/>
                          <w:sz w:val="20"/>
                        </w:rPr>
                        <w:t>положен цикл лекций</w:t>
                      </w:r>
                      <w:r w:rsidR="00A87594" w:rsidRPr="00D6136E">
                        <w:rPr>
                          <w:rFonts w:ascii="Arial Narrow" w:hAnsi="Arial Narrow"/>
                          <w:b/>
                          <w:color w:val="FFFFFF"/>
                          <w:sz w:val="20"/>
                        </w:rPr>
                        <w:br/>
                      </w:r>
                      <w:r w:rsidRPr="00D6136E">
                        <w:rPr>
                          <w:rFonts w:ascii="Arial Narrow" w:hAnsi="Arial Narrow"/>
                          <w:b/>
                          <w:color w:val="FFFFFF"/>
                          <w:sz w:val="20"/>
                        </w:rPr>
                        <w:t>по базовому курсу физики, читаемых на кафедре физики УрФУ. В них</w:t>
                      </w:r>
                      <w:r w:rsidR="00A87594" w:rsidRPr="00D6136E">
                        <w:rPr>
                          <w:rFonts w:ascii="Arial Narrow" w:hAnsi="Arial Narrow"/>
                          <w:b/>
                          <w:color w:val="FFFFFF"/>
                          <w:sz w:val="20"/>
                        </w:rPr>
                        <w:t xml:space="preserve"> в краткой</w:t>
                      </w:r>
                      <w:r w:rsidR="00A87594" w:rsidRPr="00D6136E">
                        <w:rPr>
                          <w:rFonts w:ascii="Arial Narrow" w:hAnsi="Arial Narrow"/>
                          <w:b/>
                          <w:color w:val="FFFFFF"/>
                          <w:sz w:val="20"/>
                        </w:rPr>
                        <w:br/>
                      </w:r>
                      <w:r w:rsidRPr="00D6136E">
                        <w:rPr>
                          <w:rFonts w:ascii="Arial Narrow" w:hAnsi="Arial Narrow"/>
                          <w:b/>
                          <w:color w:val="FFFFFF"/>
                          <w:sz w:val="20"/>
                        </w:rPr>
                        <w:t>и доступной форме излагается курс физики, целью изучения которого является формирование научного мировоззрения, владения физико-математическим аппаратом, методами физических исследований с целью успешного освоения специальных дисциплин. Интегрир</w:t>
                      </w:r>
                      <w:r w:rsidR="00A87594" w:rsidRPr="00D6136E">
                        <w:rPr>
                          <w:rFonts w:ascii="Arial Narrow" w:hAnsi="Arial Narrow"/>
                          <w:b/>
                          <w:color w:val="FFFFFF"/>
                          <w:sz w:val="20"/>
                        </w:rPr>
                        <w:t>ование знаний о природе материи</w:t>
                      </w:r>
                      <w:r w:rsidR="00A87594" w:rsidRPr="00D6136E">
                        <w:rPr>
                          <w:rFonts w:ascii="Arial Narrow" w:hAnsi="Arial Narrow"/>
                          <w:b/>
                          <w:color w:val="FFFFFF"/>
                          <w:sz w:val="20"/>
                        </w:rPr>
                        <w:br/>
                      </w:r>
                      <w:r w:rsidRPr="00D6136E">
                        <w:rPr>
                          <w:rFonts w:ascii="Arial Narrow" w:hAnsi="Arial Narrow"/>
                          <w:b/>
                          <w:color w:val="FFFFFF"/>
                          <w:sz w:val="20"/>
                        </w:rPr>
                        <w:t>и физических законов в смежные науки позволяет студенту рациональнее и эффективнее использовать полученные в ходе обучения компетенции для решения профессиональных задач. Учебные материалы охватывают весь материал второй части базового курса физики и структурировано по лекциям.</w:t>
                      </w:r>
                    </w:p>
                    <w:p w:rsidR="006F70E9" w:rsidRDefault="006F70E9" w:rsidP="00B35C25">
                      <w:pPr>
                        <w:ind w:firstLine="0"/>
                        <w:jc w:val="left"/>
                        <w:rPr>
                          <w:rFonts w:ascii="Arial" w:hAnsi="Arial" w:cs="Arial"/>
                          <w:color w:val="FFFFFF"/>
                          <w:sz w:val="20"/>
                        </w:rPr>
                      </w:pPr>
                    </w:p>
                    <w:p w:rsidR="00D6136E" w:rsidRDefault="00D6136E" w:rsidP="00B35C25">
                      <w:pPr>
                        <w:ind w:firstLine="0"/>
                        <w:jc w:val="left"/>
                        <w:rPr>
                          <w:rFonts w:ascii="Arial" w:hAnsi="Arial" w:cs="Arial"/>
                          <w:color w:val="FFFFFF"/>
                          <w:sz w:val="20"/>
                        </w:rPr>
                      </w:pPr>
                    </w:p>
                    <w:p w:rsidR="00D6136E" w:rsidRDefault="00D6136E" w:rsidP="00B35C25">
                      <w:pPr>
                        <w:ind w:firstLine="0"/>
                        <w:jc w:val="left"/>
                        <w:rPr>
                          <w:rFonts w:ascii="Arial" w:hAnsi="Arial" w:cs="Arial"/>
                          <w:color w:val="FFFFFF"/>
                          <w:sz w:val="20"/>
                        </w:rPr>
                      </w:pPr>
                    </w:p>
                    <w:p w:rsidR="006F70E9" w:rsidRDefault="006F70E9" w:rsidP="00B35C25">
                      <w:pPr>
                        <w:ind w:firstLine="0"/>
                        <w:jc w:val="left"/>
                        <w:rPr>
                          <w:rFonts w:ascii="Arial" w:hAnsi="Arial" w:cs="Arial"/>
                          <w:color w:val="FFFFFF"/>
                          <w:sz w:val="20"/>
                        </w:rPr>
                      </w:pPr>
                      <w:r>
                        <w:rPr>
                          <w:rFonts w:ascii="Arial" w:hAnsi="Arial" w:cs="Arial"/>
                          <w:color w:val="FFFFFF"/>
                          <w:sz w:val="20"/>
                        </w:rPr>
                        <w:t>Екатеринбург</w:t>
                      </w:r>
                    </w:p>
                    <w:p w:rsidR="006F70E9" w:rsidRDefault="006F70E9" w:rsidP="00B35C25">
                      <w:pPr>
                        <w:ind w:firstLine="0"/>
                        <w:jc w:val="left"/>
                        <w:rPr>
                          <w:rFonts w:ascii="Arial" w:hAnsi="Arial" w:cs="Arial"/>
                          <w:color w:val="FFFFFF"/>
                          <w:sz w:val="20"/>
                        </w:rPr>
                      </w:pPr>
                      <w:r>
                        <w:rPr>
                          <w:rFonts w:ascii="Arial" w:hAnsi="Arial" w:cs="Arial"/>
                          <w:color w:val="FFFFFF"/>
                          <w:sz w:val="20"/>
                        </w:rPr>
                        <w:t>2017</w:t>
                      </w:r>
                    </w:p>
                  </w:txbxContent>
                </v:textbox>
              </v:shape>
            </w:pict>
          </mc:Fallback>
        </mc:AlternateContent>
      </w:r>
      <w:r>
        <w:rPr>
          <w:noProof/>
          <w:sz w:val="24"/>
          <w:szCs w:val="24"/>
        </w:rPr>
        <mc:AlternateContent>
          <mc:Choice Requires="wps">
            <w:drawing>
              <wp:anchor distT="0" distB="0" distL="114300" distR="114300" simplePos="0" relativeHeight="251683840" behindDoc="0" locked="0" layoutInCell="1" allowOverlap="1" wp14:anchorId="37893291">
                <wp:simplePos x="0" y="0"/>
                <wp:positionH relativeFrom="column">
                  <wp:posOffset>537845</wp:posOffset>
                </wp:positionH>
                <wp:positionV relativeFrom="paragraph">
                  <wp:posOffset>3207385</wp:posOffset>
                </wp:positionV>
                <wp:extent cx="3937635" cy="933450"/>
                <wp:effectExtent l="0" t="0" r="0" b="0"/>
                <wp:wrapNone/>
                <wp:docPr id="4221" name="Поле 4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635" cy="9334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70E9" w:rsidRPr="00B35C25" w:rsidRDefault="006F70E9" w:rsidP="00D6136E">
                            <w:pPr>
                              <w:spacing w:line="276" w:lineRule="auto"/>
                              <w:ind w:firstLine="0"/>
                              <w:jc w:val="left"/>
                              <w:rPr>
                                <w:rFonts w:ascii="Arial" w:hAnsi="Arial" w:cs="Arial"/>
                                <w:b/>
                                <w:bCs/>
                                <w:color w:val="FFFFFF"/>
                                <w:sz w:val="32"/>
                                <w:szCs w:val="32"/>
                              </w:rPr>
                            </w:pPr>
                            <w:r w:rsidRPr="007554EA">
                              <w:rPr>
                                <w:rFonts w:ascii="Arial" w:hAnsi="Arial" w:cs="Arial"/>
                                <w:b/>
                                <w:bCs/>
                                <w:color w:val="FFFFFF"/>
                                <w:sz w:val="40"/>
                                <w:szCs w:val="40"/>
                              </w:rPr>
                              <w:t>Ф</w:t>
                            </w:r>
                            <w:r w:rsidR="00D6136E">
                              <w:rPr>
                                <w:rFonts w:ascii="Arial" w:hAnsi="Arial" w:cs="Arial"/>
                                <w:b/>
                                <w:bCs/>
                                <w:color w:val="FFFFFF"/>
                                <w:sz w:val="40"/>
                                <w:szCs w:val="40"/>
                              </w:rPr>
                              <w:t>ИЗИКА. МАТЕРИАЛЫ</w:t>
                            </w:r>
                            <w:r w:rsidR="00D6136E">
                              <w:rPr>
                                <w:rFonts w:ascii="Arial" w:hAnsi="Arial" w:cs="Arial"/>
                                <w:b/>
                                <w:bCs/>
                                <w:color w:val="FFFFFF"/>
                                <w:sz w:val="40"/>
                                <w:szCs w:val="40"/>
                              </w:rPr>
                              <w:br/>
                              <w:t xml:space="preserve">ДЛЯ </w:t>
                            </w:r>
                            <w:r w:rsidRPr="007554EA">
                              <w:rPr>
                                <w:rFonts w:ascii="Arial" w:hAnsi="Arial" w:cs="Arial"/>
                                <w:b/>
                                <w:bCs/>
                                <w:color w:val="FFFFFF"/>
                                <w:sz w:val="40"/>
                                <w:szCs w:val="40"/>
                              </w:rPr>
                              <w:t>КОНСПЕКТ</w:t>
                            </w:r>
                            <w:r w:rsidR="00D6136E">
                              <w:rPr>
                                <w:rFonts w:ascii="Arial" w:hAnsi="Arial" w:cs="Arial"/>
                                <w:b/>
                                <w:bCs/>
                                <w:color w:val="FFFFFF"/>
                                <w:sz w:val="40"/>
                                <w:szCs w:val="40"/>
                              </w:rPr>
                              <w:t>А</w:t>
                            </w:r>
                            <w:r w:rsidRPr="007554EA">
                              <w:rPr>
                                <w:rFonts w:ascii="Arial" w:hAnsi="Arial" w:cs="Arial"/>
                                <w:b/>
                                <w:bCs/>
                                <w:color w:val="FFFFFF"/>
                                <w:sz w:val="40"/>
                                <w:szCs w:val="40"/>
                              </w:rPr>
                              <w:t xml:space="preserve"> ЛЕКЦИЙ</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893291" id="Поле 4221" o:spid="_x0000_s1027" type="#_x0000_t202" style="position:absolute;left:0;text-align:left;margin-left:42.35pt;margin-top:252.55pt;width:310.05pt;height:7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" stroked="f">
                <v:fill opacity="0"/>
                <v:textbox>
                  <w:txbxContent>
                    <w:p w:rsidR="006F70E9" w:rsidRPr="00B35C25" w:rsidRDefault="006F70E9" w:rsidP="00D6136E">
                      <w:pPr>
                        <w:spacing w:line="276" w:lineRule="auto"/>
                        <w:ind w:firstLine="0"/>
                        <w:jc w:val="left"/>
                        <w:rPr>
                          <w:rFonts w:ascii="Arial" w:hAnsi="Arial" w:cs="Arial"/>
                          <w:b/>
                          <w:bCs/>
                          <w:color w:val="FFFFFF"/>
                          <w:sz w:val="32"/>
                          <w:szCs w:val="32"/>
                        </w:rPr>
                      </w:pPr>
                      <w:r w:rsidRPr="007554EA">
                        <w:rPr>
                          <w:rFonts w:ascii="Arial" w:hAnsi="Arial" w:cs="Arial"/>
                          <w:b/>
                          <w:bCs/>
                          <w:color w:val="FFFFFF"/>
                          <w:sz w:val="40"/>
                          <w:szCs w:val="40"/>
                        </w:rPr>
                        <w:t>Ф</w:t>
                      </w:r>
                      <w:r w:rsidR="00D6136E">
                        <w:rPr>
                          <w:rFonts w:ascii="Arial" w:hAnsi="Arial" w:cs="Arial"/>
                          <w:b/>
                          <w:bCs/>
                          <w:color w:val="FFFFFF"/>
                          <w:sz w:val="40"/>
                          <w:szCs w:val="40"/>
                        </w:rPr>
                        <w:t>ИЗИКА. МАТЕРИАЛЫ</w:t>
                      </w:r>
                      <w:r w:rsidR="00D6136E">
                        <w:rPr>
                          <w:rFonts w:ascii="Arial" w:hAnsi="Arial" w:cs="Arial"/>
                          <w:b/>
                          <w:bCs/>
                          <w:color w:val="FFFFFF"/>
                          <w:sz w:val="40"/>
                          <w:szCs w:val="40"/>
                        </w:rPr>
                        <w:br/>
                        <w:t xml:space="preserve">ДЛЯ </w:t>
                      </w:r>
                      <w:r w:rsidRPr="007554EA">
                        <w:rPr>
                          <w:rFonts w:ascii="Arial" w:hAnsi="Arial" w:cs="Arial"/>
                          <w:b/>
                          <w:bCs/>
                          <w:color w:val="FFFFFF"/>
                          <w:sz w:val="40"/>
                          <w:szCs w:val="40"/>
                        </w:rPr>
                        <w:t>КОНСПЕКТ</w:t>
                      </w:r>
                      <w:r w:rsidR="00D6136E">
                        <w:rPr>
                          <w:rFonts w:ascii="Arial" w:hAnsi="Arial" w:cs="Arial"/>
                          <w:b/>
                          <w:bCs/>
                          <w:color w:val="FFFFFF"/>
                          <w:sz w:val="40"/>
                          <w:szCs w:val="40"/>
                        </w:rPr>
                        <w:t>А</w:t>
                      </w:r>
                      <w:r w:rsidRPr="007554EA">
                        <w:rPr>
                          <w:rFonts w:ascii="Arial" w:hAnsi="Arial" w:cs="Arial"/>
                          <w:b/>
                          <w:bCs/>
                          <w:color w:val="FFFFFF"/>
                          <w:sz w:val="40"/>
                          <w:szCs w:val="40"/>
                        </w:rPr>
                        <w:t xml:space="preserve"> ЛЕКЦИЙ</w:t>
                      </w: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301AC9AC">
                <wp:simplePos x="0" y="0"/>
                <wp:positionH relativeFrom="column">
                  <wp:posOffset>632460</wp:posOffset>
                </wp:positionH>
                <wp:positionV relativeFrom="paragraph">
                  <wp:posOffset>4376420</wp:posOffset>
                </wp:positionV>
                <wp:extent cx="6305550" cy="274955"/>
                <wp:effectExtent l="0" t="0" r="0" b="0"/>
                <wp:wrapNone/>
                <wp:docPr id="15" name="Поле 4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2749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F70E9" w:rsidRPr="009C3A7C" w:rsidRDefault="006F70E9" w:rsidP="00A87594">
                            <w:pPr>
                              <w:tabs>
                                <w:tab w:val="left" w:pos="1985"/>
                              </w:tabs>
                              <w:ind w:left="-142" w:right="2259" w:firstLine="0"/>
                              <w:rPr>
                                <w:rFonts w:ascii="Arial" w:hAnsi="Arial" w:cs="Arial"/>
                                <w:b/>
                                <w:bCs/>
                                <w:color w:val="FFFFFF"/>
                                <w:sz w:val="20"/>
                              </w:rPr>
                            </w:pPr>
                            <w:r w:rsidRPr="009C3A7C">
                              <w:rPr>
                                <w:rFonts w:ascii="Arial" w:hAnsi="Arial" w:cs="Arial"/>
                                <w:b/>
                                <w:bCs/>
                                <w:color w:val="FFFFFF"/>
                                <w:sz w:val="20"/>
                              </w:rPr>
                              <w:t xml:space="preserve">Электронный </w:t>
                            </w:r>
                            <w:r>
                              <w:rPr>
                                <w:rFonts w:ascii="Arial" w:hAnsi="Arial" w:cs="Arial"/>
                                <w:b/>
                                <w:bCs/>
                                <w:color w:val="FFFFFF"/>
                                <w:sz w:val="20"/>
                              </w:rPr>
                              <w:t xml:space="preserve">образовательный </w:t>
                            </w:r>
                            <w:r w:rsidRPr="009C3A7C">
                              <w:rPr>
                                <w:rFonts w:ascii="Arial" w:hAnsi="Arial" w:cs="Arial"/>
                                <w:b/>
                                <w:bCs/>
                                <w:color w:val="FFFFFF"/>
                                <w:sz w:val="20"/>
                              </w:rPr>
                              <w:t>текстовый ресурс</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1AC9AC" id="_x0000_s1028" type="#_x0000_t202" style="position:absolute;left:0;text-align:left;margin-left:49.8pt;margin-top:344.6pt;width:496.5pt;height:21.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" stroked="f">
                <v:fill opacity="0"/>
                <v:textbox>
                  <w:txbxContent>
                    <w:p w:rsidR="006F70E9" w:rsidRPr="009C3A7C" w:rsidRDefault="006F70E9" w:rsidP="00A87594">
                      <w:pPr>
                        <w:tabs>
                          <w:tab w:val="left" w:pos="1985"/>
                        </w:tabs>
                        <w:ind w:left="-142" w:right="2259" w:firstLine="0"/>
                        <w:rPr>
                          <w:rFonts w:ascii="Arial" w:hAnsi="Arial" w:cs="Arial"/>
                          <w:b/>
                          <w:bCs/>
                          <w:color w:val="FFFFFF"/>
                          <w:sz w:val="20"/>
                        </w:rPr>
                      </w:pPr>
                      <w:r w:rsidRPr="009C3A7C">
                        <w:rPr>
                          <w:rFonts w:ascii="Arial" w:hAnsi="Arial" w:cs="Arial"/>
                          <w:b/>
                          <w:bCs/>
                          <w:color w:val="FFFFFF"/>
                          <w:sz w:val="20"/>
                        </w:rPr>
                        <w:t xml:space="preserve">Электронный </w:t>
                      </w:r>
                      <w:r>
                        <w:rPr>
                          <w:rFonts w:ascii="Arial" w:hAnsi="Arial" w:cs="Arial"/>
                          <w:b/>
                          <w:bCs/>
                          <w:color w:val="FFFFFF"/>
                          <w:sz w:val="20"/>
                        </w:rPr>
                        <w:t xml:space="preserve">образовательный </w:t>
                      </w:r>
                      <w:r w:rsidRPr="009C3A7C">
                        <w:rPr>
                          <w:rFonts w:ascii="Arial" w:hAnsi="Arial" w:cs="Arial"/>
                          <w:b/>
                          <w:bCs/>
                          <w:color w:val="FFFFFF"/>
                          <w:sz w:val="20"/>
                        </w:rPr>
                        <w:t>текстовый ресурс</w:t>
                      </w:r>
                    </w:p>
                  </w:txbxContent>
                </v:textbox>
              </v:shape>
            </w:pict>
          </mc:Fallback>
        </mc:AlternateContent>
      </w:r>
      <w:r>
        <w:rPr>
          <w:noProof/>
          <w:sz w:val="24"/>
          <w:szCs w:val="24"/>
        </w:rPr>
        <mc:AlternateContent>
          <mc:Choice Requires="wps">
            <w:drawing>
              <wp:anchor distT="0" distB="0" distL="114300" distR="114300" simplePos="0" relativeHeight="251682816" behindDoc="0" locked="0" layoutInCell="1" allowOverlap="1" wp14:anchorId="6757BBA1">
                <wp:simplePos x="0" y="0"/>
                <wp:positionH relativeFrom="column">
                  <wp:posOffset>535305</wp:posOffset>
                </wp:positionH>
                <wp:positionV relativeFrom="paragraph">
                  <wp:posOffset>2032635</wp:posOffset>
                </wp:positionV>
                <wp:extent cx="6271260" cy="550545"/>
                <wp:effectExtent l="0" t="0" r="0" b="0"/>
                <wp:wrapNone/>
                <wp:docPr id="6"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71260" cy="550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F70E9" w:rsidRPr="00A87594" w:rsidRDefault="006F70E9" w:rsidP="00A87594">
                            <w:pPr>
                              <w:pStyle w:val="a8"/>
                              <w:spacing w:before="240"/>
                              <w:ind w:firstLine="0"/>
                              <w:jc w:val="left"/>
                              <w:rPr>
                                <w:rFonts w:ascii="Arial" w:hAnsi="Arial" w:cs="Arial"/>
                                <w:b/>
                                <w:szCs w:val="28"/>
                              </w:rPr>
                            </w:pPr>
                            <w:bookmarkStart w:id="2" w:name="_Toc309636273"/>
                            <w:bookmarkStart w:id="3" w:name="_Toc309636207"/>
                            <w:bookmarkStart w:id="4" w:name="_Toc309635984"/>
                            <w:r w:rsidRPr="00A87594">
                              <w:rPr>
                                <w:rFonts w:ascii="Arial" w:hAnsi="Arial" w:cs="Arial"/>
                                <w:b/>
                                <w:szCs w:val="28"/>
                              </w:rPr>
                              <w:t>А.А. Повзнер, А.Г.</w:t>
                            </w:r>
                            <w:bookmarkEnd w:id="2"/>
                            <w:bookmarkEnd w:id="3"/>
                            <w:bookmarkEnd w:id="4"/>
                            <w:r w:rsidRPr="00A87594">
                              <w:rPr>
                                <w:rFonts w:ascii="Arial" w:hAnsi="Arial" w:cs="Arial"/>
                                <w:b/>
                                <w:szCs w:val="28"/>
                              </w:rPr>
                              <w:t xml:space="preserve"> Андреева, К.А. Шумихина</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757BBA1" id="Поле 2" o:spid="_x0000_s1029" type="#_x0000_t202" style="position:absolute;left:0;text-align:left;margin-left:42.15pt;margin-top:160.05pt;width:493.8pt;height:43.3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" filled="f" stroked="f">
                <v:textbox style="mso-fit-shape-to-text:t">
                  <w:txbxContent>
                    <w:p w:rsidR="006F70E9" w:rsidRPr="00A87594" w:rsidRDefault="006F70E9" w:rsidP="00A87594">
                      <w:pPr>
                        <w:pStyle w:val="a8"/>
                        <w:spacing w:before="240"/>
                        <w:ind w:firstLine="0"/>
                        <w:jc w:val="left"/>
                        <w:rPr>
                          <w:rFonts w:ascii="Arial" w:hAnsi="Arial" w:cs="Arial"/>
                          <w:b/>
                          <w:szCs w:val="28"/>
                        </w:rPr>
                      </w:pPr>
                      <w:bookmarkStart w:id="5" w:name="_Toc309636273"/>
                      <w:bookmarkStart w:id="6" w:name="_Toc309636207"/>
                      <w:bookmarkStart w:id="7" w:name="_Toc309635984"/>
                      <w:r w:rsidRPr="00A87594">
                        <w:rPr>
                          <w:rFonts w:ascii="Arial" w:hAnsi="Arial" w:cs="Arial"/>
                          <w:b/>
                          <w:szCs w:val="28"/>
                        </w:rPr>
                        <w:t>А.А. Повзнер, А.Г.</w:t>
                      </w:r>
                      <w:bookmarkEnd w:id="5"/>
                      <w:bookmarkEnd w:id="6"/>
                      <w:bookmarkEnd w:id="7"/>
                      <w:r w:rsidRPr="00A87594">
                        <w:rPr>
                          <w:rFonts w:ascii="Arial" w:hAnsi="Arial" w:cs="Arial"/>
                          <w:b/>
                          <w:szCs w:val="28"/>
                        </w:rPr>
                        <w:t xml:space="preserve"> Андреева, К.А. Шумихина</w:t>
                      </w:r>
                    </w:p>
                  </w:txbxContent>
                </v:textbox>
              </v:shape>
            </w:pict>
          </mc:Fallback>
        </mc:AlternateContent>
      </w:r>
      <w:r w:rsidR="005A13D5">
        <w:t xml:space="preserve"> </w:t>
      </w:r>
      <w:r w:rsidR="00B35C25">
        <w:rPr>
          <w:noProof/>
        </w:rPr>
        <w:drawing>
          <wp:inline distT="0" distB="0" distL="0" distR="0" wp14:anchorId="2FFCEB37" wp14:editId="14D869B6">
            <wp:extent cx="6105525" cy="86296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05525" cy="8629650"/>
                    </a:xfrm>
                    <a:prstGeom prst="rect">
                      <a:avLst/>
                    </a:prstGeom>
                    <a:noFill/>
                    <a:ln>
                      <a:noFill/>
                    </a:ln>
                  </pic:spPr>
                </pic:pic>
              </a:graphicData>
            </a:graphic>
          </wp:inline>
        </w:drawing>
      </w:r>
    </w:p>
    <w:p w:rsidR="001F3DD6" w:rsidRDefault="001F3DD6">
      <w:pPr>
        <w:spacing w:line="240" w:lineRule="auto"/>
        <w:ind w:firstLine="0"/>
        <w:jc w:val="left"/>
      </w:pPr>
      <w:r>
        <w:br w:type="page"/>
      </w:r>
    </w:p>
    <w:p w:rsidR="00181E63" w:rsidRPr="008A05CE" w:rsidRDefault="00181E63" w:rsidP="008A05CE">
      <w:pPr>
        <w:ind w:firstLine="0"/>
        <w:jc w:val="center"/>
        <w:rPr>
          <w:b/>
        </w:rPr>
      </w:pPr>
      <w:r w:rsidRPr="008A05CE">
        <w:rPr>
          <w:b/>
        </w:rPr>
        <w:lastRenderedPageBreak/>
        <w:t>ОГЛАВЛЕНИЕ</w:t>
      </w:r>
    </w:p>
    <w:p w:rsidR="00F371D6" w:rsidRDefault="00435F66">
      <w:pPr>
        <w:pStyle w:val="10"/>
        <w:tabs>
          <w:tab w:val="right" w:leader="dot" w:pos="9628"/>
        </w:tabs>
        <w:rPr>
          <w:rFonts w:asciiTheme="minorHAnsi" w:eastAsiaTheme="minorEastAsia" w:hAnsiTheme="minorHAnsi" w:cstheme="minorBidi"/>
          <w:noProof/>
          <w:sz w:val="22"/>
          <w:szCs w:val="22"/>
        </w:rPr>
      </w:pPr>
      <w:r>
        <w:rPr>
          <w:b/>
          <w:caps/>
        </w:rPr>
        <w:fldChar w:fldCharType="begin"/>
      </w:r>
      <w:r w:rsidR="00795919">
        <w:rPr>
          <w:b/>
          <w:caps/>
        </w:rPr>
        <w:instrText xml:space="preserve"> TOC \o "1-3" \h \z \u </w:instrText>
      </w:r>
      <w:r>
        <w:rPr>
          <w:b/>
          <w:caps/>
        </w:rPr>
        <w:fldChar w:fldCharType="separate"/>
      </w:r>
      <w:hyperlink w:anchor="_Toc485534285" w:history="1">
        <w:r w:rsidR="00F371D6" w:rsidRPr="00406583">
          <w:rPr>
            <w:rStyle w:val="af2"/>
            <w:noProof/>
          </w:rPr>
          <w:t>Электромагнитные явления</w:t>
        </w:r>
        <w:r w:rsidR="00F371D6">
          <w:rPr>
            <w:noProof/>
            <w:webHidden/>
          </w:rPr>
          <w:tab/>
        </w:r>
        <w:r>
          <w:rPr>
            <w:noProof/>
            <w:webHidden/>
          </w:rPr>
          <w:fldChar w:fldCharType="begin"/>
        </w:r>
        <w:r w:rsidR="00F371D6">
          <w:rPr>
            <w:noProof/>
            <w:webHidden/>
          </w:rPr>
          <w:instrText xml:space="preserve"> PAGEREF _Toc485534285 \h </w:instrText>
        </w:r>
        <w:r>
          <w:rPr>
            <w:noProof/>
            <w:webHidden/>
          </w:rPr>
        </w:r>
        <w:r>
          <w:rPr>
            <w:noProof/>
            <w:webHidden/>
          </w:rPr>
          <w:fldChar w:fldCharType="separate"/>
        </w:r>
        <w:r w:rsidR="008A05CE">
          <w:rPr>
            <w:noProof/>
            <w:webHidden/>
          </w:rPr>
          <w:t>7</w:t>
        </w:r>
        <w:r>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286" w:history="1">
        <w:r w:rsidR="00F371D6" w:rsidRPr="00406583">
          <w:rPr>
            <w:rStyle w:val="af2"/>
            <w:noProof/>
          </w:rPr>
          <w:t>Лекция 1</w:t>
        </w:r>
        <w:r w:rsidR="00F371D6">
          <w:rPr>
            <w:noProof/>
            <w:webHidden/>
          </w:rPr>
          <w:tab/>
        </w:r>
        <w:r w:rsidR="00435F66">
          <w:rPr>
            <w:noProof/>
            <w:webHidden/>
          </w:rPr>
          <w:fldChar w:fldCharType="begin"/>
        </w:r>
        <w:r w:rsidR="00F371D6">
          <w:rPr>
            <w:noProof/>
            <w:webHidden/>
          </w:rPr>
          <w:instrText xml:space="preserve"> PAGEREF _Toc485534286 \h </w:instrText>
        </w:r>
        <w:r w:rsidR="00435F66">
          <w:rPr>
            <w:noProof/>
            <w:webHidden/>
          </w:rPr>
        </w:r>
        <w:r w:rsidR="00435F66">
          <w:rPr>
            <w:noProof/>
            <w:webHidden/>
          </w:rPr>
          <w:fldChar w:fldCharType="separate"/>
        </w:r>
        <w:r w:rsidR="008A05CE">
          <w:rPr>
            <w:noProof/>
            <w:webHidden/>
          </w:rPr>
          <w:t>7</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287" w:history="1">
        <w:r w:rsidR="00F371D6" w:rsidRPr="00406583">
          <w:rPr>
            <w:rStyle w:val="af2"/>
            <w:noProof/>
          </w:rPr>
          <w:t>1.1. Явление электромагнитной индукции</w:t>
        </w:r>
        <w:r w:rsidR="00F371D6">
          <w:rPr>
            <w:noProof/>
            <w:webHidden/>
          </w:rPr>
          <w:tab/>
        </w:r>
        <w:r w:rsidR="00435F66">
          <w:rPr>
            <w:noProof/>
            <w:webHidden/>
          </w:rPr>
          <w:fldChar w:fldCharType="begin"/>
        </w:r>
        <w:r w:rsidR="00F371D6">
          <w:rPr>
            <w:noProof/>
            <w:webHidden/>
          </w:rPr>
          <w:instrText xml:space="preserve"> PAGEREF _Toc485534287 \h </w:instrText>
        </w:r>
        <w:r w:rsidR="00435F66">
          <w:rPr>
            <w:noProof/>
            <w:webHidden/>
          </w:rPr>
        </w:r>
        <w:r w:rsidR="00435F66">
          <w:rPr>
            <w:noProof/>
            <w:webHidden/>
          </w:rPr>
          <w:fldChar w:fldCharType="separate"/>
        </w:r>
        <w:r w:rsidR="008A05CE">
          <w:rPr>
            <w:noProof/>
            <w:webHidden/>
          </w:rPr>
          <w:t>7</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88" w:history="1">
        <w:r w:rsidR="00F371D6" w:rsidRPr="00406583">
          <w:rPr>
            <w:rStyle w:val="af2"/>
            <w:noProof/>
          </w:rPr>
          <w:t>1.1.1 Опыты Фарадея.</w:t>
        </w:r>
        <w:r w:rsidR="00F371D6">
          <w:rPr>
            <w:noProof/>
            <w:webHidden/>
          </w:rPr>
          <w:tab/>
        </w:r>
        <w:r w:rsidR="00435F66">
          <w:rPr>
            <w:noProof/>
            <w:webHidden/>
          </w:rPr>
          <w:fldChar w:fldCharType="begin"/>
        </w:r>
        <w:r w:rsidR="00F371D6">
          <w:rPr>
            <w:noProof/>
            <w:webHidden/>
          </w:rPr>
          <w:instrText xml:space="preserve"> PAGEREF _Toc485534288 \h </w:instrText>
        </w:r>
        <w:r w:rsidR="00435F66">
          <w:rPr>
            <w:noProof/>
            <w:webHidden/>
          </w:rPr>
        </w:r>
        <w:r w:rsidR="00435F66">
          <w:rPr>
            <w:noProof/>
            <w:webHidden/>
          </w:rPr>
          <w:fldChar w:fldCharType="separate"/>
        </w:r>
        <w:r w:rsidR="008A05CE">
          <w:rPr>
            <w:noProof/>
            <w:webHidden/>
          </w:rPr>
          <w:t>7</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89" w:history="1">
        <w:r w:rsidR="00F371D6" w:rsidRPr="00406583">
          <w:rPr>
            <w:rStyle w:val="af2"/>
            <w:noProof/>
          </w:rPr>
          <w:t>1.1.2. Закон электромагнитной индукции Фарадея.</w:t>
        </w:r>
        <w:r w:rsidR="00F371D6">
          <w:rPr>
            <w:noProof/>
            <w:webHidden/>
          </w:rPr>
          <w:tab/>
        </w:r>
        <w:r w:rsidR="00435F66">
          <w:rPr>
            <w:noProof/>
            <w:webHidden/>
          </w:rPr>
          <w:fldChar w:fldCharType="begin"/>
        </w:r>
        <w:r w:rsidR="00F371D6">
          <w:rPr>
            <w:noProof/>
            <w:webHidden/>
          </w:rPr>
          <w:instrText xml:space="preserve"> PAGEREF _Toc485534289 \h </w:instrText>
        </w:r>
        <w:r w:rsidR="00435F66">
          <w:rPr>
            <w:noProof/>
            <w:webHidden/>
          </w:rPr>
        </w:r>
        <w:r w:rsidR="00435F66">
          <w:rPr>
            <w:noProof/>
            <w:webHidden/>
          </w:rPr>
          <w:fldChar w:fldCharType="separate"/>
        </w:r>
        <w:r w:rsidR="008A05CE">
          <w:rPr>
            <w:noProof/>
            <w:webHidden/>
          </w:rPr>
          <w:t>8</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0" w:history="1">
        <w:r w:rsidR="00F371D6" w:rsidRPr="00406583">
          <w:rPr>
            <w:rStyle w:val="af2"/>
            <w:noProof/>
          </w:rPr>
          <w:t>1.1.3. Природа сторонних сил</w:t>
        </w:r>
        <w:r w:rsidR="00F371D6">
          <w:rPr>
            <w:noProof/>
            <w:webHidden/>
          </w:rPr>
          <w:tab/>
        </w:r>
        <w:r w:rsidR="00435F66">
          <w:rPr>
            <w:noProof/>
            <w:webHidden/>
          </w:rPr>
          <w:fldChar w:fldCharType="begin"/>
        </w:r>
        <w:r w:rsidR="00F371D6">
          <w:rPr>
            <w:noProof/>
            <w:webHidden/>
          </w:rPr>
          <w:instrText xml:space="preserve"> PAGEREF _Toc485534290 \h </w:instrText>
        </w:r>
        <w:r w:rsidR="00435F66">
          <w:rPr>
            <w:noProof/>
            <w:webHidden/>
          </w:rPr>
        </w:r>
        <w:r w:rsidR="00435F66">
          <w:rPr>
            <w:noProof/>
            <w:webHidden/>
          </w:rPr>
          <w:fldChar w:fldCharType="separate"/>
        </w:r>
        <w:r w:rsidR="008A05CE">
          <w:rPr>
            <w:noProof/>
            <w:webHidden/>
          </w:rPr>
          <w:t>8</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1" w:history="1">
        <w:r w:rsidR="00F371D6" w:rsidRPr="00406583">
          <w:rPr>
            <w:rStyle w:val="af2"/>
            <w:noProof/>
          </w:rPr>
          <w:t>1.1.4. Правило Ленца</w:t>
        </w:r>
        <w:r w:rsidR="00F371D6">
          <w:rPr>
            <w:noProof/>
            <w:webHidden/>
          </w:rPr>
          <w:tab/>
        </w:r>
        <w:r w:rsidR="00435F66">
          <w:rPr>
            <w:noProof/>
            <w:webHidden/>
          </w:rPr>
          <w:fldChar w:fldCharType="begin"/>
        </w:r>
        <w:r w:rsidR="00F371D6">
          <w:rPr>
            <w:noProof/>
            <w:webHidden/>
          </w:rPr>
          <w:instrText xml:space="preserve"> PAGEREF _Toc485534291 \h </w:instrText>
        </w:r>
        <w:r w:rsidR="00435F66">
          <w:rPr>
            <w:noProof/>
            <w:webHidden/>
          </w:rPr>
        </w:r>
        <w:r w:rsidR="00435F66">
          <w:rPr>
            <w:noProof/>
            <w:webHidden/>
          </w:rPr>
          <w:fldChar w:fldCharType="separate"/>
        </w:r>
        <w:r w:rsidR="008A05CE">
          <w:rPr>
            <w:noProof/>
            <w:webHidden/>
          </w:rPr>
          <w:t>10</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2" w:history="1">
        <w:r w:rsidR="00F371D6" w:rsidRPr="00406583">
          <w:rPr>
            <w:rStyle w:val="af2"/>
            <w:noProof/>
          </w:rPr>
          <w:t>1.1.5. Токи Фуко</w:t>
        </w:r>
        <w:r w:rsidR="00F371D6">
          <w:rPr>
            <w:noProof/>
            <w:webHidden/>
          </w:rPr>
          <w:tab/>
        </w:r>
        <w:r w:rsidR="00435F66">
          <w:rPr>
            <w:noProof/>
            <w:webHidden/>
          </w:rPr>
          <w:fldChar w:fldCharType="begin"/>
        </w:r>
        <w:r w:rsidR="00F371D6">
          <w:rPr>
            <w:noProof/>
            <w:webHidden/>
          </w:rPr>
          <w:instrText xml:space="preserve"> PAGEREF _Toc485534292 \h </w:instrText>
        </w:r>
        <w:r w:rsidR="00435F66">
          <w:rPr>
            <w:noProof/>
            <w:webHidden/>
          </w:rPr>
        </w:r>
        <w:r w:rsidR="00435F66">
          <w:rPr>
            <w:noProof/>
            <w:webHidden/>
          </w:rPr>
          <w:fldChar w:fldCharType="separate"/>
        </w:r>
        <w:r w:rsidR="008A05CE">
          <w:rPr>
            <w:noProof/>
            <w:webHidden/>
          </w:rPr>
          <w:t>11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3" w:history="1">
        <w:r w:rsidR="00F371D6" w:rsidRPr="00406583">
          <w:rPr>
            <w:rStyle w:val="af2"/>
            <w:noProof/>
          </w:rPr>
          <w:t>Вопросы и задания для самоконтроля к лекции 1</w:t>
        </w:r>
        <w:r w:rsidR="00F371D6">
          <w:rPr>
            <w:noProof/>
            <w:webHidden/>
          </w:rPr>
          <w:tab/>
        </w:r>
        <w:r w:rsidR="00435F66">
          <w:rPr>
            <w:noProof/>
            <w:webHidden/>
          </w:rPr>
          <w:fldChar w:fldCharType="begin"/>
        </w:r>
        <w:r w:rsidR="00F371D6">
          <w:rPr>
            <w:noProof/>
            <w:webHidden/>
          </w:rPr>
          <w:instrText xml:space="preserve"> PAGEREF _Toc485534293 \h </w:instrText>
        </w:r>
        <w:r w:rsidR="00435F66">
          <w:rPr>
            <w:noProof/>
            <w:webHidden/>
          </w:rPr>
        </w:r>
        <w:r w:rsidR="00435F66">
          <w:rPr>
            <w:noProof/>
            <w:webHidden/>
          </w:rPr>
          <w:fldChar w:fldCharType="separate"/>
        </w:r>
        <w:r w:rsidR="008A05CE">
          <w:rPr>
            <w:noProof/>
            <w:webHidden/>
          </w:rPr>
          <w:t>12</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294" w:history="1">
        <w:r w:rsidR="00F371D6" w:rsidRPr="00406583">
          <w:rPr>
            <w:rStyle w:val="af2"/>
            <w:noProof/>
          </w:rPr>
          <w:t>Лекция 2</w:t>
        </w:r>
        <w:r w:rsidR="00F371D6">
          <w:rPr>
            <w:noProof/>
            <w:webHidden/>
          </w:rPr>
          <w:tab/>
        </w:r>
        <w:r w:rsidR="00435F66">
          <w:rPr>
            <w:noProof/>
            <w:webHidden/>
          </w:rPr>
          <w:fldChar w:fldCharType="begin"/>
        </w:r>
        <w:r w:rsidR="00F371D6">
          <w:rPr>
            <w:noProof/>
            <w:webHidden/>
          </w:rPr>
          <w:instrText xml:space="preserve"> PAGEREF _Toc485534294 \h </w:instrText>
        </w:r>
        <w:r w:rsidR="00435F66">
          <w:rPr>
            <w:noProof/>
            <w:webHidden/>
          </w:rPr>
        </w:r>
        <w:r w:rsidR="00435F66">
          <w:rPr>
            <w:noProof/>
            <w:webHidden/>
          </w:rPr>
          <w:fldChar w:fldCharType="separate"/>
        </w:r>
        <w:r w:rsidR="008A05CE">
          <w:rPr>
            <w:noProof/>
            <w:webHidden/>
          </w:rPr>
          <w:t>13</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295" w:history="1">
        <w:r w:rsidR="00F371D6" w:rsidRPr="00406583">
          <w:rPr>
            <w:rStyle w:val="af2"/>
            <w:noProof/>
          </w:rPr>
          <w:t>1.2. Явление самоиндукции.</w:t>
        </w:r>
        <w:r w:rsidR="00F371D6">
          <w:rPr>
            <w:noProof/>
            <w:webHidden/>
          </w:rPr>
          <w:tab/>
        </w:r>
        <w:r w:rsidR="00435F66">
          <w:rPr>
            <w:noProof/>
            <w:webHidden/>
          </w:rPr>
          <w:fldChar w:fldCharType="begin"/>
        </w:r>
        <w:r w:rsidR="00F371D6">
          <w:rPr>
            <w:noProof/>
            <w:webHidden/>
          </w:rPr>
          <w:instrText xml:space="preserve"> PAGEREF _Toc485534295 \h </w:instrText>
        </w:r>
        <w:r w:rsidR="00435F66">
          <w:rPr>
            <w:noProof/>
            <w:webHidden/>
          </w:rPr>
        </w:r>
        <w:r w:rsidR="00435F66">
          <w:rPr>
            <w:noProof/>
            <w:webHidden/>
          </w:rPr>
          <w:fldChar w:fldCharType="separate"/>
        </w:r>
        <w:r w:rsidR="008A05CE">
          <w:rPr>
            <w:noProof/>
            <w:webHidden/>
          </w:rPr>
          <w:t>13</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6" w:history="1">
        <w:r w:rsidR="00F371D6" w:rsidRPr="00406583">
          <w:rPr>
            <w:rStyle w:val="af2"/>
            <w:noProof/>
          </w:rPr>
          <w:t>1.2.1. Индуктивность контура. Индуктивность соленоида</w:t>
        </w:r>
        <w:r w:rsidR="00F371D6">
          <w:rPr>
            <w:noProof/>
            <w:webHidden/>
          </w:rPr>
          <w:tab/>
        </w:r>
        <w:r w:rsidR="00435F66">
          <w:rPr>
            <w:noProof/>
            <w:webHidden/>
          </w:rPr>
          <w:fldChar w:fldCharType="begin"/>
        </w:r>
        <w:r w:rsidR="00F371D6">
          <w:rPr>
            <w:noProof/>
            <w:webHidden/>
          </w:rPr>
          <w:instrText xml:space="preserve"> PAGEREF _Toc485534296 \h </w:instrText>
        </w:r>
        <w:r w:rsidR="00435F66">
          <w:rPr>
            <w:noProof/>
            <w:webHidden/>
          </w:rPr>
        </w:r>
        <w:r w:rsidR="00435F66">
          <w:rPr>
            <w:noProof/>
            <w:webHidden/>
          </w:rPr>
          <w:fldChar w:fldCharType="separate"/>
        </w:r>
        <w:r w:rsidR="008A05CE">
          <w:rPr>
            <w:noProof/>
            <w:webHidden/>
          </w:rPr>
          <w:t>13</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7" w:history="1">
        <w:r w:rsidR="00F371D6" w:rsidRPr="00406583">
          <w:rPr>
            <w:rStyle w:val="af2"/>
            <w:noProof/>
          </w:rPr>
          <w:t>1.2.2. ЭДС самоиндукции. Правило Ленца</w:t>
        </w:r>
        <w:r w:rsidR="00F371D6">
          <w:rPr>
            <w:noProof/>
            <w:webHidden/>
          </w:rPr>
          <w:tab/>
        </w:r>
        <w:r w:rsidR="00435F66">
          <w:rPr>
            <w:noProof/>
            <w:webHidden/>
          </w:rPr>
          <w:fldChar w:fldCharType="begin"/>
        </w:r>
        <w:r w:rsidR="00F371D6">
          <w:rPr>
            <w:noProof/>
            <w:webHidden/>
          </w:rPr>
          <w:instrText xml:space="preserve"> PAGEREF _Toc485534297 \h </w:instrText>
        </w:r>
        <w:r w:rsidR="00435F66">
          <w:rPr>
            <w:noProof/>
            <w:webHidden/>
          </w:rPr>
        </w:r>
        <w:r w:rsidR="00435F66">
          <w:rPr>
            <w:noProof/>
            <w:webHidden/>
          </w:rPr>
          <w:fldChar w:fldCharType="separate"/>
        </w:r>
        <w:r w:rsidR="008A05CE">
          <w:rPr>
            <w:noProof/>
            <w:webHidden/>
          </w:rPr>
          <w:t>14</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8" w:history="1">
        <w:r w:rsidR="00F371D6" w:rsidRPr="00406583">
          <w:rPr>
            <w:rStyle w:val="af2"/>
            <w:noProof/>
          </w:rPr>
          <w:t>1.2.3. Зависимость силы тока от времени при размыкании и замыкании цепи</w:t>
        </w:r>
        <w:r w:rsidR="00F371D6">
          <w:rPr>
            <w:noProof/>
            <w:webHidden/>
          </w:rPr>
          <w:tab/>
        </w:r>
        <w:r w:rsidR="00435F66">
          <w:rPr>
            <w:noProof/>
            <w:webHidden/>
          </w:rPr>
          <w:fldChar w:fldCharType="begin"/>
        </w:r>
        <w:r w:rsidR="00F371D6">
          <w:rPr>
            <w:noProof/>
            <w:webHidden/>
          </w:rPr>
          <w:instrText xml:space="preserve"> PAGEREF _Toc485534298 \h </w:instrText>
        </w:r>
        <w:r w:rsidR="00435F66">
          <w:rPr>
            <w:noProof/>
            <w:webHidden/>
          </w:rPr>
        </w:r>
        <w:r w:rsidR="00435F66">
          <w:rPr>
            <w:noProof/>
            <w:webHidden/>
          </w:rPr>
          <w:fldChar w:fldCharType="separate"/>
        </w:r>
        <w:r w:rsidR="008A05CE">
          <w:rPr>
            <w:noProof/>
            <w:webHidden/>
          </w:rPr>
          <w:t>15</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299" w:history="1">
        <w:r w:rsidR="00F371D6" w:rsidRPr="00406583">
          <w:rPr>
            <w:rStyle w:val="af2"/>
            <w:noProof/>
          </w:rPr>
          <w:t>1.2.4. Энергия магнитного поля контура с током. Объ</w:t>
        </w:r>
        <w:r w:rsidR="008A05CE">
          <w:rPr>
            <w:rStyle w:val="af2"/>
            <w:noProof/>
          </w:rPr>
          <w:t>е</w:t>
        </w:r>
        <w:r w:rsidR="00F371D6" w:rsidRPr="00406583">
          <w:rPr>
            <w:rStyle w:val="af2"/>
            <w:noProof/>
          </w:rPr>
          <w:t>мная плотность энергии магнитного поля</w:t>
        </w:r>
        <w:r w:rsidR="00F371D6">
          <w:rPr>
            <w:noProof/>
            <w:webHidden/>
          </w:rPr>
          <w:tab/>
        </w:r>
        <w:r w:rsidR="00435F66">
          <w:rPr>
            <w:noProof/>
            <w:webHidden/>
          </w:rPr>
          <w:fldChar w:fldCharType="begin"/>
        </w:r>
        <w:r w:rsidR="00F371D6">
          <w:rPr>
            <w:noProof/>
            <w:webHidden/>
          </w:rPr>
          <w:instrText xml:space="preserve"> PAGEREF _Toc485534299 \h </w:instrText>
        </w:r>
        <w:r w:rsidR="00435F66">
          <w:rPr>
            <w:noProof/>
            <w:webHidden/>
          </w:rPr>
        </w:r>
        <w:r w:rsidR="00435F66">
          <w:rPr>
            <w:noProof/>
            <w:webHidden/>
          </w:rPr>
          <w:fldChar w:fldCharType="separate"/>
        </w:r>
        <w:r w:rsidR="008A05CE">
          <w:rPr>
            <w:noProof/>
            <w:webHidden/>
          </w:rPr>
          <w:t>16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00" w:history="1">
        <w:r w:rsidR="00F371D6" w:rsidRPr="00406583">
          <w:rPr>
            <w:rStyle w:val="af2"/>
            <w:noProof/>
          </w:rPr>
          <w:t>Вопросы и задания для самоконтроля к лекции 2</w:t>
        </w:r>
        <w:r w:rsidR="00F371D6">
          <w:rPr>
            <w:noProof/>
            <w:webHidden/>
          </w:rPr>
          <w:tab/>
        </w:r>
        <w:r w:rsidR="00435F66">
          <w:rPr>
            <w:noProof/>
            <w:webHidden/>
          </w:rPr>
          <w:fldChar w:fldCharType="begin"/>
        </w:r>
        <w:r w:rsidR="00F371D6">
          <w:rPr>
            <w:noProof/>
            <w:webHidden/>
          </w:rPr>
          <w:instrText xml:space="preserve"> PAGEREF _Toc485534300 \h </w:instrText>
        </w:r>
        <w:r w:rsidR="00435F66">
          <w:rPr>
            <w:noProof/>
            <w:webHidden/>
          </w:rPr>
        </w:r>
        <w:r w:rsidR="00435F66">
          <w:rPr>
            <w:noProof/>
            <w:webHidden/>
          </w:rPr>
          <w:fldChar w:fldCharType="separate"/>
        </w:r>
        <w:r w:rsidR="008A05CE">
          <w:rPr>
            <w:noProof/>
            <w:webHidden/>
          </w:rPr>
          <w:t>17</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01" w:history="1">
        <w:r w:rsidR="008A05CE">
          <w:rPr>
            <w:rStyle w:val="af2"/>
            <w:noProof/>
          </w:rPr>
          <w:t>К</w:t>
        </w:r>
        <w:r w:rsidR="00F371D6" w:rsidRPr="00406583">
          <w:rPr>
            <w:rStyle w:val="af2"/>
            <w:noProof/>
          </w:rPr>
          <w:t>олебания и волны</w:t>
        </w:r>
        <w:r w:rsidR="00F371D6">
          <w:rPr>
            <w:noProof/>
            <w:webHidden/>
          </w:rPr>
          <w:tab/>
        </w:r>
        <w:r w:rsidR="00435F66">
          <w:rPr>
            <w:noProof/>
            <w:webHidden/>
          </w:rPr>
          <w:fldChar w:fldCharType="begin"/>
        </w:r>
        <w:r w:rsidR="00F371D6">
          <w:rPr>
            <w:noProof/>
            <w:webHidden/>
          </w:rPr>
          <w:instrText xml:space="preserve"> PAGEREF _Toc485534301 \h </w:instrText>
        </w:r>
        <w:r w:rsidR="00435F66">
          <w:rPr>
            <w:noProof/>
            <w:webHidden/>
          </w:rPr>
        </w:r>
        <w:r w:rsidR="00435F66">
          <w:rPr>
            <w:noProof/>
            <w:webHidden/>
          </w:rPr>
          <w:fldChar w:fldCharType="separate"/>
        </w:r>
        <w:r w:rsidR="008A05CE">
          <w:rPr>
            <w:noProof/>
            <w:webHidden/>
          </w:rPr>
          <w:t>19</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02" w:history="1">
        <w:r w:rsidR="00F371D6" w:rsidRPr="00406583">
          <w:rPr>
            <w:rStyle w:val="af2"/>
            <w:noProof/>
          </w:rPr>
          <w:t>Лекция 3</w:t>
        </w:r>
        <w:r w:rsidR="00F371D6">
          <w:rPr>
            <w:noProof/>
            <w:webHidden/>
          </w:rPr>
          <w:tab/>
        </w:r>
        <w:r w:rsidR="00435F66">
          <w:rPr>
            <w:noProof/>
            <w:webHidden/>
          </w:rPr>
          <w:fldChar w:fldCharType="begin"/>
        </w:r>
        <w:r w:rsidR="00F371D6">
          <w:rPr>
            <w:noProof/>
            <w:webHidden/>
          </w:rPr>
          <w:instrText xml:space="preserve"> PAGEREF _Toc485534302 \h </w:instrText>
        </w:r>
        <w:r w:rsidR="00435F66">
          <w:rPr>
            <w:noProof/>
            <w:webHidden/>
          </w:rPr>
        </w:r>
        <w:r w:rsidR="00435F66">
          <w:rPr>
            <w:noProof/>
            <w:webHidden/>
          </w:rPr>
          <w:fldChar w:fldCharType="separate"/>
        </w:r>
        <w:r w:rsidR="008A05CE">
          <w:rPr>
            <w:noProof/>
            <w:webHidden/>
          </w:rPr>
          <w:t>19</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03" w:history="1">
        <w:r w:rsidR="00F371D6" w:rsidRPr="00406583">
          <w:rPr>
            <w:rStyle w:val="af2"/>
            <w:noProof/>
          </w:rPr>
          <w:t>2.1. Классификация колебаний</w:t>
        </w:r>
        <w:r w:rsidR="00F371D6">
          <w:rPr>
            <w:noProof/>
            <w:webHidden/>
          </w:rPr>
          <w:tab/>
        </w:r>
        <w:r w:rsidR="00435F66">
          <w:rPr>
            <w:noProof/>
            <w:webHidden/>
          </w:rPr>
          <w:fldChar w:fldCharType="begin"/>
        </w:r>
        <w:r w:rsidR="00F371D6">
          <w:rPr>
            <w:noProof/>
            <w:webHidden/>
          </w:rPr>
          <w:instrText xml:space="preserve"> PAGEREF _Toc485534303 \h </w:instrText>
        </w:r>
        <w:r w:rsidR="00435F66">
          <w:rPr>
            <w:noProof/>
            <w:webHidden/>
          </w:rPr>
        </w:r>
        <w:r w:rsidR="00435F66">
          <w:rPr>
            <w:noProof/>
            <w:webHidden/>
          </w:rPr>
          <w:fldChar w:fldCharType="separate"/>
        </w:r>
        <w:r w:rsidR="008A05CE">
          <w:rPr>
            <w:noProof/>
            <w:webHidden/>
          </w:rPr>
          <w:t>19</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04" w:history="1">
        <w:r w:rsidR="00F371D6" w:rsidRPr="00406583">
          <w:rPr>
            <w:rStyle w:val="af2"/>
            <w:noProof/>
          </w:rPr>
          <w:t>2.2. Незатухающие механические колебания</w:t>
        </w:r>
        <w:r w:rsidR="00F371D6">
          <w:rPr>
            <w:noProof/>
            <w:webHidden/>
          </w:rPr>
          <w:tab/>
        </w:r>
        <w:r w:rsidR="00435F66">
          <w:rPr>
            <w:noProof/>
            <w:webHidden/>
          </w:rPr>
          <w:fldChar w:fldCharType="begin"/>
        </w:r>
        <w:r w:rsidR="00F371D6">
          <w:rPr>
            <w:noProof/>
            <w:webHidden/>
          </w:rPr>
          <w:instrText xml:space="preserve"> PAGEREF _Toc485534304 \h </w:instrText>
        </w:r>
        <w:r w:rsidR="00435F66">
          <w:rPr>
            <w:noProof/>
            <w:webHidden/>
          </w:rPr>
        </w:r>
        <w:r w:rsidR="00435F66">
          <w:rPr>
            <w:noProof/>
            <w:webHidden/>
          </w:rPr>
          <w:fldChar w:fldCharType="separate"/>
        </w:r>
        <w:r w:rsidR="008A05CE">
          <w:rPr>
            <w:noProof/>
            <w:webHidden/>
          </w:rPr>
          <w:t>20</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05" w:history="1">
        <w:r w:rsidR="00F371D6" w:rsidRPr="00406583">
          <w:rPr>
            <w:rStyle w:val="af2"/>
            <w:noProof/>
          </w:rPr>
          <w:t>2.2.1.Условия возникновения колебаний</w:t>
        </w:r>
        <w:r w:rsidR="00F371D6">
          <w:rPr>
            <w:noProof/>
            <w:webHidden/>
          </w:rPr>
          <w:tab/>
        </w:r>
        <w:r w:rsidR="00435F66">
          <w:rPr>
            <w:noProof/>
            <w:webHidden/>
          </w:rPr>
          <w:fldChar w:fldCharType="begin"/>
        </w:r>
        <w:r w:rsidR="00F371D6">
          <w:rPr>
            <w:noProof/>
            <w:webHidden/>
          </w:rPr>
          <w:instrText xml:space="preserve"> PAGEREF _Toc485534305 \h </w:instrText>
        </w:r>
        <w:r w:rsidR="00435F66">
          <w:rPr>
            <w:noProof/>
            <w:webHidden/>
          </w:rPr>
        </w:r>
        <w:r w:rsidR="00435F66">
          <w:rPr>
            <w:noProof/>
            <w:webHidden/>
          </w:rPr>
          <w:fldChar w:fldCharType="separate"/>
        </w:r>
        <w:r w:rsidR="008A05CE">
          <w:rPr>
            <w:noProof/>
            <w:webHidden/>
          </w:rPr>
          <w:t>20</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06" w:history="1">
        <w:r w:rsidR="00F371D6" w:rsidRPr="00406583">
          <w:rPr>
            <w:rStyle w:val="af2"/>
            <w:noProof/>
          </w:rPr>
          <w:t>2.2.2. Уравнение незатухающих гармонических колебаний. Основные характеристики незатухающих колебаний.</w:t>
        </w:r>
        <w:r w:rsidR="00F371D6">
          <w:rPr>
            <w:noProof/>
            <w:webHidden/>
          </w:rPr>
          <w:tab/>
        </w:r>
        <w:r w:rsidR="00435F66">
          <w:rPr>
            <w:noProof/>
            <w:webHidden/>
          </w:rPr>
          <w:fldChar w:fldCharType="begin"/>
        </w:r>
        <w:r w:rsidR="00F371D6">
          <w:rPr>
            <w:noProof/>
            <w:webHidden/>
          </w:rPr>
          <w:instrText xml:space="preserve"> PAGEREF _Toc485534306 \h </w:instrText>
        </w:r>
        <w:r w:rsidR="00435F66">
          <w:rPr>
            <w:noProof/>
            <w:webHidden/>
          </w:rPr>
        </w:r>
        <w:r w:rsidR="00435F66">
          <w:rPr>
            <w:noProof/>
            <w:webHidden/>
          </w:rPr>
          <w:fldChar w:fldCharType="separate"/>
        </w:r>
        <w:r w:rsidR="008A05CE">
          <w:rPr>
            <w:noProof/>
            <w:webHidden/>
          </w:rPr>
          <w:t>21</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07" w:history="1">
        <w:r w:rsidR="00F371D6" w:rsidRPr="00406583">
          <w:rPr>
            <w:rStyle w:val="af2"/>
            <w:noProof/>
          </w:rPr>
          <w:t>2.3. Затухающие колебания</w:t>
        </w:r>
        <w:r w:rsidR="00F371D6">
          <w:rPr>
            <w:noProof/>
            <w:webHidden/>
          </w:rPr>
          <w:tab/>
        </w:r>
        <w:r w:rsidR="00435F66">
          <w:rPr>
            <w:noProof/>
            <w:webHidden/>
          </w:rPr>
          <w:fldChar w:fldCharType="begin"/>
        </w:r>
        <w:r w:rsidR="00F371D6">
          <w:rPr>
            <w:noProof/>
            <w:webHidden/>
          </w:rPr>
          <w:instrText xml:space="preserve"> PAGEREF _Toc485534307 \h </w:instrText>
        </w:r>
        <w:r w:rsidR="00435F66">
          <w:rPr>
            <w:noProof/>
            <w:webHidden/>
          </w:rPr>
        </w:r>
        <w:r w:rsidR="00435F66">
          <w:rPr>
            <w:noProof/>
            <w:webHidden/>
          </w:rPr>
          <w:fldChar w:fldCharType="separate"/>
        </w:r>
        <w:r w:rsidR="008A05CE">
          <w:rPr>
            <w:noProof/>
            <w:webHidden/>
          </w:rPr>
          <w:t>24</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08" w:history="1">
        <w:r w:rsidR="00F371D6" w:rsidRPr="00406583">
          <w:rPr>
            <w:rStyle w:val="af2"/>
            <w:noProof/>
          </w:rPr>
          <w:t>2.3.1. Уравнение затухающих колебаний</w:t>
        </w:r>
        <w:r w:rsidR="00F371D6">
          <w:rPr>
            <w:noProof/>
            <w:webHidden/>
          </w:rPr>
          <w:tab/>
        </w:r>
        <w:r w:rsidR="00435F66">
          <w:rPr>
            <w:noProof/>
            <w:webHidden/>
          </w:rPr>
          <w:fldChar w:fldCharType="begin"/>
        </w:r>
        <w:r w:rsidR="00F371D6">
          <w:rPr>
            <w:noProof/>
            <w:webHidden/>
          </w:rPr>
          <w:instrText xml:space="preserve"> PAGEREF _Toc485534308 \h </w:instrText>
        </w:r>
        <w:r w:rsidR="00435F66">
          <w:rPr>
            <w:noProof/>
            <w:webHidden/>
          </w:rPr>
        </w:r>
        <w:r w:rsidR="00435F66">
          <w:rPr>
            <w:noProof/>
            <w:webHidden/>
          </w:rPr>
          <w:fldChar w:fldCharType="separate"/>
        </w:r>
        <w:r w:rsidR="008A05CE">
          <w:rPr>
            <w:noProof/>
            <w:webHidden/>
          </w:rPr>
          <w:t>24</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09" w:history="1">
        <w:r w:rsidR="00F371D6" w:rsidRPr="00406583">
          <w:rPr>
            <w:rStyle w:val="af2"/>
            <w:noProof/>
          </w:rPr>
          <w:t>2.3.2. Основные характеристики затухающих колебаний</w:t>
        </w:r>
        <w:r w:rsidR="00F371D6">
          <w:rPr>
            <w:noProof/>
            <w:webHidden/>
          </w:rPr>
          <w:tab/>
        </w:r>
        <w:r w:rsidR="00435F66">
          <w:rPr>
            <w:noProof/>
            <w:webHidden/>
          </w:rPr>
          <w:fldChar w:fldCharType="begin"/>
        </w:r>
        <w:r w:rsidR="00F371D6">
          <w:rPr>
            <w:noProof/>
            <w:webHidden/>
          </w:rPr>
          <w:instrText xml:space="preserve"> PAGEREF _Toc485534309 \h </w:instrText>
        </w:r>
        <w:r w:rsidR="00435F66">
          <w:rPr>
            <w:noProof/>
            <w:webHidden/>
          </w:rPr>
        </w:r>
        <w:r w:rsidR="00435F66">
          <w:rPr>
            <w:noProof/>
            <w:webHidden/>
          </w:rPr>
          <w:fldChar w:fldCharType="separate"/>
        </w:r>
        <w:r w:rsidR="008A05CE">
          <w:rPr>
            <w:noProof/>
            <w:webHidden/>
          </w:rPr>
          <w:t>26</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10" w:history="1">
        <w:r w:rsidR="00F371D6" w:rsidRPr="00406583">
          <w:rPr>
            <w:rStyle w:val="af2"/>
            <w:noProof/>
          </w:rPr>
          <w:t>2.4. Вынужденные механические колебания</w:t>
        </w:r>
        <w:r w:rsidR="00F371D6">
          <w:rPr>
            <w:noProof/>
            <w:webHidden/>
          </w:rPr>
          <w:tab/>
        </w:r>
        <w:r w:rsidR="00435F66">
          <w:rPr>
            <w:noProof/>
            <w:webHidden/>
          </w:rPr>
          <w:fldChar w:fldCharType="begin"/>
        </w:r>
        <w:r w:rsidR="00F371D6">
          <w:rPr>
            <w:noProof/>
            <w:webHidden/>
          </w:rPr>
          <w:instrText xml:space="preserve"> PAGEREF _Toc485534310 \h </w:instrText>
        </w:r>
        <w:r w:rsidR="00435F66">
          <w:rPr>
            <w:noProof/>
            <w:webHidden/>
          </w:rPr>
        </w:r>
        <w:r w:rsidR="00435F66">
          <w:rPr>
            <w:noProof/>
            <w:webHidden/>
          </w:rPr>
          <w:fldChar w:fldCharType="separate"/>
        </w:r>
        <w:r w:rsidR="008A05CE">
          <w:rPr>
            <w:noProof/>
            <w:webHidden/>
          </w:rPr>
          <w:t>27</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11" w:history="1">
        <w:r w:rsidR="00F371D6" w:rsidRPr="00406583">
          <w:rPr>
            <w:rStyle w:val="af2"/>
            <w:noProof/>
          </w:rPr>
          <w:t>2.4.1. Уравнение вынужденных механических колебаний</w:t>
        </w:r>
        <w:r w:rsidR="00F371D6">
          <w:rPr>
            <w:noProof/>
            <w:webHidden/>
          </w:rPr>
          <w:tab/>
        </w:r>
        <w:r w:rsidR="00435F66">
          <w:rPr>
            <w:noProof/>
            <w:webHidden/>
          </w:rPr>
          <w:fldChar w:fldCharType="begin"/>
        </w:r>
        <w:r w:rsidR="00F371D6">
          <w:rPr>
            <w:noProof/>
            <w:webHidden/>
          </w:rPr>
          <w:instrText xml:space="preserve"> PAGEREF _Toc485534311 \h </w:instrText>
        </w:r>
        <w:r w:rsidR="00435F66">
          <w:rPr>
            <w:noProof/>
            <w:webHidden/>
          </w:rPr>
        </w:r>
        <w:r w:rsidR="00435F66">
          <w:rPr>
            <w:noProof/>
            <w:webHidden/>
          </w:rPr>
          <w:fldChar w:fldCharType="separate"/>
        </w:r>
        <w:r w:rsidR="008A05CE">
          <w:rPr>
            <w:noProof/>
            <w:webHidden/>
          </w:rPr>
          <w:t>27</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12" w:history="1">
        <w:r w:rsidR="00F371D6" w:rsidRPr="00406583">
          <w:rPr>
            <w:rStyle w:val="af2"/>
            <w:noProof/>
          </w:rPr>
          <w:t>2.4.2. Механический резонанс</w:t>
        </w:r>
        <w:r w:rsidR="00F371D6">
          <w:rPr>
            <w:noProof/>
            <w:webHidden/>
          </w:rPr>
          <w:tab/>
        </w:r>
        <w:r w:rsidR="00435F66">
          <w:rPr>
            <w:noProof/>
            <w:webHidden/>
          </w:rPr>
          <w:fldChar w:fldCharType="begin"/>
        </w:r>
        <w:r w:rsidR="00F371D6">
          <w:rPr>
            <w:noProof/>
            <w:webHidden/>
          </w:rPr>
          <w:instrText xml:space="preserve"> PAGEREF _Toc485534312 \h </w:instrText>
        </w:r>
        <w:r w:rsidR="00435F66">
          <w:rPr>
            <w:noProof/>
            <w:webHidden/>
          </w:rPr>
        </w:r>
        <w:r w:rsidR="00435F66">
          <w:rPr>
            <w:noProof/>
            <w:webHidden/>
          </w:rPr>
          <w:fldChar w:fldCharType="separate"/>
        </w:r>
        <w:r w:rsidR="008A05CE">
          <w:rPr>
            <w:noProof/>
            <w:webHidden/>
          </w:rPr>
          <w:t>28</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13" w:history="1">
        <w:r w:rsidR="00F371D6" w:rsidRPr="00406583">
          <w:rPr>
            <w:rStyle w:val="af2"/>
            <w:noProof/>
          </w:rPr>
          <w:t>Вопросы и задания для самоконтроля к лекции 3</w:t>
        </w:r>
        <w:r w:rsidR="00F371D6">
          <w:rPr>
            <w:noProof/>
            <w:webHidden/>
          </w:rPr>
          <w:tab/>
        </w:r>
        <w:r w:rsidR="00435F66">
          <w:rPr>
            <w:noProof/>
            <w:webHidden/>
          </w:rPr>
          <w:fldChar w:fldCharType="begin"/>
        </w:r>
        <w:r w:rsidR="00F371D6">
          <w:rPr>
            <w:noProof/>
            <w:webHidden/>
          </w:rPr>
          <w:instrText xml:space="preserve"> PAGEREF _Toc485534313 \h </w:instrText>
        </w:r>
        <w:r w:rsidR="00435F66">
          <w:rPr>
            <w:noProof/>
            <w:webHidden/>
          </w:rPr>
        </w:r>
        <w:r w:rsidR="00435F66">
          <w:rPr>
            <w:noProof/>
            <w:webHidden/>
          </w:rPr>
          <w:fldChar w:fldCharType="separate"/>
        </w:r>
        <w:r w:rsidR="008A05CE">
          <w:rPr>
            <w:noProof/>
            <w:webHidden/>
          </w:rPr>
          <w:t>29</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14" w:history="1">
        <w:r w:rsidR="00F371D6" w:rsidRPr="00406583">
          <w:rPr>
            <w:rStyle w:val="af2"/>
            <w:noProof/>
          </w:rPr>
          <w:t>Лекция 4</w:t>
        </w:r>
        <w:r w:rsidR="00F371D6">
          <w:rPr>
            <w:noProof/>
            <w:webHidden/>
          </w:rPr>
          <w:tab/>
        </w:r>
        <w:r w:rsidR="00435F66">
          <w:rPr>
            <w:noProof/>
            <w:webHidden/>
          </w:rPr>
          <w:fldChar w:fldCharType="begin"/>
        </w:r>
        <w:r w:rsidR="00F371D6">
          <w:rPr>
            <w:noProof/>
            <w:webHidden/>
          </w:rPr>
          <w:instrText xml:space="preserve"> PAGEREF _Toc485534314 \h </w:instrText>
        </w:r>
        <w:r w:rsidR="00435F66">
          <w:rPr>
            <w:noProof/>
            <w:webHidden/>
          </w:rPr>
        </w:r>
        <w:r w:rsidR="00435F66">
          <w:rPr>
            <w:noProof/>
            <w:webHidden/>
          </w:rPr>
          <w:fldChar w:fldCharType="separate"/>
        </w:r>
        <w:r w:rsidR="008A05CE">
          <w:rPr>
            <w:noProof/>
            <w:webHidden/>
          </w:rPr>
          <w:t>31</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15" w:history="1">
        <w:r w:rsidR="00F371D6" w:rsidRPr="00406583">
          <w:rPr>
            <w:rStyle w:val="af2"/>
            <w:noProof/>
          </w:rPr>
          <w:t>2.5. Сложение гармонических колебаний</w:t>
        </w:r>
        <w:r w:rsidR="00F371D6">
          <w:rPr>
            <w:noProof/>
            <w:webHidden/>
          </w:rPr>
          <w:tab/>
        </w:r>
        <w:r w:rsidR="00435F66">
          <w:rPr>
            <w:noProof/>
            <w:webHidden/>
          </w:rPr>
          <w:fldChar w:fldCharType="begin"/>
        </w:r>
        <w:r w:rsidR="00F371D6">
          <w:rPr>
            <w:noProof/>
            <w:webHidden/>
          </w:rPr>
          <w:instrText xml:space="preserve"> PAGEREF _Toc485534315 \h </w:instrText>
        </w:r>
        <w:r w:rsidR="00435F66">
          <w:rPr>
            <w:noProof/>
            <w:webHidden/>
          </w:rPr>
        </w:r>
        <w:r w:rsidR="00435F66">
          <w:rPr>
            <w:noProof/>
            <w:webHidden/>
          </w:rPr>
          <w:fldChar w:fldCharType="separate"/>
        </w:r>
        <w:r w:rsidR="008A05CE">
          <w:rPr>
            <w:noProof/>
            <w:webHidden/>
          </w:rPr>
          <w:t>31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16" w:history="1">
        <w:r w:rsidR="00F371D6" w:rsidRPr="00406583">
          <w:rPr>
            <w:rStyle w:val="af2"/>
            <w:noProof/>
          </w:rPr>
          <w:t>2.5.1. Диаграмма вектора амплитуды. Сложение гармонических колебаний одного направления и одинаковой частоты</w:t>
        </w:r>
        <w:r w:rsidR="00F371D6">
          <w:rPr>
            <w:noProof/>
            <w:webHidden/>
          </w:rPr>
          <w:tab/>
        </w:r>
        <w:r w:rsidR="00435F66">
          <w:rPr>
            <w:noProof/>
            <w:webHidden/>
          </w:rPr>
          <w:fldChar w:fldCharType="begin"/>
        </w:r>
        <w:r w:rsidR="00F371D6">
          <w:rPr>
            <w:noProof/>
            <w:webHidden/>
          </w:rPr>
          <w:instrText xml:space="preserve"> PAGEREF _Toc485534316 \h </w:instrText>
        </w:r>
        <w:r w:rsidR="00435F66">
          <w:rPr>
            <w:noProof/>
            <w:webHidden/>
          </w:rPr>
        </w:r>
        <w:r w:rsidR="00435F66">
          <w:rPr>
            <w:noProof/>
            <w:webHidden/>
          </w:rPr>
          <w:fldChar w:fldCharType="separate"/>
        </w:r>
        <w:r w:rsidR="008A05CE">
          <w:rPr>
            <w:noProof/>
            <w:webHidden/>
          </w:rPr>
          <w:t>31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17" w:history="1">
        <w:r w:rsidR="00F371D6" w:rsidRPr="00406583">
          <w:rPr>
            <w:rStyle w:val="af2"/>
            <w:noProof/>
          </w:rPr>
          <w:t>2.5.2. Биения</w:t>
        </w:r>
        <w:r w:rsidR="00F371D6">
          <w:rPr>
            <w:noProof/>
            <w:webHidden/>
          </w:rPr>
          <w:tab/>
        </w:r>
        <w:r w:rsidR="00435F66">
          <w:rPr>
            <w:noProof/>
            <w:webHidden/>
          </w:rPr>
          <w:fldChar w:fldCharType="begin"/>
        </w:r>
        <w:r w:rsidR="00F371D6">
          <w:rPr>
            <w:noProof/>
            <w:webHidden/>
          </w:rPr>
          <w:instrText xml:space="preserve"> PAGEREF _Toc485534317 \h </w:instrText>
        </w:r>
        <w:r w:rsidR="00435F66">
          <w:rPr>
            <w:noProof/>
            <w:webHidden/>
          </w:rPr>
        </w:r>
        <w:r w:rsidR="00435F66">
          <w:rPr>
            <w:noProof/>
            <w:webHidden/>
          </w:rPr>
          <w:fldChar w:fldCharType="separate"/>
        </w:r>
        <w:r w:rsidR="008A05CE">
          <w:rPr>
            <w:noProof/>
            <w:webHidden/>
          </w:rPr>
          <w:t>33</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18" w:history="1">
        <w:r w:rsidR="00F371D6" w:rsidRPr="00406583">
          <w:rPr>
            <w:rStyle w:val="af2"/>
            <w:noProof/>
          </w:rPr>
          <w:t>2.5.3. Сложение взаимно перпендикулярных колебаний. Фигуры Лиссажу</w:t>
        </w:r>
        <w:r w:rsidR="00F371D6">
          <w:rPr>
            <w:noProof/>
            <w:webHidden/>
          </w:rPr>
          <w:tab/>
        </w:r>
        <w:r w:rsidR="00435F66">
          <w:rPr>
            <w:noProof/>
            <w:webHidden/>
          </w:rPr>
          <w:fldChar w:fldCharType="begin"/>
        </w:r>
        <w:r w:rsidR="00F371D6">
          <w:rPr>
            <w:noProof/>
            <w:webHidden/>
          </w:rPr>
          <w:instrText xml:space="preserve"> PAGEREF _Toc485534318 \h </w:instrText>
        </w:r>
        <w:r w:rsidR="00435F66">
          <w:rPr>
            <w:noProof/>
            <w:webHidden/>
          </w:rPr>
        </w:r>
        <w:r w:rsidR="00435F66">
          <w:rPr>
            <w:noProof/>
            <w:webHidden/>
          </w:rPr>
          <w:fldChar w:fldCharType="separate"/>
        </w:r>
        <w:r w:rsidR="008A05CE">
          <w:rPr>
            <w:noProof/>
            <w:webHidden/>
          </w:rPr>
          <w:t>35</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19" w:history="1">
        <w:r w:rsidR="00F371D6" w:rsidRPr="00406583">
          <w:rPr>
            <w:rStyle w:val="af2"/>
            <w:noProof/>
          </w:rPr>
          <w:t>Вопросы и задания для самоконтроля к лекции 4</w:t>
        </w:r>
        <w:r w:rsidR="00F371D6">
          <w:rPr>
            <w:noProof/>
            <w:webHidden/>
          </w:rPr>
          <w:tab/>
        </w:r>
        <w:r w:rsidR="00435F66">
          <w:rPr>
            <w:noProof/>
            <w:webHidden/>
          </w:rPr>
          <w:fldChar w:fldCharType="begin"/>
        </w:r>
        <w:r w:rsidR="00F371D6">
          <w:rPr>
            <w:noProof/>
            <w:webHidden/>
          </w:rPr>
          <w:instrText xml:space="preserve"> PAGEREF _Toc485534319 \h </w:instrText>
        </w:r>
        <w:r w:rsidR="00435F66">
          <w:rPr>
            <w:noProof/>
            <w:webHidden/>
          </w:rPr>
        </w:r>
        <w:r w:rsidR="00435F66">
          <w:rPr>
            <w:noProof/>
            <w:webHidden/>
          </w:rPr>
          <w:fldChar w:fldCharType="separate"/>
        </w:r>
        <w:r w:rsidR="008A05CE">
          <w:rPr>
            <w:noProof/>
            <w:webHidden/>
          </w:rPr>
          <w:t>37</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20" w:history="1">
        <w:r w:rsidR="00F371D6" w:rsidRPr="00406583">
          <w:rPr>
            <w:rStyle w:val="af2"/>
            <w:noProof/>
          </w:rPr>
          <w:t>Лекция 5</w:t>
        </w:r>
        <w:r w:rsidR="00F371D6">
          <w:rPr>
            <w:noProof/>
            <w:webHidden/>
          </w:rPr>
          <w:tab/>
        </w:r>
        <w:r w:rsidR="00435F66">
          <w:rPr>
            <w:noProof/>
            <w:webHidden/>
          </w:rPr>
          <w:fldChar w:fldCharType="begin"/>
        </w:r>
        <w:r w:rsidR="00F371D6">
          <w:rPr>
            <w:noProof/>
            <w:webHidden/>
          </w:rPr>
          <w:instrText xml:space="preserve"> PAGEREF _Toc485534320 \h </w:instrText>
        </w:r>
        <w:r w:rsidR="00435F66">
          <w:rPr>
            <w:noProof/>
            <w:webHidden/>
          </w:rPr>
        </w:r>
        <w:r w:rsidR="00435F66">
          <w:rPr>
            <w:noProof/>
            <w:webHidden/>
          </w:rPr>
          <w:fldChar w:fldCharType="separate"/>
        </w:r>
        <w:r w:rsidR="008A05CE">
          <w:rPr>
            <w:noProof/>
            <w:webHidden/>
          </w:rPr>
          <w:t>38</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21" w:history="1">
        <w:r w:rsidR="00F371D6" w:rsidRPr="00406583">
          <w:rPr>
            <w:rStyle w:val="af2"/>
            <w:noProof/>
          </w:rPr>
          <w:t>2.6. Свободные незатухающие электромагнитные колебания.</w:t>
        </w:r>
        <w:r w:rsidR="00F371D6">
          <w:rPr>
            <w:noProof/>
            <w:webHidden/>
          </w:rPr>
          <w:tab/>
        </w:r>
        <w:r w:rsidR="00435F66">
          <w:rPr>
            <w:noProof/>
            <w:webHidden/>
          </w:rPr>
          <w:fldChar w:fldCharType="begin"/>
        </w:r>
        <w:r w:rsidR="00F371D6">
          <w:rPr>
            <w:noProof/>
            <w:webHidden/>
          </w:rPr>
          <w:instrText xml:space="preserve"> PAGEREF _Toc485534321 \h </w:instrText>
        </w:r>
        <w:r w:rsidR="00435F66">
          <w:rPr>
            <w:noProof/>
            <w:webHidden/>
          </w:rPr>
        </w:r>
        <w:r w:rsidR="00435F66">
          <w:rPr>
            <w:noProof/>
            <w:webHidden/>
          </w:rPr>
          <w:fldChar w:fldCharType="separate"/>
        </w:r>
        <w:r w:rsidR="008A05CE">
          <w:rPr>
            <w:noProof/>
            <w:webHidden/>
          </w:rPr>
          <w:t>38</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22" w:history="1">
        <w:r w:rsidR="00F371D6" w:rsidRPr="00406583">
          <w:rPr>
            <w:rStyle w:val="af2"/>
            <w:noProof/>
          </w:rPr>
          <w:t>2.6.1. Условия возникновения колебаний.</w:t>
        </w:r>
        <w:r w:rsidR="00F371D6">
          <w:rPr>
            <w:noProof/>
            <w:webHidden/>
          </w:rPr>
          <w:tab/>
        </w:r>
        <w:r w:rsidR="00435F66">
          <w:rPr>
            <w:noProof/>
            <w:webHidden/>
          </w:rPr>
          <w:fldChar w:fldCharType="begin"/>
        </w:r>
        <w:r w:rsidR="00F371D6">
          <w:rPr>
            <w:noProof/>
            <w:webHidden/>
          </w:rPr>
          <w:instrText xml:space="preserve"> PAGEREF _Toc485534322 \h </w:instrText>
        </w:r>
        <w:r w:rsidR="00435F66">
          <w:rPr>
            <w:noProof/>
            <w:webHidden/>
          </w:rPr>
        </w:r>
        <w:r w:rsidR="00435F66">
          <w:rPr>
            <w:noProof/>
            <w:webHidden/>
          </w:rPr>
          <w:fldChar w:fldCharType="separate"/>
        </w:r>
        <w:r w:rsidR="008A05CE">
          <w:rPr>
            <w:noProof/>
            <w:webHidden/>
          </w:rPr>
          <w:t>38</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23" w:history="1">
        <w:r w:rsidR="00F371D6" w:rsidRPr="00406583">
          <w:rPr>
            <w:rStyle w:val="af2"/>
            <w:noProof/>
          </w:rPr>
          <w:t>2.6.2. Уравнения незатухающих электромагнитных колебаний.</w:t>
        </w:r>
        <w:r w:rsidR="00F371D6">
          <w:rPr>
            <w:noProof/>
            <w:webHidden/>
          </w:rPr>
          <w:tab/>
        </w:r>
        <w:r w:rsidR="00435F66">
          <w:rPr>
            <w:noProof/>
            <w:webHidden/>
          </w:rPr>
          <w:fldChar w:fldCharType="begin"/>
        </w:r>
        <w:r w:rsidR="00F371D6">
          <w:rPr>
            <w:noProof/>
            <w:webHidden/>
          </w:rPr>
          <w:instrText xml:space="preserve"> PAGEREF _Toc485534323 \h </w:instrText>
        </w:r>
        <w:r w:rsidR="00435F66">
          <w:rPr>
            <w:noProof/>
            <w:webHidden/>
          </w:rPr>
        </w:r>
        <w:r w:rsidR="00435F66">
          <w:rPr>
            <w:noProof/>
            <w:webHidden/>
          </w:rPr>
          <w:fldChar w:fldCharType="separate"/>
        </w:r>
        <w:r w:rsidR="008A05CE">
          <w:rPr>
            <w:noProof/>
            <w:webHidden/>
          </w:rPr>
          <w:t>39</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24" w:history="1">
        <w:r w:rsidR="00F371D6" w:rsidRPr="00406583">
          <w:rPr>
            <w:rStyle w:val="af2"/>
            <w:noProof/>
          </w:rPr>
          <w:t>2.7. Затухающие электромагнитные колебания</w:t>
        </w:r>
        <w:r w:rsidR="00F371D6" w:rsidRPr="00406583">
          <w:rPr>
            <w:rStyle w:val="af2"/>
            <w:noProof/>
          </w:rPr>
          <w:drawing>
            <wp:inline distT="0" distB="0" distL="0" distR="0" wp14:anchorId="4D5C1E98" wp14:editId="620E7EE4">
              <wp:extent cx="114300" cy="219710"/>
              <wp:effectExtent l="0" t="0" r="0" b="0"/>
              <wp:docPr id="13" name="Рисунок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4"/>
                      <pic:cNvPicPr>
                        <a:picLocks noChangeAspect="1" noChangeArrowheads="1"/>
                      </pic:cNvPicPr>
                    </pic:nvPicPr>
                    <pic:blipFill>
                      <a:blip r:embed="rId9" cstate="print"/>
                      <a:srcRect/>
                      <a:stretch>
                        <a:fillRect/>
                      </a:stretch>
                    </pic:blipFill>
                    <pic:spPr bwMode="auto">
                      <a:xfrm>
                        <a:off x="0" y="0"/>
                        <a:ext cx="114300" cy="219710"/>
                      </a:xfrm>
                      <a:prstGeom prst="rect">
                        <a:avLst/>
                      </a:prstGeom>
                      <a:noFill/>
                      <a:ln w="9525">
                        <a:noFill/>
                        <a:miter lim="800000"/>
                        <a:headEnd/>
                        <a:tailEnd/>
                      </a:ln>
                    </pic:spPr>
                  </pic:pic>
                </a:graphicData>
              </a:graphic>
            </wp:inline>
          </w:drawing>
        </w:r>
        <w:r w:rsidR="00F371D6">
          <w:rPr>
            <w:noProof/>
            <w:webHidden/>
          </w:rPr>
          <w:tab/>
        </w:r>
        <w:r w:rsidR="00435F66">
          <w:rPr>
            <w:noProof/>
            <w:webHidden/>
          </w:rPr>
          <w:fldChar w:fldCharType="begin"/>
        </w:r>
        <w:r w:rsidR="00F371D6">
          <w:rPr>
            <w:noProof/>
            <w:webHidden/>
          </w:rPr>
          <w:instrText xml:space="preserve"> PAGEREF _Toc485534324 \h </w:instrText>
        </w:r>
        <w:r w:rsidR="00435F66">
          <w:rPr>
            <w:noProof/>
            <w:webHidden/>
          </w:rPr>
        </w:r>
        <w:r w:rsidR="00435F66">
          <w:rPr>
            <w:noProof/>
            <w:webHidden/>
          </w:rPr>
          <w:fldChar w:fldCharType="separate"/>
        </w:r>
        <w:r w:rsidR="008A05CE">
          <w:rPr>
            <w:noProof/>
            <w:webHidden/>
          </w:rPr>
          <w:t>41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25" w:history="1">
        <w:r w:rsidR="00F371D6" w:rsidRPr="00406583">
          <w:rPr>
            <w:rStyle w:val="af2"/>
            <w:noProof/>
          </w:rPr>
          <w:t>2.7.1. Уравнение затухающих электромагнитных колебаний</w:t>
        </w:r>
        <w:r w:rsidR="00F371D6">
          <w:rPr>
            <w:noProof/>
            <w:webHidden/>
          </w:rPr>
          <w:tab/>
        </w:r>
        <w:r w:rsidR="00435F66">
          <w:rPr>
            <w:noProof/>
            <w:webHidden/>
          </w:rPr>
          <w:fldChar w:fldCharType="begin"/>
        </w:r>
        <w:r w:rsidR="00F371D6">
          <w:rPr>
            <w:noProof/>
            <w:webHidden/>
          </w:rPr>
          <w:instrText xml:space="preserve"> PAGEREF _Toc485534325 \h </w:instrText>
        </w:r>
        <w:r w:rsidR="00435F66">
          <w:rPr>
            <w:noProof/>
            <w:webHidden/>
          </w:rPr>
        </w:r>
        <w:r w:rsidR="00435F66">
          <w:rPr>
            <w:noProof/>
            <w:webHidden/>
          </w:rPr>
          <w:fldChar w:fldCharType="separate"/>
        </w:r>
        <w:r w:rsidR="008A05CE">
          <w:rPr>
            <w:noProof/>
            <w:webHidden/>
          </w:rPr>
          <w:t>41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26" w:history="1">
        <w:r w:rsidR="00F371D6" w:rsidRPr="00406583">
          <w:rPr>
            <w:rStyle w:val="af2"/>
            <w:noProof/>
          </w:rPr>
          <w:t>2.7.2. Характеристики затухающих электромагнитных колебаний</w:t>
        </w:r>
        <w:r w:rsidR="00F371D6">
          <w:rPr>
            <w:noProof/>
            <w:webHidden/>
          </w:rPr>
          <w:tab/>
        </w:r>
        <w:r w:rsidR="00435F66">
          <w:rPr>
            <w:noProof/>
            <w:webHidden/>
          </w:rPr>
          <w:fldChar w:fldCharType="begin"/>
        </w:r>
        <w:r w:rsidR="00F371D6">
          <w:rPr>
            <w:noProof/>
            <w:webHidden/>
          </w:rPr>
          <w:instrText xml:space="preserve"> PAGEREF _Toc485534326 \h </w:instrText>
        </w:r>
        <w:r w:rsidR="00435F66">
          <w:rPr>
            <w:noProof/>
            <w:webHidden/>
          </w:rPr>
        </w:r>
        <w:r w:rsidR="00435F66">
          <w:rPr>
            <w:noProof/>
            <w:webHidden/>
          </w:rPr>
          <w:fldChar w:fldCharType="separate"/>
        </w:r>
        <w:r w:rsidR="008A05CE">
          <w:rPr>
            <w:noProof/>
            <w:webHidden/>
          </w:rPr>
          <w:t>43</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27" w:history="1">
        <w:r w:rsidR="00F371D6" w:rsidRPr="00406583">
          <w:rPr>
            <w:rStyle w:val="af2"/>
            <w:noProof/>
          </w:rPr>
          <w:t>Вопросы и задания для самоконтроля к лекции 5</w:t>
        </w:r>
        <w:r w:rsidR="00F371D6">
          <w:rPr>
            <w:noProof/>
            <w:webHidden/>
          </w:rPr>
          <w:tab/>
        </w:r>
        <w:r w:rsidR="00435F66">
          <w:rPr>
            <w:noProof/>
            <w:webHidden/>
          </w:rPr>
          <w:fldChar w:fldCharType="begin"/>
        </w:r>
        <w:r w:rsidR="00F371D6">
          <w:rPr>
            <w:noProof/>
            <w:webHidden/>
          </w:rPr>
          <w:instrText xml:space="preserve"> PAGEREF _Toc485534327 \h </w:instrText>
        </w:r>
        <w:r w:rsidR="00435F66">
          <w:rPr>
            <w:noProof/>
            <w:webHidden/>
          </w:rPr>
        </w:r>
        <w:r w:rsidR="00435F66">
          <w:rPr>
            <w:noProof/>
            <w:webHidden/>
          </w:rPr>
          <w:fldChar w:fldCharType="separate"/>
        </w:r>
        <w:r w:rsidR="008A05CE">
          <w:rPr>
            <w:noProof/>
            <w:webHidden/>
          </w:rPr>
          <w:t>45</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28" w:history="1">
        <w:r w:rsidR="00F371D6" w:rsidRPr="00406583">
          <w:rPr>
            <w:rStyle w:val="af2"/>
            <w:noProof/>
          </w:rPr>
          <w:t>Лекция 6</w:t>
        </w:r>
        <w:r w:rsidR="00F371D6">
          <w:rPr>
            <w:noProof/>
            <w:webHidden/>
          </w:rPr>
          <w:tab/>
        </w:r>
        <w:r w:rsidR="00435F66">
          <w:rPr>
            <w:noProof/>
            <w:webHidden/>
          </w:rPr>
          <w:fldChar w:fldCharType="begin"/>
        </w:r>
        <w:r w:rsidR="00F371D6">
          <w:rPr>
            <w:noProof/>
            <w:webHidden/>
          </w:rPr>
          <w:instrText xml:space="preserve"> PAGEREF _Toc485534328 \h </w:instrText>
        </w:r>
        <w:r w:rsidR="00435F66">
          <w:rPr>
            <w:noProof/>
            <w:webHidden/>
          </w:rPr>
        </w:r>
        <w:r w:rsidR="00435F66">
          <w:rPr>
            <w:noProof/>
            <w:webHidden/>
          </w:rPr>
          <w:fldChar w:fldCharType="separate"/>
        </w:r>
        <w:r w:rsidR="008A05CE">
          <w:rPr>
            <w:noProof/>
            <w:webHidden/>
          </w:rPr>
          <w:t>46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29" w:history="1">
        <w:r w:rsidR="00F371D6" w:rsidRPr="00406583">
          <w:rPr>
            <w:rStyle w:val="af2"/>
            <w:noProof/>
          </w:rPr>
          <w:t>2.8. Волны в упругой среде</w:t>
        </w:r>
        <w:r w:rsidR="00F371D6">
          <w:rPr>
            <w:noProof/>
            <w:webHidden/>
          </w:rPr>
          <w:tab/>
        </w:r>
        <w:r w:rsidR="00435F66">
          <w:rPr>
            <w:noProof/>
            <w:webHidden/>
          </w:rPr>
          <w:fldChar w:fldCharType="begin"/>
        </w:r>
        <w:r w:rsidR="00F371D6">
          <w:rPr>
            <w:noProof/>
            <w:webHidden/>
          </w:rPr>
          <w:instrText xml:space="preserve"> PAGEREF _Toc485534329 \h </w:instrText>
        </w:r>
        <w:r w:rsidR="00435F66">
          <w:rPr>
            <w:noProof/>
            <w:webHidden/>
          </w:rPr>
        </w:r>
        <w:r w:rsidR="00435F66">
          <w:rPr>
            <w:noProof/>
            <w:webHidden/>
          </w:rPr>
          <w:fldChar w:fldCharType="separate"/>
        </w:r>
        <w:r w:rsidR="008A05CE">
          <w:rPr>
            <w:noProof/>
            <w:webHidden/>
          </w:rPr>
          <w:t>46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30" w:history="1">
        <w:r w:rsidR="00F371D6" w:rsidRPr="00406583">
          <w:rPr>
            <w:rStyle w:val="af2"/>
            <w:noProof/>
          </w:rPr>
          <w:t>2.8.1. Основные характеристики волн</w:t>
        </w:r>
        <w:r w:rsidR="00F371D6">
          <w:rPr>
            <w:noProof/>
            <w:webHidden/>
          </w:rPr>
          <w:tab/>
        </w:r>
        <w:r w:rsidR="00435F66">
          <w:rPr>
            <w:noProof/>
            <w:webHidden/>
          </w:rPr>
          <w:fldChar w:fldCharType="begin"/>
        </w:r>
        <w:r w:rsidR="00F371D6">
          <w:rPr>
            <w:noProof/>
            <w:webHidden/>
          </w:rPr>
          <w:instrText xml:space="preserve"> PAGEREF _Toc485534330 \h </w:instrText>
        </w:r>
        <w:r w:rsidR="00435F66">
          <w:rPr>
            <w:noProof/>
            <w:webHidden/>
          </w:rPr>
        </w:r>
        <w:r w:rsidR="00435F66">
          <w:rPr>
            <w:noProof/>
            <w:webHidden/>
          </w:rPr>
          <w:fldChar w:fldCharType="separate"/>
        </w:r>
        <w:r w:rsidR="008A05CE">
          <w:rPr>
            <w:noProof/>
            <w:webHidden/>
          </w:rPr>
          <w:t>47</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31" w:history="1">
        <w:r w:rsidR="00F371D6" w:rsidRPr="00406583">
          <w:rPr>
            <w:rStyle w:val="af2"/>
            <w:noProof/>
          </w:rPr>
          <w:t>2.8.2. Уравнение плоской механической волны.</w:t>
        </w:r>
        <w:r w:rsidR="00F371D6">
          <w:rPr>
            <w:noProof/>
            <w:webHidden/>
          </w:rPr>
          <w:tab/>
        </w:r>
        <w:r w:rsidR="00435F66">
          <w:rPr>
            <w:noProof/>
            <w:webHidden/>
          </w:rPr>
          <w:fldChar w:fldCharType="begin"/>
        </w:r>
        <w:r w:rsidR="00F371D6">
          <w:rPr>
            <w:noProof/>
            <w:webHidden/>
          </w:rPr>
          <w:instrText xml:space="preserve"> PAGEREF _Toc485534331 \h </w:instrText>
        </w:r>
        <w:r w:rsidR="00435F66">
          <w:rPr>
            <w:noProof/>
            <w:webHidden/>
          </w:rPr>
        </w:r>
        <w:r w:rsidR="00435F66">
          <w:rPr>
            <w:noProof/>
            <w:webHidden/>
          </w:rPr>
          <w:fldChar w:fldCharType="separate"/>
        </w:r>
        <w:r w:rsidR="008A05CE">
          <w:rPr>
            <w:noProof/>
            <w:webHidden/>
          </w:rPr>
          <w:t>48</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32" w:history="1">
        <w:r w:rsidR="00F371D6" w:rsidRPr="00406583">
          <w:rPr>
            <w:rStyle w:val="af2"/>
            <w:noProof/>
          </w:rPr>
          <w:t>2.8.3. Волновое уравнение</w:t>
        </w:r>
        <w:r w:rsidR="00F371D6">
          <w:rPr>
            <w:noProof/>
            <w:webHidden/>
          </w:rPr>
          <w:tab/>
        </w:r>
        <w:r w:rsidR="00435F66">
          <w:rPr>
            <w:noProof/>
            <w:webHidden/>
          </w:rPr>
          <w:fldChar w:fldCharType="begin"/>
        </w:r>
        <w:r w:rsidR="00F371D6">
          <w:rPr>
            <w:noProof/>
            <w:webHidden/>
          </w:rPr>
          <w:instrText xml:space="preserve"> PAGEREF _Toc485534332 \h </w:instrText>
        </w:r>
        <w:r w:rsidR="00435F66">
          <w:rPr>
            <w:noProof/>
            <w:webHidden/>
          </w:rPr>
        </w:r>
        <w:r w:rsidR="00435F66">
          <w:rPr>
            <w:noProof/>
            <w:webHidden/>
          </w:rPr>
          <w:fldChar w:fldCharType="separate"/>
        </w:r>
        <w:r w:rsidR="008A05CE">
          <w:rPr>
            <w:noProof/>
            <w:webHidden/>
          </w:rPr>
          <w:t>49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33" w:history="1">
        <w:r w:rsidR="00F371D6" w:rsidRPr="00406583">
          <w:rPr>
            <w:rStyle w:val="af2"/>
            <w:noProof/>
          </w:rPr>
          <w:t>Вопросы и задания для самоконтроля к лекции 6</w:t>
        </w:r>
        <w:r w:rsidR="00F371D6">
          <w:rPr>
            <w:noProof/>
            <w:webHidden/>
          </w:rPr>
          <w:tab/>
        </w:r>
        <w:r w:rsidR="00435F66">
          <w:rPr>
            <w:noProof/>
            <w:webHidden/>
          </w:rPr>
          <w:fldChar w:fldCharType="begin"/>
        </w:r>
        <w:r w:rsidR="00F371D6">
          <w:rPr>
            <w:noProof/>
            <w:webHidden/>
          </w:rPr>
          <w:instrText xml:space="preserve"> PAGEREF _Toc485534333 \h </w:instrText>
        </w:r>
        <w:r w:rsidR="00435F66">
          <w:rPr>
            <w:noProof/>
            <w:webHidden/>
          </w:rPr>
        </w:r>
        <w:r w:rsidR="00435F66">
          <w:rPr>
            <w:noProof/>
            <w:webHidden/>
          </w:rPr>
          <w:fldChar w:fldCharType="separate"/>
        </w:r>
        <w:r w:rsidR="008A05CE">
          <w:rPr>
            <w:noProof/>
            <w:webHidden/>
          </w:rPr>
          <w:t>50</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34" w:history="1">
        <w:r w:rsidR="00F371D6" w:rsidRPr="00406583">
          <w:rPr>
            <w:rStyle w:val="af2"/>
            <w:noProof/>
          </w:rPr>
          <w:t>Лекция 7</w:t>
        </w:r>
        <w:r w:rsidR="00F371D6">
          <w:rPr>
            <w:noProof/>
            <w:webHidden/>
          </w:rPr>
          <w:tab/>
        </w:r>
        <w:r w:rsidR="00435F66">
          <w:rPr>
            <w:noProof/>
            <w:webHidden/>
          </w:rPr>
          <w:fldChar w:fldCharType="begin"/>
        </w:r>
        <w:r w:rsidR="00F371D6">
          <w:rPr>
            <w:noProof/>
            <w:webHidden/>
          </w:rPr>
          <w:instrText xml:space="preserve"> PAGEREF _Toc485534334 \h </w:instrText>
        </w:r>
        <w:r w:rsidR="00435F66">
          <w:rPr>
            <w:noProof/>
            <w:webHidden/>
          </w:rPr>
        </w:r>
        <w:r w:rsidR="00435F66">
          <w:rPr>
            <w:noProof/>
            <w:webHidden/>
          </w:rPr>
          <w:fldChar w:fldCharType="separate"/>
        </w:r>
        <w:r w:rsidR="008A05CE">
          <w:rPr>
            <w:noProof/>
            <w:webHidden/>
          </w:rPr>
          <w:t>51</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35" w:history="1">
        <w:r w:rsidR="00F371D6" w:rsidRPr="00406583">
          <w:rPr>
            <w:rStyle w:val="af2"/>
            <w:noProof/>
          </w:rPr>
          <w:t>2.9. Электромагнитные волны</w:t>
        </w:r>
        <w:r w:rsidR="00F371D6">
          <w:rPr>
            <w:noProof/>
            <w:webHidden/>
          </w:rPr>
          <w:tab/>
        </w:r>
        <w:r w:rsidR="00435F66">
          <w:rPr>
            <w:noProof/>
            <w:webHidden/>
          </w:rPr>
          <w:fldChar w:fldCharType="begin"/>
        </w:r>
        <w:r w:rsidR="00F371D6">
          <w:rPr>
            <w:noProof/>
            <w:webHidden/>
          </w:rPr>
          <w:instrText xml:space="preserve"> PAGEREF _Toc485534335 \h </w:instrText>
        </w:r>
        <w:r w:rsidR="00435F66">
          <w:rPr>
            <w:noProof/>
            <w:webHidden/>
          </w:rPr>
        </w:r>
        <w:r w:rsidR="00435F66">
          <w:rPr>
            <w:noProof/>
            <w:webHidden/>
          </w:rPr>
          <w:fldChar w:fldCharType="separate"/>
        </w:r>
        <w:r w:rsidR="008A05CE">
          <w:rPr>
            <w:noProof/>
            <w:webHidden/>
          </w:rPr>
          <w:t>51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36" w:history="1">
        <w:r w:rsidR="00F371D6" w:rsidRPr="00406583">
          <w:rPr>
            <w:rStyle w:val="af2"/>
            <w:noProof/>
          </w:rPr>
          <w:t>2.9.1.</w:t>
        </w:r>
        <w:r w:rsidR="008A05CE">
          <w:rPr>
            <w:rStyle w:val="af2"/>
            <w:noProof/>
          </w:rPr>
          <w:t xml:space="preserve"> </w:t>
        </w:r>
        <w:r w:rsidR="00F371D6" w:rsidRPr="00406583">
          <w:rPr>
            <w:rStyle w:val="af2"/>
            <w:noProof/>
          </w:rPr>
          <w:t>Основные свойства электромагнитных волн. Волновое уравнение</w:t>
        </w:r>
        <w:r w:rsidR="00F371D6">
          <w:rPr>
            <w:noProof/>
            <w:webHidden/>
          </w:rPr>
          <w:tab/>
        </w:r>
        <w:r w:rsidR="00435F66">
          <w:rPr>
            <w:noProof/>
            <w:webHidden/>
          </w:rPr>
          <w:fldChar w:fldCharType="begin"/>
        </w:r>
        <w:r w:rsidR="00F371D6">
          <w:rPr>
            <w:noProof/>
            <w:webHidden/>
          </w:rPr>
          <w:instrText xml:space="preserve"> PAGEREF _Toc485534336 \h </w:instrText>
        </w:r>
        <w:r w:rsidR="00435F66">
          <w:rPr>
            <w:noProof/>
            <w:webHidden/>
          </w:rPr>
        </w:r>
        <w:r w:rsidR="00435F66">
          <w:rPr>
            <w:noProof/>
            <w:webHidden/>
          </w:rPr>
          <w:fldChar w:fldCharType="separate"/>
        </w:r>
        <w:r w:rsidR="008A05CE">
          <w:rPr>
            <w:noProof/>
            <w:webHidden/>
          </w:rPr>
          <w:t>51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37" w:history="1">
        <w:r w:rsidR="00F371D6" w:rsidRPr="00406583">
          <w:rPr>
            <w:rStyle w:val="af2"/>
            <w:noProof/>
          </w:rPr>
          <w:t>2.9.2. Объемная плотность энергии ЭМВ. Поток энергии. Вектор Умова – Пой</w:t>
        </w:r>
        <w:r w:rsidR="008A05CE">
          <w:rPr>
            <w:rStyle w:val="af2"/>
            <w:noProof/>
          </w:rPr>
          <w:t>н</w:t>
        </w:r>
        <w:r w:rsidR="00F371D6" w:rsidRPr="00406583">
          <w:rPr>
            <w:rStyle w:val="af2"/>
            <w:noProof/>
          </w:rPr>
          <w:t>тинга</w:t>
        </w:r>
        <w:r w:rsidR="00F371D6">
          <w:rPr>
            <w:noProof/>
            <w:webHidden/>
          </w:rPr>
          <w:tab/>
        </w:r>
        <w:r w:rsidR="00435F66">
          <w:rPr>
            <w:noProof/>
            <w:webHidden/>
          </w:rPr>
          <w:fldChar w:fldCharType="begin"/>
        </w:r>
        <w:r w:rsidR="00F371D6">
          <w:rPr>
            <w:noProof/>
            <w:webHidden/>
          </w:rPr>
          <w:instrText xml:space="preserve"> PAGEREF _Toc485534337 \h </w:instrText>
        </w:r>
        <w:r w:rsidR="00435F66">
          <w:rPr>
            <w:noProof/>
            <w:webHidden/>
          </w:rPr>
        </w:r>
        <w:r w:rsidR="00435F66">
          <w:rPr>
            <w:noProof/>
            <w:webHidden/>
          </w:rPr>
          <w:fldChar w:fldCharType="separate"/>
        </w:r>
        <w:r w:rsidR="008A05CE">
          <w:rPr>
            <w:noProof/>
            <w:webHidden/>
          </w:rPr>
          <w:t>55</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38" w:history="1">
        <w:r w:rsidR="00F371D6" w:rsidRPr="00406583">
          <w:rPr>
            <w:rStyle w:val="af2"/>
            <w:noProof/>
          </w:rPr>
          <w:t>Вопросы и задания для самоконтроля к лекции 7</w:t>
        </w:r>
        <w:r w:rsidR="00F371D6">
          <w:rPr>
            <w:noProof/>
            <w:webHidden/>
          </w:rPr>
          <w:tab/>
        </w:r>
        <w:r w:rsidR="00435F66">
          <w:rPr>
            <w:noProof/>
            <w:webHidden/>
          </w:rPr>
          <w:fldChar w:fldCharType="begin"/>
        </w:r>
        <w:r w:rsidR="00F371D6">
          <w:rPr>
            <w:noProof/>
            <w:webHidden/>
          </w:rPr>
          <w:instrText xml:space="preserve"> PAGEREF _Toc485534338 \h </w:instrText>
        </w:r>
        <w:r w:rsidR="00435F66">
          <w:rPr>
            <w:noProof/>
            <w:webHidden/>
          </w:rPr>
        </w:r>
        <w:r w:rsidR="00435F66">
          <w:rPr>
            <w:noProof/>
            <w:webHidden/>
          </w:rPr>
          <w:fldChar w:fldCharType="separate"/>
        </w:r>
        <w:r w:rsidR="008A05CE">
          <w:rPr>
            <w:noProof/>
            <w:webHidden/>
          </w:rPr>
          <w:t>56</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39" w:history="1">
        <w:r w:rsidR="008A05CE">
          <w:rPr>
            <w:rStyle w:val="af2"/>
            <w:noProof/>
          </w:rPr>
          <w:t>В</w:t>
        </w:r>
        <w:r w:rsidR="00F371D6" w:rsidRPr="00406583">
          <w:rPr>
            <w:rStyle w:val="af2"/>
            <w:noProof/>
          </w:rPr>
          <w:t>олновая оптика</w:t>
        </w:r>
        <w:r w:rsidR="00F371D6">
          <w:rPr>
            <w:noProof/>
            <w:webHidden/>
          </w:rPr>
          <w:tab/>
        </w:r>
        <w:r w:rsidR="00435F66">
          <w:rPr>
            <w:noProof/>
            <w:webHidden/>
          </w:rPr>
          <w:fldChar w:fldCharType="begin"/>
        </w:r>
        <w:r w:rsidR="00F371D6">
          <w:rPr>
            <w:noProof/>
            <w:webHidden/>
          </w:rPr>
          <w:instrText xml:space="preserve"> PAGEREF _Toc485534339 \h </w:instrText>
        </w:r>
        <w:r w:rsidR="00435F66">
          <w:rPr>
            <w:noProof/>
            <w:webHidden/>
          </w:rPr>
        </w:r>
        <w:r w:rsidR="00435F66">
          <w:rPr>
            <w:noProof/>
            <w:webHidden/>
          </w:rPr>
          <w:fldChar w:fldCharType="separate"/>
        </w:r>
        <w:r w:rsidR="008A05CE">
          <w:rPr>
            <w:noProof/>
            <w:webHidden/>
          </w:rPr>
          <w:t>57</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40" w:history="1">
        <w:r w:rsidR="00F371D6" w:rsidRPr="00406583">
          <w:rPr>
            <w:rStyle w:val="af2"/>
            <w:noProof/>
          </w:rPr>
          <w:t>Лекция 8</w:t>
        </w:r>
        <w:r w:rsidR="00F371D6">
          <w:rPr>
            <w:noProof/>
            <w:webHidden/>
          </w:rPr>
          <w:tab/>
        </w:r>
        <w:r w:rsidR="00435F66">
          <w:rPr>
            <w:noProof/>
            <w:webHidden/>
          </w:rPr>
          <w:fldChar w:fldCharType="begin"/>
        </w:r>
        <w:r w:rsidR="00F371D6">
          <w:rPr>
            <w:noProof/>
            <w:webHidden/>
          </w:rPr>
          <w:instrText xml:space="preserve"> PAGEREF _Toc485534340 \h </w:instrText>
        </w:r>
        <w:r w:rsidR="00435F66">
          <w:rPr>
            <w:noProof/>
            <w:webHidden/>
          </w:rPr>
        </w:r>
        <w:r w:rsidR="00435F66">
          <w:rPr>
            <w:noProof/>
            <w:webHidden/>
          </w:rPr>
          <w:fldChar w:fldCharType="separate"/>
        </w:r>
        <w:r w:rsidR="008A05CE">
          <w:rPr>
            <w:noProof/>
            <w:webHidden/>
          </w:rPr>
          <w:t>57</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41" w:history="1">
        <w:r w:rsidR="00F371D6" w:rsidRPr="00406583">
          <w:rPr>
            <w:rStyle w:val="af2"/>
            <w:noProof/>
          </w:rPr>
          <w:t>3.1. Понятие световая волна и световой вектор</w:t>
        </w:r>
        <w:r w:rsidR="00F371D6">
          <w:rPr>
            <w:noProof/>
            <w:webHidden/>
          </w:rPr>
          <w:tab/>
        </w:r>
        <w:r w:rsidR="00435F66">
          <w:rPr>
            <w:noProof/>
            <w:webHidden/>
          </w:rPr>
          <w:fldChar w:fldCharType="begin"/>
        </w:r>
        <w:r w:rsidR="00F371D6">
          <w:rPr>
            <w:noProof/>
            <w:webHidden/>
          </w:rPr>
          <w:instrText xml:space="preserve"> PAGEREF _Toc485534341 \h </w:instrText>
        </w:r>
        <w:r w:rsidR="00435F66">
          <w:rPr>
            <w:noProof/>
            <w:webHidden/>
          </w:rPr>
        </w:r>
        <w:r w:rsidR="00435F66">
          <w:rPr>
            <w:noProof/>
            <w:webHidden/>
          </w:rPr>
          <w:fldChar w:fldCharType="separate"/>
        </w:r>
        <w:r w:rsidR="008A05CE">
          <w:rPr>
            <w:noProof/>
            <w:webHidden/>
          </w:rPr>
          <w:t>57</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42" w:history="1">
        <w:r w:rsidR="00F371D6" w:rsidRPr="00406583">
          <w:rPr>
            <w:rStyle w:val="af2"/>
            <w:noProof/>
          </w:rPr>
          <w:t>3.2. Интерференция света</w:t>
        </w:r>
        <w:r w:rsidR="00F371D6">
          <w:rPr>
            <w:noProof/>
            <w:webHidden/>
          </w:rPr>
          <w:tab/>
        </w:r>
        <w:r w:rsidR="00435F66">
          <w:rPr>
            <w:noProof/>
            <w:webHidden/>
          </w:rPr>
          <w:fldChar w:fldCharType="begin"/>
        </w:r>
        <w:r w:rsidR="00F371D6">
          <w:rPr>
            <w:noProof/>
            <w:webHidden/>
          </w:rPr>
          <w:instrText xml:space="preserve"> PAGEREF _Toc485534342 \h </w:instrText>
        </w:r>
        <w:r w:rsidR="00435F66">
          <w:rPr>
            <w:noProof/>
            <w:webHidden/>
          </w:rPr>
        </w:r>
        <w:r w:rsidR="00435F66">
          <w:rPr>
            <w:noProof/>
            <w:webHidden/>
          </w:rPr>
          <w:fldChar w:fldCharType="separate"/>
        </w:r>
        <w:r w:rsidR="008A05CE">
          <w:rPr>
            <w:noProof/>
            <w:webHidden/>
          </w:rPr>
          <w:t>57</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43" w:history="1">
        <w:r w:rsidR="00F371D6" w:rsidRPr="00406583">
          <w:rPr>
            <w:rStyle w:val="af2"/>
            <w:noProof/>
          </w:rPr>
          <w:t>3.2.1. Оптическая длина пути и оптическая разность хода. Условия максимума и минимума интенсивности света</w:t>
        </w:r>
        <w:r w:rsidR="00F371D6">
          <w:rPr>
            <w:noProof/>
            <w:webHidden/>
          </w:rPr>
          <w:tab/>
        </w:r>
        <w:r w:rsidR="00435F66">
          <w:rPr>
            <w:noProof/>
            <w:webHidden/>
          </w:rPr>
          <w:fldChar w:fldCharType="begin"/>
        </w:r>
        <w:r w:rsidR="00F371D6">
          <w:rPr>
            <w:noProof/>
            <w:webHidden/>
          </w:rPr>
          <w:instrText xml:space="preserve"> PAGEREF _Toc485534343 \h </w:instrText>
        </w:r>
        <w:r w:rsidR="00435F66">
          <w:rPr>
            <w:noProof/>
            <w:webHidden/>
          </w:rPr>
        </w:r>
        <w:r w:rsidR="00435F66">
          <w:rPr>
            <w:noProof/>
            <w:webHidden/>
          </w:rPr>
          <w:fldChar w:fldCharType="separate"/>
        </w:r>
        <w:r w:rsidR="008A05CE">
          <w:rPr>
            <w:noProof/>
            <w:webHidden/>
          </w:rPr>
          <w:t>59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44" w:history="1">
        <w:r w:rsidR="00F371D6" w:rsidRPr="00406583">
          <w:rPr>
            <w:rStyle w:val="af2"/>
            <w:noProof/>
          </w:rPr>
          <w:t>3.2.2. Расчет интерференционной картины от двух когерентных источников света (опыт Юнга)</w:t>
        </w:r>
        <w:r w:rsidR="00F371D6">
          <w:rPr>
            <w:noProof/>
            <w:webHidden/>
          </w:rPr>
          <w:tab/>
        </w:r>
        <w:r w:rsidR="00435F66">
          <w:rPr>
            <w:noProof/>
            <w:webHidden/>
          </w:rPr>
          <w:fldChar w:fldCharType="begin"/>
        </w:r>
        <w:r w:rsidR="00F371D6">
          <w:rPr>
            <w:noProof/>
            <w:webHidden/>
          </w:rPr>
          <w:instrText xml:space="preserve"> PAGEREF _Toc485534344 \h </w:instrText>
        </w:r>
        <w:r w:rsidR="00435F66">
          <w:rPr>
            <w:noProof/>
            <w:webHidden/>
          </w:rPr>
        </w:r>
        <w:r w:rsidR="00435F66">
          <w:rPr>
            <w:noProof/>
            <w:webHidden/>
          </w:rPr>
          <w:fldChar w:fldCharType="separate"/>
        </w:r>
        <w:r w:rsidR="008A05CE">
          <w:rPr>
            <w:noProof/>
            <w:webHidden/>
          </w:rPr>
          <w:t>61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45" w:history="1">
        <w:r w:rsidR="00F371D6" w:rsidRPr="00406583">
          <w:rPr>
            <w:rStyle w:val="af2"/>
            <w:noProof/>
          </w:rPr>
          <w:t>Вопросы и задания для самоконтроля к лекции 8</w:t>
        </w:r>
        <w:r w:rsidR="00F371D6">
          <w:rPr>
            <w:noProof/>
            <w:webHidden/>
          </w:rPr>
          <w:tab/>
        </w:r>
        <w:r w:rsidR="00435F66">
          <w:rPr>
            <w:noProof/>
            <w:webHidden/>
          </w:rPr>
          <w:fldChar w:fldCharType="begin"/>
        </w:r>
        <w:r w:rsidR="00F371D6">
          <w:rPr>
            <w:noProof/>
            <w:webHidden/>
          </w:rPr>
          <w:instrText xml:space="preserve"> PAGEREF _Toc485534345 \h </w:instrText>
        </w:r>
        <w:r w:rsidR="00435F66">
          <w:rPr>
            <w:noProof/>
            <w:webHidden/>
          </w:rPr>
        </w:r>
        <w:r w:rsidR="00435F66">
          <w:rPr>
            <w:noProof/>
            <w:webHidden/>
          </w:rPr>
          <w:fldChar w:fldCharType="separate"/>
        </w:r>
        <w:r w:rsidR="008A05CE">
          <w:rPr>
            <w:noProof/>
            <w:webHidden/>
          </w:rPr>
          <w:t>63</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46" w:history="1">
        <w:r w:rsidR="00F371D6" w:rsidRPr="00406583">
          <w:rPr>
            <w:rStyle w:val="af2"/>
            <w:noProof/>
          </w:rPr>
          <w:t>Лекция 9</w:t>
        </w:r>
        <w:r w:rsidR="00F371D6">
          <w:rPr>
            <w:noProof/>
            <w:webHidden/>
          </w:rPr>
          <w:tab/>
        </w:r>
        <w:r w:rsidR="00435F66">
          <w:rPr>
            <w:noProof/>
            <w:webHidden/>
          </w:rPr>
          <w:fldChar w:fldCharType="begin"/>
        </w:r>
        <w:r w:rsidR="00F371D6">
          <w:rPr>
            <w:noProof/>
            <w:webHidden/>
          </w:rPr>
          <w:instrText xml:space="preserve"> PAGEREF _Toc485534346 \h </w:instrText>
        </w:r>
        <w:r w:rsidR="00435F66">
          <w:rPr>
            <w:noProof/>
            <w:webHidden/>
          </w:rPr>
        </w:r>
        <w:r w:rsidR="00435F66">
          <w:rPr>
            <w:noProof/>
            <w:webHidden/>
          </w:rPr>
          <w:fldChar w:fldCharType="separate"/>
        </w:r>
        <w:r w:rsidR="008A05CE">
          <w:rPr>
            <w:noProof/>
            <w:webHidden/>
          </w:rPr>
          <w:t>64</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47" w:history="1">
        <w:r w:rsidR="00F371D6" w:rsidRPr="00406583">
          <w:rPr>
            <w:rStyle w:val="af2"/>
            <w:noProof/>
          </w:rPr>
          <w:t>3.2.3. Интерференция в тонких пленках</w:t>
        </w:r>
        <w:r w:rsidR="00F371D6">
          <w:rPr>
            <w:noProof/>
            <w:webHidden/>
          </w:rPr>
          <w:tab/>
        </w:r>
        <w:r w:rsidR="00435F66">
          <w:rPr>
            <w:noProof/>
            <w:webHidden/>
          </w:rPr>
          <w:fldChar w:fldCharType="begin"/>
        </w:r>
        <w:r w:rsidR="00F371D6">
          <w:rPr>
            <w:noProof/>
            <w:webHidden/>
          </w:rPr>
          <w:instrText xml:space="preserve"> PAGEREF _Toc485534347 \h </w:instrText>
        </w:r>
        <w:r w:rsidR="00435F66">
          <w:rPr>
            <w:noProof/>
            <w:webHidden/>
          </w:rPr>
        </w:r>
        <w:r w:rsidR="00435F66">
          <w:rPr>
            <w:noProof/>
            <w:webHidden/>
          </w:rPr>
          <w:fldChar w:fldCharType="separate"/>
        </w:r>
        <w:r w:rsidR="008A05CE">
          <w:rPr>
            <w:noProof/>
            <w:webHidden/>
          </w:rPr>
          <w:t>64</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48" w:history="1">
        <w:r w:rsidR="00F371D6" w:rsidRPr="00406583">
          <w:rPr>
            <w:rStyle w:val="af2"/>
            <w:noProof/>
          </w:rPr>
          <w:t>3.2.4. Полосы равной толщины (клин, кольца Ньютона) и полосы равного наклона</w:t>
        </w:r>
        <w:r w:rsidR="00F371D6">
          <w:rPr>
            <w:noProof/>
            <w:webHidden/>
          </w:rPr>
          <w:tab/>
        </w:r>
        <w:r w:rsidR="00435F66">
          <w:rPr>
            <w:noProof/>
            <w:webHidden/>
          </w:rPr>
          <w:fldChar w:fldCharType="begin"/>
        </w:r>
        <w:r w:rsidR="00F371D6">
          <w:rPr>
            <w:noProof/>
            <w:webHidden/>
          </w:rPr>
          <w:instrText xml:space="preserve"> PAGEREF _Toc485534348 \h </w:instrText>
        </w:r>
        <w:r w:rsidR="00435F66">
          <w:rPr>
            <w:noProof/>
            <w:webHidden/>
          </w:rPr>
        </w:r>
        <w:r w:rsidR="00435F66">
          <w:rPr>
            <w:noProof/>
            <w:webHidden/>
          </w:rPr>
          <w:fldChar w:fldCharType="separate"/>
        </w:r>
        <w:r w:rsidR="008A05CE">
          <w:rPr>
            <w:noProof/>
            <w:webHidden/>
          </w:rPr>
          <w:t>66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49" w:history="1">
        <w:r w:rsidR="00F371D6" w:rsidRPr="00406583">
          <w:rPr>
            <w:rStyle w:val="af2"/>
            <w:noProof/>
          </w:rPr>
          <w:t>3.2.5. Практическое применение интерференции света</w:t>
        </w:r>
        <w:r w:rsidR="00F371D6">
          <w:rPr>
            <w:noProof/>
            <w:webHidden/>
          </w:rPr>
          <w:tab/>
        </w:r>
        <w:r w:rsidR="00435F66">
          <w:rPr>
            <w:noProof/>
            <w:webHidden/>
          </w:rPr>
          <w:fldChar w:fldCharType="begin"/>
        </w:r>
        <w:r w:rsidR="00F371D6">
          <w:rPr>
            <w:noProof/>
            <w:webHidden/>
          </w:rPr>
          <w:instrText xml:space="preserve"> PAGEREF _Toc485534349 \h </w:instrText>
        </w:r>
        <w:r w:rsidR="00435F66">
          <w:rPr>
            <w:noProof/>
            <w:webHidden/>
          </w:rPr>
        </w:r>
        <w:r w:rsidR="00435F66">
          <w:rPr>
            <w:noProof/>
            <w:webHidden/>
          </w:rPr>
          <w:fldChar w:fldCharType="separate"/>
        </w:r>
        <w:r w:rsidR="008A05CE">
          <w:rPr>
            <w:noProof/>
            <w:webHidden/>
          </w:rPr>
          <w:t>69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50" w:history="1">
        <w:r w:rsidR="00F371D6" w:rsidRPr="00406583">
          <w:rPr>
            <w:rStyle w:val="af2"/>
            <w:noProof/>
          </w:rPr>
          <w:t>Вопросы и задания для самоконтроля к лекции 9</w:t>
        </w:r>
        <w:r w:rsidR="00F371D6">
          <w:rPr>
            <w:noProof/>
            <w:webHidden/>
          </w:rPr>
          <w:tab/>
        </w:r>
        <w:r w:rsidR="00435F66">
          <w:rPr>
            <w:noProof/>
            <w:webHidden/>
          </w:rPr>
          <w:fldChar w:fldCharType="begin"/>
        </w:r>
        <w:r w:rsidR="00F371D6">
          <w:rPr>
            <w:noProof/>
            <w:webHidden/>
          </w:rPr>
          <w:instrText xml:space="preserve"> PAGEREF _Toc485534350 \h </w:instrText>
        </w:r>
        <w:r w:rsidR="00435F66">
          <w:rPr>
            <w:noProof/>
            <w:webHidden/>
          </w:rPr>
        </w:r>
        <w:r w:rsidR="00435F66">
          <w:rPr>
            <w:noProof/>
            <w:webHidden/>
          </w:rPr>
          <w:fldChar w:fldCharType="separate"/>
        </w:r>
        <w:r w:rsidR="008A05CE">
          <w:rPr>
            <w:noProof/>
            <w:webHidden/>
          </w:rPr>
          <w:t>71</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51" w:history="1">
        <w:r w:rsidR="00F371D6" w:rsidRPr="00406583">
          <w:rPr>
            <w:rStyle w:val="af2"/>
            <w:noProof/>
          </w:rPr>
          <w:t>Лекция 10</w:t>
        </w:r>
        <w:r w:rsidR="00F371D6">
          <w:rPr>
            <w:noProof/>
            <w:webHidden/>
          </w:rPr>
          <w:tab/>
        </w:r>
        <w:r w:rsidR="00435F66">
          <w:rPr>
            <w:noProof/>
            <w:webHidden/>
          </w:rPr>
          <w:fldChar w:fldCharType="begin"/>
        </w:r>
        <w:r w:rsidR="00F371D6">
          <w:rPr>
            <w:noProof/>
            <w:webHidden/>
          </w:rPr>
          <w:instrText xml:space="preserve"> PAGEREF _Toc485534351 \h </w:instrText>
        </w:r>
        <w:r w:rsidR="00435F66">
          <w:rPr>
            <w:noProof/>
            <w:webHidden/>
          </w:rPr>
        </w:r>
        <w:r w:rsidR="00435F66">
          <w:rPr>
            <w:noProof/>
            <w:webHidden/>
          </w:rPr>
          <w:fldChar w:fldCharType="separate"/>
        </w:r>
        <w:r w:rsidR="008A05CE">
          <w:rPr>
            <w:noProof/>
            <w:webHidden/>
          </w:rPr>
          <w:t>72</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52" w:history="1">
        <w:r w:rsidR="00F371D6" w:rsidRPr="00406583">
          <w:rPr>
            <w:rStyle w:val="af2"/>
            <w:noProof/>
          </w:rPr>
          <w:t>3.3. Дифракция</w:t>
        </w:r>
        <w:r w:rsidR="00F371D6">
          <w:rPr>
            <w:noProof/>
            <w:webHidden/>
          </w:rPr>
          <w:tab/>
        </w:r>
        <w:r w:rsidR="00435F66">
          <w:rPr>
            <w:noProof/>
            <w:webHidden/>
          </w:rPr>
          <w:fldChar w:fldCharType="begin"/>
        </w:r>
        <w:r w:rsidR="00F371D6">
          <w:rPr>
            <w:noProof/>
            <w:webHidden/>
          </w:rPr>
          <w:instrText xml:space="preserve"> PAGEREF _Toc485534352 \h </w:instrText>
        </w:r>
        <w:r w:rsidR="00435F66">
          <w:rPr>
            <w:noProof/>
            <w:webHidden/>
          </w:rPr>
        </w:r>
        <w:r w:rsidR="00435F66">
          <w:rPr>
            <w:noProof/>
            <w:webHidden/>
          </w:rPr>
          <w:fldChar w:fldCharType="separate"/>
        </w:r>
        <w:r w:rsidR="008A05CE">
          <w:rPr>
            <w:noProof/>
            <w:webHidden/>
          </w:rPr>
          <w:t>72</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53" w:history="1">
        <w:r w:rsidR="00F371D6" w:rsidRPr="00406583">
          <w:rPr>
            <w:rStyle w:val="af2"/>
            <w:noProof/>
          </w:rPr>
          <w:t>3.3.1. Метод зон Френеля</w:t>
        </w:r>
        <w:r w:rsidR="00F371D6">
          <w:rPr>
            <w:noProof/>
            <w:webHidden/>
          </w:rPr>
          <w:tab/>
        </w:r>
        <w:r w:rsidR="00435F66">
          <w:rPr>
            <w:noProof/>
            <w:webHidden/>
          </w:rPr>
          <w:fldChar w:fldCharType="begin"/>
        </w:r>
        <w:r w:rsidR="00F371D6">
          <w:rPr>
            <w:noProof/>
            <w:webHidden/>
          </w:rPr>
          <w:instrText xml:space="preserve"> PAGEREF _Toc485534353 \h </w:instrText>
        </w:r>
        <w:r w:rsidR="00435F66">
          <w:rPr>
            <w:noProof/>
            <w:webHidden/>
          </w:rPr>
        </w:r>
        <w:r w:rsidR="00435F66">
          <w:rPr>
            <w:noProof/>
            <w:webHidden/>
          </w:rPr>
          <w:fldChar w:fldCharType="separate"/>
        </w:r>
        <w:r w:rsidR="008A05CE">
          <w:rPr>
            <w:noProof/>
            <w:webHidden/>
          </w:rPr>
          <w:t>73</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54" w:history="1">
        <w:r w:rsidR="00F371D6" w:rsidRPr="00406583">
          <w:rPr>
            <w:rStyle w:val="af2"/>
            <w:noProof/>
          </w:rPr>
          <w:t>3.3.2. Дифракция Френеля на диске.</w:t>
        </w:r>
        <w:r w:rsidR="00F371D6">
          <w:rPr>
            <w:noProof/>
            <w:webHidden/>
          </w:rPr>
          <w:tab/>
        </w:r>
        <w:r w:rsidR="00435F66">
          <w:rPr>
            <w:noProof/>
            <w:webHidden/>
          </w:rPr>
          <w:fldChar w:fldCharType="begin"/>
        </w:r>
        <w:r w:rsidR="00F371D6">
          <w:rPr>
            <w:noProof/>
            <w:webHidden/>
          </w:rPr>
          <w:instrText xml:space="preserve"> PAGEREF _Toc485534354 \h </w:instrText>
        </w:r>
        <w:r w:rsidR="00435F66">
          <w:rPr>
            <w:noProof/>
            <w:webHidden/>
          </w:rPr>
        </w:r>
        <w:r w:rsidR="00435F66">
          <w:rPr>
            <w:noProof/>
            <w:webHidden/>
          </w:rPr>
          <w:fldChar w:fldCharType="separate"/>
        </w:r>
        <w:r w:rsidR="008A05CE">
          <w:rPr>
            <w:noProof/>
            <w:webHidden/>
          </w:rPr>
          <w:t>76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55" w:history="1">
        <w:r w:rsidR="00F371D6" w:rsidRPr="00406583">
          <w:rPr>
            <w:rStyle w:val="af2"/>
            <w:noProof/>
          </w:rPr>
          <w:t>3.3.4. Амплитудная и фазовая зонные пластинки.</w:t>
        </w:r>
        <w:r w:rsidR="00F371D6">
          <w:rPr>
            <w:noProof/>
            <w:webHidden/>
          </w:rPr>
          <w:tab/>
        </w:r>
        <w:r w:rsidR="00435F66">
          <w:rPr>
            <w:noProof/>
            <w:webHidden/>
          </w:rPr>
          <w:fldChar w:fldCharType="begin"/>
        </w:r>
        <w:r w:rsidR="00F371D6">
          <w:rPr>
            <w:noProof/>
            <w:webHidden/>
          </w:rPr>
          <w:instrText xml:space="preserve"> PAGEREF _Toc485534355 \h </w:instrText>
        </w:r>
        <w:r w:rsidR="00435F66">
          <w:rPr>
            <w:noProof/>
            <w:webHidden/>
          </w:rPr>
        </w:r>
        <w:r w:rsidR="00435F66">
          <w:rPr>
            <w:noProof/>
            <w:webHidden/>
          </w:rPr>
          <w:fldChar w:fldCharType="separate"/>
        </w:r>
        <w:r w:rsidR="008A05CE">
          <w:rPr>
            <w:noProof/>
            <w:webHidden/>
          </w:rPr>
          <w:t>78</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56" w:history="1">
        <w:r w:rsidR="00F371D6" w:rsidRPr="00406583">
          <w:rPr>
            <w:rStyle w:val="af2"/>
            <w:noProof/>
          </w:rPr>
          <w:t>Вопросы и задания для самоконтроля к лекции 10</w:t>
        </w:r>
        <w:r w:rsidR="00F371D6">
          <w:rPr>
            <w:noProof/>
            <w:webHidden/>
          </w:rPr>
          <w:tab/>
        </w:r>
        <w:r w:rsidR="00435F66">
          <w:rPr>
            <w:noProof/>
            <w:webHidden/>
          </w:rPr>
          <w:fldChar w:fldCharType="begin"/>
        </w:r>
        <w:r w:rsidR="00F371D6">
          <w:rPr>
            <w:noProof/>
            <w:webHidden/>
          </w:rPr>
          <w:instrText xml:space="preserve"> PAGEREF _Toc485534356 \h </w:instrText>
        </w:r>
        <w:r w:rsidR="00435F66">
          <w:rPr>
            <w:noProof/>
            <w:webHidden/>
          </w:rPr>
        </w:r>
        <w:r w:rsidR="00435F66">
          <w:rPr>
            <w:noProof/>
            <w:webHidden/>
          </w:rPr>
          <w:fldChar w:fldCharType="separate"/>
        </w:r>
        <w:r w:rsidR="008A05CE">
          <w:rPr>
            <w:noProof/>
            <w:webHidden/>
          </w:rPr>
          <w:t>79</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57" w:history="1">
        <w:r w:rsidR="00F371D6" w:rsidRPr="00406583">
          <w:rPr>
            <w:rStyle w:val="af2"/>
            <w:noProof/>
          </w:rPr>
          <w:t>Лекция 11</w:t>
        </w:r>
        <w:r w:rsidR="00F371D6">
          <w:rPr>
            <w:noProof/>
            <w:webHidden/>
          </w:rPr>
          <w:tab/>
        </w:r>
        <w:r w:rsidR="00435F66">
          <w:rPr>
            <w:noProof/>
            <w:webHidden/>
          </w:rPr>
          <w:fldChar w:fldCharType="begin"/>
        </w:r>
        <w:r w:rsidR="00F371D6">
          <w:rPr>
            <w:noProof/>
            <w:webHidden/>
          </w:rPr>
          <w:instrText xml:space="preserve"> PAGEREF _Toc485534357 \h </w:instrText>
        </w:r>
        <w:r w:rsidR="00435F66">
          <w:rPr>
            <w:noProof/>
            <w:webHidden/>
          </w:rPr>
        </w:r>
        <w:r w:rsidR="00435F66">
          <w:rPr>
            <w:noProof/>
            <w:webHidden/>
          </w:rPr>
          <w:fldChar w:fldCharType="separate"/>
        </w:r>
        <w:r w:rsidR="008A05CE">
          <w:rPr>
            <w:noProof/>
            <w:webHidden/>
          </w:rPr>
          <w:t>80</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58" w:history="1">
        <w:r w:rsidR="00F371D6" w:rsidRPr="00406583">
          <w:rPr>
            <w:rStyle w:val="af2"/>
            <w:noProof/>
          </w:rPr>
          <w:t>3.3.5. Дифракция в параллельных лучах на одной щели</w:t>
        </w:r>
        <w:r w:rsidR="00F371D6">
          <w:rPr>
            <w:noProof/>
            <w:webHidden/>
          </w:rPr>
          <w:tab/>
        </w:r>
        <w:r w:rsidR="00435F66">
          <w:rPr>
            <w:noProof/>
            <w:webHidden/>
          </w:rPr>
          <w:fldChar w:fldCharType="begin"/>
        </w:r>
        <w:r w:rsidR="00F371D6">
          <w:rPr>
            <w:noProof/>
            <w:webHidden/>
          </w:rPr>
          <w:instrText xml:space="preserve"> PAGEREF _Toc485534358 \h </w:instrText>
        </w:r>
        <w:r w:rsidR="00435F66">
          <w:rPr>
            <w:noProof/>
            <w:webHidden/>
          </w:rPr>
        </w:r>
        <w:r w:rsidR="00435F66">
          <w:rPr>
            <w:noProof/>
            <w:webHidden/>
          </w:rPr>
          <w:fldChar w:fldCharType="separate"/>
        </w:r>
        <w:r w:rsidR="008A05CE">
          <w:rPr>
            <w:noProof/>
            <w:webHidden/>
          </w:rPr>
          <w:t>80</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59" w:history="1">
        <w:r w:rsidR="00F371D6" w:rsidRPr="00406583">
          <w:rPr>
            <w:rStyle w:val="af2"/>
            <w:noProof/>
          </w:rPr>
          <w:t>3.3.6 Дифракция на дифракционной решетке</w:t>
        </w:r>
        <w:r w:rsidR="00F371D6">
          <w:rPr>
            <w:noProof/>
            <w:webHidden/>
          </w:rPr>
          <w:tab/>
        </w:r>
        <w:r w:rsidR="00435F66">
          <w:rPr>
            <w:noProof/>
            <w:webHidden/>
          </w:rPr>
          <w:fldChar w:fldCharType="begin"/>
        </w:r>
        <w:r w:rsidR="00F371D6">
          <w:rPr>
            <w:noProof/>
            <w:webHidden/>
          </w:rPr>
          <w:instrText xml:space="preserve"> PAGEREF _Toc485534359 \h </w:instrText>
        </w:r>
        <w:r w:rsidR="00435F66">
          <w:rPr>
            <w:noProof/>
            <w:webHidden/>
          </w:rPr>
        </w:r>
        <w:r w:rsidR="00435F66">
          <w:rPr>
            <w:noProof/>
            <w:webHidden/>
          </w:rPr>
          <w:fldChar w:fldCharType="separate"/>
        </w:r>
        <w:r w:rsidR="008A05CE">
          <w:rPr>
            <w:noProof/>
            <w:webHidden/>
          </w:rPr>
          <w:t>82</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60" w:history="1">
        <w:r w:rsidR="00F371D6" w:rsidRPr="00406583">
          <w:rPr>
            <w:rStyle w:val="af2"/>
            <w:noProof/>
          </w:rPr>
          <w:t>Вопросы и задания для самоконтроля к лекции 11</w:t>
        </w:r>
        <w:r w:rsidR="00F371D6">
          <w:rPr>
            <w:noProof/>
            <w:webHidden/>
          </w:rPr>
          <w:tab/>
        </w:r>
        <w:r w:rsidR="00435F66">
          <w:rPr>
            <w:noProof/>
            <w:webHidden/>
          </w:rPr>
          <w:fldChar w:fldCharType="begin"/>
        </w:r>
        <w:r w:rsidR="00F371D6">
          <w:rPr>
            <w:noProof/>
            <w:webHidden/>
          </w:rPr>
          <w:instrText xml:space="preserve"> PAGEREF _Toc485534360 \h </w:instrText>
        </w:r>
        <w:r w:rsidR="00435F66">
          <w:rPr>
            <w:noProof/>
            <w:webHidden/>
          </w:rPr>
        </w:r>
        <w:r w:rsidR="00435F66">
          <w:rPr>
            <w:noProof/>
            <w:webHidden/>
          </w:rPr>
          <w:fldChar w:fldCharType="separate"/>
        </w:r>
        <w:r w:rsidR="008A05CE">
          <w:rPr>
            <w:noProof/>
            <w:webHidden/>
          </w:rPr>
          <w:t>85</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61" w:history="1">
        <w:r w:rsidR="008A05CE">
          <w:rPr>
            <w:rStyle w:val="af2"/>
            <w:noProof/>
          </w:rPr>
          <w:t>К</w:t>
        </w:r>
        <w:r w:rsidR="00F371D6" w:rsidRPr="00406583">
          <w:rPr>
            <w:rStyle w:val="af2"/>
            <w:noProof/>
          </w:rPr>
          <w:t>вантовая оптика</w:t>
        </w:r>
        <w:r w:rsidR="00F371D6">
          <w:rPr>
            <w:noProof/>
            <w:webHidden/>
          </w:rPr>
          <w:tab/>
        </w:r>
        <w:r w:rsidR="00435F66">
          <w:rPr>
            <w:noProof/>
            <w:webHidden/>
          </w:rPr>
          <w:fldChar w:fldCharType="begin"/>
        </w:r>
        <w:r w:rsidR="00F371D6">
          <w:rPr>
            <w:noProof/>
            <w:webHidden/>
          </w:rPr>
          <w:instrText xml:space="preserve"> PAGEREF _Toc485534361 \h </w:instrText>
        </w:r>
        <w:r w:rsidR="00435F66">
          <w:rPr>
            <w:noProof/>
            <w:webHidden/>
          </w:rPr>
        </w:r>
        <w:r w:rsidR="00435F66">
          <w:rPr>
            <w:noProof/>
            <w:webHidden/>
          </w:rPr>
          <w:fldChar w:fldCharType="separate"/>
        </w:r>
        <w:r w:rsidR="008A05CE">
          <w:rPr>
            <w:noProof/>
            <w:webHidden/>
          </w:rPr>
          <w:t>86</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62" w:history="1">
        <w:r w:rsidR="00F371D6" w:rsidRPr="00406583">
          <w:rPr>
            <w:rStyle w:val="af2"/>
            <w:noProof/>
          </w:rPr>
          <w:t>Лекция 12</w:t>
        </w:r>
        <w:r w:rsidR="00F371D6">
          <w:rPr>
            <w:noProof/>
            <w:webHidden/>
          </w:rPr>
          <w:tab/>
        </w:r>
        <w:r w:rsidR="00435F66">
          <w:rPr>
            <w:noProof/>
            <w:webHidden/>
          </w:rPr>
          <w:fldChar w:fldCharType="begin"/>
        </w:r>
        <w:r w:rsidR="00F371D6">
          <w:rPr>
            <w:noProof/>
            <w:webHidden/>
          </w:rPr>
          <w:instrText xml:space="preserve"> PAGEREF _Toc485534362 \h </w:instrText>
        </w:r>
        <w:r w:rsidR="00435F66">
          <w:rPr>
            <w:noProof/>
            <w:webHidden/>
          </w:rPr>
        </w:r>
        <w:r w:rsidR="00435F66">
          <w:rPr>
            <w:noProof/>
            <w:webHidden/>
          </w:rPr>
          <w:fldChar w:fldCharType="separate"/>
        </w:r>
        <w:r w:rsidR="008A05CE">
          <w:rPr>
            <w:noProof/>
            <w:webHidden/>
          </w:rPr>
          <w:t>86</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63" w:history="1">
        <w:r w:rsidR="00F371D6" w:rsidRPr="00406583">
          <w:rPr>
            <w:rStyle w:val="af2"/>
            <w:noProof/>
          </w:rPr>
          <w:t>4.1. Тепловое излучение</w:t>
        </w:r>
        <w:r w:rsidR="00F371D6">
          <w:rPr>
            <w:noProof/>
            <w:webHidden/>
          </w:rPr>
          <w:tab/>
        </w:r>
        <w:r w:rsidR="00435F66">
          <w:rPr>
            <w:noProof/>
            <w:webHidden/>
          </w:rPr>
          <w:fldChar w:fldCharType="begin"/>
        </w:r>
        <w:r w:rsidR="00F371D6">
          <w:rPr>
            <w:noProof/>
            <w:webHidden/>
          </w:rPr>
          <w:instrText xml:space="preserve"> PAGEREF _Toc485534363 \h </w:instrText>
        </w:r>
        <w:r w:rsidR="00435F66">
          <w:rPr>
            <w:noProof/>
            <w:webHidden/>
          </w:rPr>
        </w:r>
        <w:r w:rsidR="00435F66">
          <w:rPr>
            <w:noProof/>
            <w:webHidden/>
          </w:rPr>
          <w:fldChar w:fldCharType="separate"/>
        </w:r>
        <w:r w:rsidR="008A05CE">
          <w:rPr>
            <w:noProof/>
            <w:webHidden/>
          </w:rPr>
          <w:t>86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64" w:history="1">
        <w:r w:rsidR="00F371D6" w:rsidRPr="00406583">
          <w:rPr>
            <w:rStyle w:val="af2"/>
            <w:noProof/>
          </w:rPr>
          <w:t xml:space="preserve">4.1.1. Характеристики, вводимые для описания теплового </w:t>
        </w:r>
        <w:r w:rsidR="00B014A9">
          <w:rPr>
            <w:rStyle w:val="af2"/>
            <w:noProof/>
          </w:rPr>
          <w:br/>
        </w:r>
        <w:r w:rsidR="00F371D6" w:rsidRPr="00406583">
          <w:rPr>
            <w:rStyle w:val="af2"/>
            <w:noProof/>
          </w:rPr>
          <w:t>излучения.</w:t>
        </w:r>
        <w:r w:rsidR="00F371D6">
          <w:rPr>
            <w:noProof/>
            <w:webHidden/>
          </w:rPr>
          <w:tab/>
        </w:r>
        <w:r w:rsidR="00435F66">
          <w:rPr>
            <w:noProof/>
            <w:webHidden/>
          </w:rPr>
          <w:fldChar w:fldCharType="begin"/>
        </w:r>
        <w:r w:rsidR="00F371D6">
          <w:rPr>
            <w:noProof/>
            <w:webHidden/>
          </w:rPr>
          <w:instrText xml:space="preserve"> PAGEREF _Toc485534364 \h </w:instrText>
        </w:r>
        <w:r w:rsidR="00435F66">
          <w:rPr>
            <w:noProof/>
            <w:webHidden/>
          </w:rPr>
        </w:r>
        <w:r w:rsidR="00435F66">
          <w:rPr>
            <w:noProof/>
            <w:webHidden/>
          </w:rPr>
          <w:fldChar w:fldCharType="separate"/>
        </w:r>
        <w:r w:rsidR="008A05CE">
          <w:rPr>
            <w:noProof/>
            <w:webHidden/>
          </w:rPr>
          <w:t>86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65" w:history="1">
        <w:r w:rsidR="00F371D6" w:rsidRPr="00406583">
          <w:rPr>
            <w:rStyle w:val="af2"/>
            <w:noProof/>
          </w:rPr>
          <w:t>4.1.3. Экспериментальные законы теплового излучения а.ч.т.</w:t>
        </w:r>
        <w:r w:rsidR="00F371D6">
          <w:rPr>
            <w:noProof/>
            <w:webHidden/>
          </w:rPr>
          <w:tab/>
        </w:r>
        <w:r w:rsidR="00435F66">
          <w:rPr>
            <w:noProof/>
            <w:webHidden/>
          </w:rPr>
          <w:fldChar w:fldCharType="begin"/>
        </w:r>
        <w:r w:rsidR="00F371D6">
          <w:rPr>
            <w:noProof/>
            <w:webHidden/>
          </w:rPr>
          <w:instrText xml:space="preserve"> PAGEREF _Toc485534365 \h </w:instrText>
        </w:r>
        <w:r w:rsidR="00435F66">
          <w:rPr>
            <w:noProof/>
            <w:webHidden/>
          </w:rPr>
        </w:r>
        <w:r w:rsidR="00435F66">
          <w:rPr>
            <w:noProof/>
            <w:webHidden/>
          </w:rPr>
          <w:fldChar w:fldCharType="separate"/>
        </w:r>
        <w:r w:rsidR="008A05CE">
          <w:rPr>
            <w:noProof/>
            <w:webHidden/>
          </w:rPr>
          <w:t>89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66" w:history="1">
        <w:r w:rsidR="00F371D6" w:rsidRPr="00406583">
          <w:rPr>
            <w:rStyle w:val="af2"/>
            <w:noProof/>
          </w:rPr>
          <w:t>4.1.4. Объяснение закономерностей теплового излучения а.ч.т.</w:t>
        </w:r>
        <w:r w:rsidR="00F371D6">
          <w:rPr>
            <w:noProof/>
            <w:webHidden/>
          </w:rPr>
          <w:tab/>
        </w:r>
        <w:r w:rsidR="00435F66">
          <w:rPr>
            <w:noProof/>
            <w:webHidden/>
          </w:rPr>
          <w:fldChar w:fldCharType="begin"/>
        </w:r>
        <w:r w:rsidR="00F371D6">
          <w:rPr>
            <w:noProof/>
            <w:webHidden/>
          </w:rPr>
          <w:instrText xml:space="preserve"> PAGEREF _Toc485534366 \h </w:instrText>
        </w:r>
        <w:r w:rsidR="00435F66">
          <w:rPr>
            <w:noProof/>
            <w:webHidden/>
          </w:rPr>
        </w:r>
        <w:r w:rsidR="00435F66">
          <w:rPr>
            <w:noProof/>
            <w:webHidden/>
          </w:rPr>
          <w:fldChar w:fldCharType="separate"/>
        </w:r>
        <w:r w:rsidR="008A05CE">
          <w:rPr>
            <w:noProof/>
            <w:webHidden/>
          </w:rPr>
          <w:t>91</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67" w:history="1">
        <w:r w:rsidR="00F371D6" w:rsidRPr="00406583">
          <w:rPr>
            <w:rStyle w:val="af2"/>
            <w:noProof/>
          </w:rPr>
          <w:t>Вопросы и задания для самоконтроля к лекции 12</w:t>
        </w:r>
        <w:r w:rsidR="00F371D6">
          <w:rPr>
            <w:noProof/>
            <w:webHidden/>
          </w:rPr>
          <w:tab/>
        </w:r>
        <w:r w:rsidR="00435F66">
          <w:rPr>
            <w:noProof/>
            <w:webHidden/>
          </w:rPr>
          <w:fldChar w:fldCharType="begin"/>
        </w:r>
        <w:r w:rsidR="00F371D6">
          <w:rPr>
            <w:noProof/>
            <w:webHidden/>
          </w:rPr>
          <w:instrText xml:space="preserve"> PAGEREF _Toc485534367 \h </w:instrText>
        </w:r>
        <w:r w:rsidR="00435F66">
          <w:rPr>
            <w:noProof/>
            <w:webHidden/>
          </w:rPr>
        </w:r>
        <w:r w:rsidR="00435F66">
          <w:rPr>
            <w:noProof/>
            <w:webHidden/>
          </w:rPr>
          <w:fldChar w:fldCharType="separate"/>
        </w:r>
        <w:r w:rsidR="008A05CE">
          <w:rPr>
            <w:noProof/>
            <w:webHidden/>
          </w:rPr>
          <w:t>94</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68" w:history="1">
        <w:r w:rsidR="00F371D6" w:rsidRPr="00406583">
          <w:rPr>
            <w:rStyle w:val="af2"/>
            <w:noProof/>
          </w:rPr>
          <w:t>Лекция 13</w:t>
        </w:r>
        <w:r w:rsidR="00F371D6">
          <w:rPr>
            <w:noProof/>
            <w:webHidden/>
          </w:rPr>
          <w:tab/>
        </w:r>
        <w:r w:rsidR="00435F66">
          <w:rPr>
            <w:noProof/>
            <w:webHidden/>
          </w:rPr>
          <w:fldChar w:fldCharType="begin"/>
        </w:r>
        <w:r w:rsidR="00F371D6">
          <w:rPr>
            <w:noProof/>
            <w:webHidden/>
          </w:rPr>
          <w:instrText xml:space="preserve"> PAGEREF _Toc485534368 \h </w:instrText>
        </w:r>
        <w:r w:rsidR="00435F66">
          <w:rPr>
            <w:noProof/>
            <w:webHidden/>
          </w:rPr>
        </w:r>
        <w:r w:rsidR="00435F66">
          <w:rPr>
            <w:noProof/>
            <w:webHidden/>
          </w:rPr>
          <w:fldChar w:fldCharType="separate"/>
        </w:r>
        <w:r w:rsidR="008A05CE">
          <w:rPr>
            <w:noProof/>
            <w:webHidden/>
          </w:rPr>
          <w:t>95</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69" w:history="1">
        <w:r w:rsidR="00F371D6" w:rsidRPr="00406583">
          <w:rPr>
            <w:rStyle w:val="af2"/>
            <w:noProof/>
          </w:rPr>
          <w:t>4.2. Внешний фотоэффект</w:t>
        </w:r>
        <w:r w:rsidR="00F371D6">
          <w:rPr>
            <w:noProof/>
            <w:webHidden/>
          </w:rPr>
          <w:tab/>
        </w:r>
        <w:r w:rsidR="00435F66">
          <w:rPr>
            <w:noProof/>
            <w:webHidden/>
          </w:rPr>
          <w:fldChar w:fldCharType="begin"/>
        </w:r>
        <w:r w:rsidR="00F371D6">
          <w:rPr>
            <w:noProof/>
            <w:webHidden/>
          </w:rPr>
          <w:instrText xml:space="preserve"> PAGEREF _Toc485534369 \h </w:instrText>
        </w:r>
        <w:r w:rsidR="00435F66">
          <w:rPr>
            <w:noProof/>
            <w:webHidden/>
          </w:rPr>
        </w:r>
        <w:r w:rsidR="00435F66">
          <w:rPr>
            <w:noProof/>
            <w:webHidden/>
          </w:rPr>
          <w:fldChar w:fldCharType="separate"/>
        </w:r>
        <w:r w:rsidR="008A05CE">
          <w:rPr>
            <w:noProof/>
            <w:webHidden/>
          </w:rPr>
          <w:t>95</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70" w:history="1">
        <w:r w:rsidR="00F371D6" w:rsidRPr="00406583">
          <w:rPr>
            <w:rStyle w:val="af2"/>
            <w:noProof/>
          </w:rPr>
          <w:t xml:space="preserve">4.2.1. Вольт-амперная характеристика, ее основные </w:t>
        </w:r>
        <w:r w:rsidR="00B014A9">
          <w:rPr>
            <w:rStyle w:val="af2"/>
            <w:noProof/>
          </w:rPr>
          <w:br/>
        </w:r>
        <w:r w:rsidR="00F371D6" w:rsidRPr="00406583">
          <w:rPr>
            <w:rStyle w:val="af2"/>
            <w:noProof/>
          </w:rPr>
          <w:t>закономерности</w:t>
        </w:r>
        <w:r w:rsidR="00F371D6" w:rsidRPr="00406583">
          <w:rPr>
            <w:rStyle w:val="af2"/>
            <w:rFonts w:ascii="Arial" w:hAnsi="Arial"/>
            <w:noProof/>
          </w:rPr>
          <w:t>.</w:t>
        </w:r>
        <w:r w:rsidR="00F371D6">
          <w:rPr>
            <w:noProof/>
            <w:webHidden/>
          </w:rPr>
          <w:tab/>
        </w:r>
        <w:r w:rsidR="00435F66">
          <w:rPr>
            <w:noProof/>
            <w:webHidden/>
          </w:rPr>
          <w:fldChar w:fldCharType="begin"/>
        </w:r>
        <w:r w:rsidR="00F371D6">
          <w:rPr>
            <w:noProof/>
            <w:webHidden/>
          </w:rPr>
          <w:instrText xml:space="preserve"> PAGEREF _Toc485534370 \h </w:instrText>
        </w:r>
        <w:r w:rsidR="00435F66">
          <w:rPr>
            <w:noProof/>
            <w:webHidden/>
          </w:rPr>
        </w:r>
        <w:r w:rsidR="00435F66">
          <w:rPr>
            <w:noProof/>
            <w:webHidden/>
          </w:rPr>
          <w:fldChar w:fldCharType="separate"/>
        </w:r>
        <w:r w:rsidR="008A05CE">
          <w:rPr>
            <w:noProof/>
            <w:webHidden/>
          </w:rPr>
          <w:t>95</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71" w:history="1">
        <w:r w:rsidR="00F371D6" w:rsidRPr="00406583">
          <w:rPr>
            <w:rStyle w:val="af2"/>
            <w:noProof/>
          </w:rPr>
          <w:t>4.2.2. Уравнение Эйнштейна для фотоэффекта.</w:t>
        </w:r>
        <w:r w:rsidR="00F371D6">
          <w:rPr>
            <w:noProof/>
            <w:webHidden/>
          </w:rPr>
          <w:tab/>
        </w:r>
        <w:r w:rsidR="00435F66">
          <w:rPr>
            <w:noProof/>
            <w:webHidden/>
          </w:rPr>
          <w:fldChar w:fldCharType="begin"/>
        </w:r>
        <w:r w:rsidR="00F371D6">
          <w:rPr>
            <w:noProof/>
            <w:webHidden/>
          </w:rPr>
          <w:instrText xml:space="preserve"> PAGEREF _Toc485534371 \h </w:instrText>
        </w:r>
        <w:r w:rsidR="00435F66">
          <w:rPr>
            <w:noProof/>
            <w:webHidden/>
          </w:rPr>
        </w:r>
        <w:r w:rsidR="00435F66">
          <w:rPr>
            <w:noProof/>
            <w:webHidden/>
          </w:rPr>
          <w:fldChar w:fldCharType="separate"/>
        </w:r>
        <w:r w:rsidR="008A05CE">
          <w:rPr>
            <w:noProof/>
            <w:webHidden/>
          </w:rPr>
          <w:t>97</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72" w:history="1">
        <w:r w:rsidR="00F371D6" w:rsidRPr="00406583">
          <w:rPr>
            <w:rStyle w:val="af2"/>
            <w:noProof/>
          </w:rPr>
          <w:t>4.2.4. Зависимость задерживающего напряжения от частоты.</w:t>
        </w:r>
        <w:r w:rsidR="00F371D6">
          <w:rPr>
            <w:noProof/>
            <w:webHidden/>
          </w:rPr>
          <w:tab/>
        </w:r>
        <w:r w:rsidR="00435F66">
          <w:rPr>
            <w:noProof/>
            <w:webHidden/>
          </w:rPr>
          <w:fldChar w:fldCharType="begin"/>
        </w:r>
        <w:r w:rsidR="00F371D6">
          <w:rPr>
            <w:noProof/>
            <w:webHidden/>
          </w:rPr>
          <w:instrText xml:space="preserve"> PAGEREF _Toc485534372 \h </w:instrText>
        </w:r>
        <w:r w:rsidR="00435F66">
          <w:rPr>
            <w:noProof/>
            <w:webHidden/>
          </w:rPr>
        </w:r>
        <w:r w:rsidR="00435F66">
          <w:rPr>
            <w:noProof/>
            <w:webHidden/>
          </w:rPr>
          <w:fldChar w:fldCharType="separate"/>
        </w:r>
        <w:r w:rsidR="008A05CE">
          <w:rPr>
            <w:noProof/>
            <w:webHidden/>
          </w:rPr>
          <w:t>100</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73" w:history="1">
        <w:r w:rsidR="00F371D6" w:rsidRPr="00406583">
          <w:rPr>
            <w:rStyle w:val="af2"/>
            <w:noProof/>
          </w:rPr>
          <w:t>4.3. Эффект Комптона.</w:t>
        </w:r>
        <w:r w:rsidR="00F371D6">
          <w:rPr>
            <w:noProof/>
            <w:webHidden/>
          </w:rPr>
          <w:tab/>
        </w:r>
        <w:r w:rsidR="00435F66">
          <w:rPr>
            <w:noProof/>
            <w:webHidden/>
          </w:rPr>
          <w:fldChar w:fldCharType="begin"/>
        </w:r>
        <w:r w:rsidR="00F371D6">
          <w:rPr>
            <w:noProof/>
            <w:webHidden/>
          </w:rPr>
          <w:instrText xml:space="preserve"> PAGEREF _Toc485534373 \h </w:instrText>
        </w:r>
        <w:r w:rsidR="00435F66">
          <w:rPr>
            <w:noProof/>
            <w:webHidden/>
          </w:rPr>
        </w:r>
        <w:r w:rsidR="00435F66">
          <w:rPr>
            <w:noProof/>
            <w:webHidden/>
          </w:rPr>
          <w:fldChar w:fldCharType="separate"/>
        </w:r>
        <w:r w:rsidR="008A05CE">
          <w:rPr>
            <w:noProof/>
            <w:webHidden/>
          </w:rPr>
          <w:t>101</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74" w:history="1">
        <w:r w:rsidR="00F371D6" w:rsidRPr="00406583">
          <w:rPr>
            <w:rStyle w:val="af2"/>
            <w:noProof/>
          </w:rPr>
          <w:t>4.4. Природа электромагнитного излучения. Корпускулярно-волновой дуализм</w:t>
        </w:r>
        <w:r w:rsidR="00F371D6">
          <w:rPr>
            <w:noProof/>
            <w:webHidden/>
          </w:rPr>
          <w:tab/>
        </w:r>
        <w:r w:rsidR="00435F66">
          <w:rPr>
            <w:noProof/>
            <w:webHidden/>
          </w:rPr>
          <w:fldChar w:fldCharType="begin"/>
        </w:r>
        <w:r w:rsidR="00F371D6">
          <w:rPr>
            <w:noProof/>
            <w:webHidden/>
          </w:rPr>
          <w:instrText xml:space="preserve"> PAGEREF _Toc485534374 \h </w:instrText>
        </w:r>
        <w:r w:rsidR="00435F66">
          <w:rPr>
            <w:noProof/>
            <w:webHidden/>
          </w:rPr>
        </w:r>
        <w:r w:rsidR="00435F66">
          <w:rPr>
            <w:noProof/>
            <w:webHidden/>
          </w:rPr>
          <w:fldChar w:fldCharType="separate"/>
        </w:r>
        <w:r w:rsidR="008A05CE">
          <w:rPr>
            <w:noProof/>
            <w:webHidden/>
          </w:rPr>
          <w:t>103</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75" w:history="1">
        <w:r w:rsidR="00F371D6" w:rsidRPr="00406583">
          <w:rPr>
            <w:rStyle w:val="af2"/>
            <w:noProof/>
          </w:rPr>
          <w:t>Вопросы и задания для самоконтроля к лекции 13</w:t>
        </w:r>
        <w:r w:rsidR="00F371D6">
          <w:rPr>
            <w:noProof/>
            <w:webHidden/>
          </w:rPr>
          <w:tab/>
        </w:r>
        <w:r w:rsidR="00435F66">
          <w:rPr>
            <w:noProof/>
            <w:webHidden/>
          </w:rPr>
          <w:fldChar w:fldCharType="begin"/>
        </w:r>
        <w:r w:rsidR="00F371D6">
          <w:rPr>
            <w:noProof/>
            <w:webHidden/>
          </w:rPr>
          <w:instrText xml:space="preserve"> PAGEREF _Toc485534375 \h </w:instrText>
        </w:r>
        <w:r w:rsidR="00435F66">
          <w:rPr>
            <w:noProof/>
            <w:webHidden/>
          </w:rPr>
        </w:r>
        <w:r w:rsidR="00435F66">
          <w:rPr>
            <w:noProof/>
            <w:webHidden/>
          </w:rPr>
          <w:fldChar w:fldCharType="separate"/>
        </w:r>
        <w:r w:rsidR="008A05CE">
          <w:rPr>
            <w:noProof/>
            <w:webHidden/>
          </w:rPr>
          <w:t>104</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76" w:history="1">
        <w:r w:rsidR="00F371D6" w:rsidRPr="00406583">
          <w:rPr>
            <w:rStyle w:val="af2"/>
            <w:noProof/>
          </w:rPr>
          <w:t>Элементы квантовой механики</w:t>
        </w:r>
        <w:r w:rsidR="00F371D6">
          <w:rPr>
            <w:noProof/>
            <w:webHidden/>
          </w:rPr>
          <w:tab/>
        </w:r>
        <w:r w:rsidR="00435F66">
          <w:rPr>
            <w:noProof/>
            <w:webHidden/>
          </w:rPr>
          <w:fldChar w:fldCharType="begin"/>
        </w:r>
        <w:r w:rsidR="00F371D6">
          <w:rPr>
            <w:noProof/>
            <w:webHidden/>
          </w:rPr>
          <w:instrText xml:space="preserve"> PAGEREF _Toc485534376 \h </w:instrText>
        </w:r>
        <w:r w:rsidR="00435F66">
          <w:rPr>
            <w:noProof/>
            <w:webHidden/>
          </w:rPr>
        </w:r>
        <w:r w:rsidR="00435F66">
          <w:rPr>
            <w:noProof/>
            <w:webHidden/>
          </w:rPr>
          <w:fldChar w:fldCharType="separate"/>
        </w:r>
        <w:r w:rsidR="008A05CE">
          <w:rPr>
            <w:noProof/>
            <w:webHidden/>
          </w:rPr>
          <w:t>106</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77" w:history="1">
        <w:r w:rsidR="00F371D6" w:rsidRPr="00406583">
          <w:rPr>
            <w:rStyle w:val="af2"/>
            <w:noProof/>
          </w:rPr>
          <w:t>Лекция 14</w:t>
        </w:r>
        <w:r w:rsidR="00F371D6">
          <w:rPr>
            <w:noProof/>
            <w:webHidden/>
          </w:rPr>
          <w:tab/>
        </w:r>
        <w:r w:rsidR="00435F66">
          <w:rPr>
            <w:noProof/>
            <w:webHidden/>
          </w:rPr>
          <w:fldChar w:fldCharType="begin"/>
        </w:r>
        <w:r w:rsidR="00F371D6">
          <w:rPr>
            <w:noProof/>
            <w:webHidden/>
          </w:rPr>
          <w:instrText xml:space="preserve"> PAGEREF _Toc485534377 \h </w:instrText>
        </w:r>
        <w:r w:rsidR="00435F66">
          <w:rPr>
            <w:noProof/>
            <w:webHidden/>
          </w:rPr>
        </w:r>
        <w:r w:rsidR="00435F66">
          <w:rPr>
            <w:noProof/>
            <w:webHidden/>
          </w:rPr>
          <w:fldChar w:fldCharType="separate"/>
        </w:r>
        <w:r w:rsidR="008A05CE">
          <w:rPr>
            <w:noProof/>
            <w:webHidden/>
          </w:rPr>
          <w:t>106</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78" w:history="1">
        <w:r w:rsidR="00F371D6" w:rsidRPr="00406583">
          <w:rPr>
            <w:rStyle w:val="af2"/>
            <w:noProof/>
          </w:rPr>
          <w:t>5.1. Гипотеза де Бройля. Опыты, подтверждающие волновые свойства микрочастиц</w:t>
        </w:r>
        <w:r w:rsidR="00F371D6">
          <w:rPr>
            <w:noProof/>
            <w:webHidden/>
          </w:rPr>
          <w:tab/>
        </w:r>
        <w:r w:rsidR="00435F66">
          <w:rPr>
            <w:noProof/>
            <w:webHidden/>
          </w:rPr>
          <w:fldChar w:fldCharType="begin"/>
        </w:r>
        <w:r w:rsidR="00F371D6">
          <w:rPr>
            <w:noProof/>
            <w:webHidden/>
          </w:rPr>
          <w:instrText xml:space="preserve"> PAGEREF _Toc485534378 \h </w:instrText>
        </w:r>
        <w:r w:rsidR="00435F66">
          <w:rPr>
            <w:noProof/>
            <w:webHidden/>
          </w:rPr>
        </w:r>
        <w:r w:rsidR="00435F66">
          <w:rPr>
            <w:noProof/>
            <w:webHidden/>
          </w:rPr>
          <w:fldChar w:fldCharType="separate"/>
        </w:r>
        <w:r w:rsidR="008A05CE">
          <w:rPr>
            <w:noProof/>
            <w:webHidden/>
          </w:rPr>
          <w:t>106</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79" w:history="1">
        <w:r w:rsidR="00F371D6" w:rsidRPr="00406583">
          <w:rPr>
            <w:rStyle w:val="af2"/>
            <w:noProof/>
          </w:rPr>
          <w:t>5.2. Соотношения неопределенностей Гейзенберга</w:t>
        </w:r>
        <w:r w:rsidR="00F371D6">
          <w:rPr>
            <w:noProof/>
            <w:webHidden/>
          </w:rPr>
          <w:tab/>
        </w:r>
        <w:r w:rsidR="00435F66">
          <w:rPr>
            <w:noProof/>
            <w:webHidden/>
          </w:rPr>
          <w:fldChar w:fldCharType="begin"/>
        </w:r>
        <w:r w:rsidR="00F371D6">
          <w:rPr>
            <w:noProof/>
            <w:webHidden/>
          </w:rPr>
          <w:instrText xml:space="preserve"> PAGEREF _Toc485534379 \h </w:instrText>
        </w:r>
        <w:r w:rsidR="00435F66">
          <w:rPr>
            <w:noProof/>
            <w:webHidden/>
          </w:rPr>
        </w:r>
        <w:r w:rsidR="00435F66">
          <w:rPr>
            <w:noProof/>
            <w:webHidden/>
          </w:rPr>
          <w:fldChar w:fldCharType="separate"/>
        </w:r>
        <w:r w:rsidR="008A05CE">
          <w:rPr>
            <w:noProof/>
            <w:webHidden/>
          </w:rPr>
          <w:t>109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80" w:history="1">
        <w:r w:rsidR="00F371D6" w:rsidRPr="00406583">
          <w:rPr>
            <w:rStyle w:val="af2"/>
            <w:noProof/>
          </w:rPr>
          <w:t>5.2.1. Соотношения неопределенностей как проявление волновых свойств</w:t>
        </w:r>
        <w:r w:rsidR="00F371D6">
          <w:rPr>
            <w:noProof/>
            <w:webHidden/>
          </w:rPr>
          <w:tab/>
        </w:r>
        <w:r w:rsidR="00435F66">
          <w:rPr>
            <w:noProof/>
            <w:webHidden/>
          </w:rPr>
          <w:fldChar w:fldCharType="begin"/>
        </w:r>
        <w:r w:rsidR="00F371D6">
          <w:rPr>
            <w:noProof/>
            <w:webHidden/>
          </w:rPr>
          <w:instrText xml:space="preserve"> PAGEREF _Toc485534380 \h </w:instrText>
        </w:r>
        <w:r w:rsidR="00435F66">
          <w:rPr>
            <w:noProof/>
            <w:webHidden/>
          </w:rPr>
        </w:r>
        <w:r w:rsidR="00435F66">
          <w:rPr>
            <w:noProof/>
            <w:webHidden/>
          </w:rPr>
          <w:fldChar w:fldCharType="separate"/>
        </w:r>
        <w:r w:rsidR="008A05CE">
          <w:rPr>
            <w:noProof/>
            <w:webHidden/>
          </w:rPr>
          <w:t>109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81" w:history="1">
        <w:r w:rsidR="00F371D6" w:rsidRPr="00406583">
          <w:rPr>
            <w:rStyle w:val="af2"/>
            <w:noProof/>
          </w:rPr>
          <w:t>5.2.2. Условия применимости классической механики для описания движения микрочастиц</w:t>
        </w:r>
        <w:r w:rsidR="00F371D6">
          <w:rPr>
            <w:noProof/>
            <w:webHidden/>
          </w:rPr>
          <w:tab/>
        </w:r>
        <w:r w:rsidR="00435F66">
          <w:rPr>
            <w:noProof/>
            <w:webHidden/>
          </w:rPr>
          <w:fldChar w:fldCharType="begin"/>
        </w:r>
        <w:r w:rsidR="00F371D6">
          <w:rPr>
            <w:noProof/>
            <w:webHidden/>
          </w:rPr>
          <w:instrText xml:space="preserve"> PAGEREF _Toc485534381 \h </w:instrText>
        </w:r>
        <w:r w:rsidR="00435F66">
          <w:rPr>
            <w:noProof/>
            <w:webHidden/>
          </w:rPr>
        </w:r>
        <w:r w:rsidR="00435F66">
          <w:rPr>
            <w:noProof/>
            <w:webHidden/>
          </w:rPr>
          <w:fldChar w:fldCharType="separate"/>
        </w:r>
        <w:r w:rsidR="008A05CE">
          <w:rPr>
            <w:noProof/>
            <w:webHidden/>
          </w:rPr>
          <w:t>111</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82" w:history="1">
        <w:r w:rsidR="00F371D6" w:rsidRPr="00406583">
          <w:rPr>
            <w:rStyle w:val="af2"/>
            <w:noProof/>
          </w:rPr>
          <w:t>5.3. Волновая функция. Стандартные условия</w:t>
        </w:r>
        <w:r w:rsidR="00F371D6">
          <w:rPr>
            <w:noProof/>
            <w:webHidden/>
          </w:rPr>
          <w:tab/>
        </w:r>
        <w:r w:rsidR="00435F66">
          <w:rPr>
            <w:noProof/>
            <w:webHidden/>
          </w:rPr>
          <w:fldChar w:fldCharType="begin"/>
        </w:r>
        <w:r w:rsidR="00F371D6">
          <w:rPr>
            <w:noProof/>
            <w:webHidden/>
          </w:rPr>
          <w:instrText xml:space="preserve"> PAGEREF _Toc485534382 \h </w:instrText>
        </w:r>
        <w:r w:rsidR="00435F66">
          <w:rPr>
            <w:noProof/>
            <w:webHidden/>
          </w:rPr>
        </w:r>
        <w:r w:rsidR="00435F66">
          <w:rPr>
            <w:noProof/>
            <w:webHidden/>
          </w:rPr>
          <w:fldChar w:fldCharType="separate"/>
        </w:r>
        <w:r w:rsidR="008A05CE">
          <w:rPr>
            <w:noProof/>
            <w:webHidden/>
          </w:rPr>
          <w:t>113</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83" w:history="1">
        <w:r w:rsidR="00F371D6" w:rsidRPr="00406583">
          <w:rPr>
            <w:rStyle w:val="af2"/>
            <w:noProof/>
          </w:rPr>
          <w:t>Вопросы и задания для самоконтроля к лекции 14</w:t>
        </w:r>
        <w:r w:rsidR="00F371D6">
          <w:rPr>
            <w:noProof/>
            <w:webHidden/>
          </w:rPr>
          <w:tab/>
        </w:r>
        <w:r w:rsidR="00435F66">
          <w:rPr>
            <w:noProof/>
            <w:webHidden/>
          </w:rPr>
          <w:fldChar w:fldCharType="begin"/>
        </w:r>
        <w:r w:rsidR="00F371D6">
          <w:rPr>
            <w:noProof/>
            <w:webHidden/>
          </w:rPr>
          <w:instrText xml:space="preserve"> PAGEREF _Toc485534383 \h </w:instrText>
        </w:r>
        <w:r w:rsidR="00435F66">
          <w:rPr>
            <w:noProof/>
            <w:webHidden/>
          </w:rPr>
        </w:r>
        <w:r w:rsidR="00435F66">
          <w:rPr>
            <w:noProof/>
            <w:webHidden/>
          </w:rPr>
          <w:fldChar w:fldCharType="separate"/>
        </w:r>
        <w:r w:rsidR="008A05CE">
          <w:rPr>
            <w:noProof/>
            <w:webHidden/>
          </w:rPr>
          <w:t>114</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84" w:history="1">
        <w:r w:rsidR="00F371D6" w:rsidRPr="00406583">
          <w:rPr>
            <w:rStyle w:val="af2"/>
            <w:noProof/>
          </w:rPr>
          <w:t>Лекция 15</w:t>
        </w:r>
        <w:r w:rsidR="00F371D6">
          <w:rPr>
            <w:noProof/>
            <w:webHidden/>
          </w:rPr>
          <w:tab/>
        </w:r>
        <w:r w:rsidR="00435F66">
          <w:rPr>
            <w:noProof/>
            <w:webHidden/>
          </w:rPr>
          <w:fldChar w:fldCharType="begin"/>
        </w:r>
        <w:r w:rsidR="00F371D6">
          <w:rPr>
            <w:noProof/>
            <w:webHidden/>
          </w:rPr>
          <w:instrText xml:space="preserve"> PAGEREF _Toc485534384 \h </w:instrText>
        </w:r>
        <w:r w:rsidR="00435F66">
          <w:rPr>
            <w:noProof/>
            <w:webHidden/>
          </w:rPr>
        </w:r>
        <w:r w:rsidR="00435F66">
          <w:rPr>
            <w:noProof/>
            <w:webHidden/>
          </w:rPr>
          <w:fldChar w:fldCharType="separate"/>
        </w:r>
        <w:r w:rsidR="008A05CE">
          <w:rPr>
            <w:noProof/>
            <w:webHidden/>
          </w:rPr>
          <w:t>115</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85" w:history="1">
        <w:r w:rsidR="00F371D6" w:rsidRPr="00406583">
          <w:rPr>
            <w:rStyle w:val="af2"/>
            <w:noProof/>
          </w:rPr>
          <w:t>5.4. Уравнение Шредингера</w:t>
        </w:r>
        <w:r w:rsidR="00F371D6">
          <w:rPr>
            <w:noProof/>
            <w:webHidden/>
          </w:rPr>
          <w:tab/>
        </w:r>
        <w:r w:rsidR="00435F66">
          <w:rPr>
            <w:noProof/>
            <w:webHidden/>
          </w:rPr>
          <w:fldChar w:fldCharType="begin"/>
        </w:r>
        <w:r w:rsidR="00F371D6">
          <w:rPr>
            <w:noProof/>
            <w:webHidden/>
          </w:rPr>
          <w:instrText xml:space="preserve"> PAGEREF _Toc485534385 \h </w:instrText>
        </w:r>
        <w:r w:rsidR="00435F66">
          <w:rPr>
            <w:noProof/>
            <w:webHidden/>
          </w:rPr>
        </w:r>
        <w:r w:rsidR="00435F66">
          <w:rPr>
            <w:noProof/>
            <w:webHidden/>
          </w:rPr>
          <w:fldChar w:fldCharType="separate"/>
        </w:r>
        <w:r w:rsidR="008A05CE">
          <w:rPr>
            <w:noProof/>
            <w:webHidden/>
          </w:rPr>
          <w:t>115</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86" w:history="1">
        <w:r w:rsidR="00F371D6" w:rsidRPr="00406583">
          <w:rPr>
            <w:rStyle w:val="af2"/>
            <w:noProof/>
          </w:rPr>
          <w:t>5.4.1. Микрочастица в бесконечно глубокой прямоугольной потенциальной яме.</w:t>
        </w:r>
        <w:r w:rsidR="00F371D6">
          <w:rPr>
            <w:noProof/>
            <w:webHidden/>
          </w:rPr>
          <w:tab/>
        </w:r>
        <w:r w:rsidR="00435F66">
          <w:rPr>
            <w:noProof/>
            <w:webHidden/>
          </w:rPr>
          <w:fldChar w:fldCharType="begin"/>
        </w:r>
        <w:r w:rsidR="00F371D6">
          <w:rPr>
            <w:noProof/>
            <w:webHidden/>
          </w:rPr>
          <w:instrText xml:space="preserve"> PAGEREF _Toc485534386 \h </w:instrText>
        </w:r>
        <w:r w:rsidR="00435F66">
          <w:rPr>
            <w:noProof/>
            <w:webHidden/>
          </w:rPr>
        </w:r>
        <w:r w:rsidR="00435F66">
          <w:rPr>
            <w:noProof/>
            <w:webHidden/>
          </w:rPr>
          <w:fldChar w:fldCharType="separate"/>
        </w:r>
        <w:r w:rsidR="008A05CE">
          <w:rPr>
            <w:noProof/>
            <w:webHidden/>
          </w:rPr>
          <w:t>116</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87" w:history="1">
        <w:r w:rsidR="00F371D6" w:rsidRPr="00406583">
          <w:rPr>
            <w:rStyle w:val="af2"/>
            <w:noProof/>
          </w:rPr>
          <w:t>5.4.2. Туннельный эффект.</w:t>
        </w:r>
        <w:r w:rsidR="00F371D6">
          <w:rPr>
            <w:noProof/>
            <w:webHidden/>
          </w:rPr>
          <w:tab/>
        </w:r>
        <w:r w:rsidR="00435F66">
          <w:rPr>
            <w:noProof/>
            <w:webHidden/>
          </w:rPr>
          <w:fldChar w:fldCharType="begin"/>
        </w:r>
        <w:r w:rsidR="00F371D6">
          <w:rPr>
            <w:noProof/>
            <w:webHidden/>
          </w:rPr>
          <w:instrText xml:space="preserve"> PAGEREF _Toc485534387 \h </w:instrText>
        </w:r>
        <w:r w:rsidR="00435F66">
          <w:rPr>
            <w:noProof/>
            <w:webHidden/>
          </w:rPr>
        </w:r>
        <w:r w:rsidR="00435F66">
          <w:rPr>
            <w:noProof/>
            <w:webHidden/>
          </w:rPr>
          <w:fldChar w:fldCharType="separate"/>
        </w:r>
        <w:r w:rsidR="008A05CE">
          <w:rPr>
            <w:noProof/>
            <w:webHidden/>
          </w:rPr>
          <w:t>120</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88" w:history="1">
        <w:r w:rsidR="00F371D6" w:rsidRPr="00406583">
          <w:rPr>
            <w:rStyle w:val="af2"/>
            <w:noProof/>
          </w:rPr>
          <w:t>Вопросы и задания для самоконтроля к лекции 15</w:t>
        </w:r>
        <w:r w:rsidR="00F371D6">
          <w:rPr>
            <w:noProof/>
            <w:webHidden/>
          </w:rPr>
          <w:tab/>
        </w:r>
        <w:r w:rsidR="00435F66">
          <w:rPr>
            <w:noProof/>
            <w:webHidden/>
          </w:rPr>
          <w:fldChar w:fldCharType="begin"/>
        </w:r>
        <w:r w:rsidR="00F371D6">
          <w:rPr>
            <w:noProof/>
            <w:webHidden/>
          </w:rPr>
          <w:instrText xml:space="preserve"> PAGEREF _Toc485534388 \h </w:instrText>
        </w:r>
        <w:r w:rsidR="00435F66">
          <w:rPr>
            <w:noProof/>
            <w:webHidden/>
          </w:rPr>
        </w:r>
        <w:r w:rsidR="00435F66">
          <w:rPr>
            <w:noProof/>
            <w:webHidden/>
          </w:rPr>
          <w:fldChar w:fldCharType="separate"/>
        </w:r>
        <w:r w:rsidR="008A05CE">
          <w:rPr>
            <w:noProof/>
            <w:webHidden/>
          </w:rPr>
          <w:t>123</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89" w:history="1">
        <w:r w:rsidR="00F371D6" w:rsidRPr="00406583">
          <w:rPr>
            <w:rStyle w:val="af2"/>
            <w:noProof/>
          </w:rPr>
          <w:t>Основы физики атомного ядра</w:t>
        </w:r>
        <w:r w:rsidR="00F371D6">
          <w:rPr>
            <w:noProof/>
            <w:webHidden/>
          </w:rPr>
          <w:tab/>
        </w:r>
        <w:r w:rsidR="00435F66">
          <w:rPr>
            <w:noProof/>
            <w:webHidden/>
          </w:rPr>
          <w:fldChar w:fldCharType="begin"/>
        </w:r>
        <w:r w:rsidR="00F371D6">
          <w:rPr>
            <w:noProof/>
            <w:webHidden/>
          </w:rPr>
          <w:instrText xml:space="preserve"> PAGEREF _Toc485534389 \h </w:instrText>
        </w:r>
        <w:r w:rsidR="00435F66">
          <w:rPr>
            <w:noProof/>
            <w:webHidden/>
          </w:rPr>
        </w:r>
        <w:r w:rsidR="00435F66">
          <w:rPr>
            <w:noProof/>
            <w:webHidden/>
          </w:rPr>
          <w:fldChar w:fldCharType="separate"/>
        </w:r>
        <w:r w:rsidR="008A05CE">
          <w:rPr>
            <w:noProof/>
            <w:webHidden/>
          </w:rPr>
          <w:t>124</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90" w:history="1">
        <w:r w:rsidR="00F371D6" w:rsidRPr="00406583">
          <w:rPr>
            <w:rStyle w:val="af2"/>
            <w:noProof/>
          </w:rPr>
          <w:t>Лекция 16</w:t>
        </w:r>
        <w:r w:rsidR="00F371D6">
          <w:rPr>
            <w:noProof/>
            <w:webHidden/>
          </w:rPr>
          <w:tab/>
        </w:r>
        <w:r w:rsidR="00435F66">
          <w:rPr>
            <w:noProof/>
            <w:webHidden/>
          </w:rPr>
          <w:fldChar w:fldCharType="begin"/>
        </w:r>
        <w:r w:rsidR="00F371D6">
          <w:rPr>
            <w:noProof/>
            <w:webHidden/>
          </w:rPr>
          <w:instrText xml:space="preserve"> PAGEREF _Toc485534390 \h </w:instrText>
        </w:r>
        <w:r w:rsidR="00435F66">
          <w:rPr>
            <w:noProof/>
            <w:webHidden/>
          </w:rPr>
        </w:r>
        <w:r w:rsidR="00435F66">
          <w:rPr>
            <w:noProof/>
            <w:webHidden/>
          </w:rPr>
          <w:fldChar w:fldCharType="separate"/>
        </w:r>
        <w:r w:rsidR="008A05CE">
          <w:rPr>
            <w:noProof/>
            <w:webHidden/>
          </w:rPr>
          <w:t>124</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91" w:history="1">
        <w:r w:rsidR="00F371D6" w:rsidRPr="00406583">
          <w:rPr>
            <w:rStyle w:val="af2"/>
            <w:noProof/>
          </w:rPr>
          <w:t>6.1. Строение и состав атомного ядра</w:t>
        </w:r>
        <w:r w:rsidR="00F371D6">
          <w:rPr>
            <w:noProof/>
            <w:webHidden/>
          </w:rPr>
          <w:tab/>
        </w:r>
        <w:r w:rsidR="00435F66">
          <w:rPr>
            <w:noProof/>
            <w:webHidden/>
          </w:rPr>
          <w:fldChar w:fldCharType="begin"/>
        </w:r>
        <w:r w:rsidR="00F371D6">
          <w:rPr>
            <w:noProof/>
            <w:webHidden/>
          </w:rPr>
          <w:instrText xml:space="preserve"> PAGEREF _Toc485534391 \h </w:instrText>
        </w:r>
        <w:r w:rsidR="00435F66">
          <w:rPr>
            <w:noProof/>
            <w:webHidden/>
          </w:rPr>
        </w:r>
        <w:r w:rsidR="00435F66">
          <w:rPr>
            <w:noProof/>
            <w:webHidden/>
          </w:rPr>
          <w:fldChar w:fldCharType="separate"/>
        </w:r>
        <w:r w:rsidR="008A05CE">
          <w:rPr>
            <w:noProof/>
            <w:webHidden/>
          </w:rPr>
          <w:t>124</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92" w:history="1">
        <w:r w:rsidR="00F371D6" w:rsidRPr="00406583">
          <w:rPr>
            <w:rStyle w:val="af2"/>
            <w:noProof/>
          </w:rPr>
          <w:t>6.1.1.Характеристики атомного ядра</w:t>
        </w:r>
        <w:r w:rsidR="00F371D6">
          <w:rPr>
            <w:noProof/>
            <w:webHidden/>
          </w:rPr>
          <w:tab/>
        </w:r>
        <w:r w:rsidR="00435F66">
          <w:rPr>
            <w:noProof/>
            <w:webHidden/>
          </w:rPr>
          <w:fldChar w:fldCharType="begin"/>
        </w:r>
        <w:r w:rsidR="00F371D6">
          <w:rPr>
            <w:noProof/>
            <w:webHidden/>
          </w:rPr>
          <w:instrText xml:space="preserve"> PAGEREF _Toc485534392 \h </w:instrText>
        </w:r>
        <w:r w:rsidR="00435F66">
          <w:rPr>
            <w:noProof/>
            <w:webHidden/>
          </w:rPr>
        </w:r>
        <w:r w:rsidR="00435F66">
          <w:rPr>
            <w:noProof/>
            <w:webHidden/>
          </w:rPr>
          <w:fldChar w:fldCharType="separate"/>
        </w:r>
        <w:r w:rsidR="008A05CE">
          <w:rPr>
            <w:noProof/>
            <w:webHidden/>
          </w:rPr>
          <w:t>124</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93" w:history="1">
        <w:r w:rsidR="00F371D6" w:rsidRPr="00406583">
          <w:rPr>
            <w:rStyle w:val="af2"/>
            <w:noProof/>
          </w:rPr>
          <w:t>6.1.2. Ядерные силы. Свойства ядерных сил</w:t>
        </w:r>
        <w:r w:rsidR="00F371D6">
          <w:rPr>
            <w:noProof/>
            <w:webHidden/>
          </w:rPr>
          <w:tab/>
        </w:r>
        <w:r w:rsidR="00435F66">
          <w:rPr>
            <w:noProof/>
            <w:webHidden/>
          </w:rPr>
          <w:fldChar w:fldCharType="begin"/>
        </w:r>
        <w:r w:rsidR="00F371D6">
          <w:rPr>
            <w:noProof/>
            <w:webHidden/>
          </w:rPr>
          <w:instrText xml:space="preserve"> PAGEREF _Toc485534393 \h </w:instrText>
        </w:r>
        <w:r w:rsidR="00435F66">
          <w:rPr>
            <w:noProof/>
            <w:webHidden/>
          </w:rPr>
        </w:r>
        <w:r w:rsidR="00435F66">
          <w:rPr>
            <w:noProof/>
            <w:webHidden/>
          </w:rPr>
          <w:fldChar w:fldCharType="separate"/>
        </w:r>
        <w:r w:rsidR="008A05CE">
          <w:rPr>
            <w:noProof/>
            <w:webHidden/>
          </w:rPr>
          <w:t>125</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94" w:history="1">
        <w:r w:rsidR="00F371D6" w:rsidRPr="00406583">
          <w:rPr>
            <w:rStyle w:val="af2"/>
            <w:noProof/>
          </w:rPr>
          <w:t>6.2. Ядерные реакции</w:t>
        </w:r>
        <w:r w:rsidR="00F371D6">
          <w:rPr>
            <w:noProof/>
            <w:webHidden/>
          </w:rPr>
          <w:tab/>
        </w:r>
        <w:r w:rsidR="00435F66">
          <w:rPr>
            <w:noProof/>
            <w:webHidden/>
          </w:rPr>
          <w:fldChar w:fldCharType="begin"/>
        </w:r>
        <w:r w:rsidR="00F371D6">
          <w:rPr>
            <w:noProof/>
            <w:webHidden/>
          </w:rPr>
          <w:instrText xml:space="preserve"> PAGEREF _Toc485534394 \h </w:instrText>
        </w:r>
        <w:r w:rsidR="00435F66">
          <w:rPr>
            <w:noProof/>
            <w:webHidden/>
          </w:rPr>
        </w:r>
        <w:r w:rsidR="00435F66">
          <w:rPr>
            <w:noProof/>
            <w:webHidden/>
          </w:rPr>
          <w:fldChar w:fldCharType="separate"/>
        </w:r>
        <w:r w:rsidR="008A05CE">
          <w:rPr>
            <w:noProof/>
            <w:webHidden/>
          </w:rPr>
          <w:t>128</w:t>
        </w:r>
        <w:r w:rsidR="00435F66">
          <w:rPr>
            <w:noProof/>
            <w:webHidden/>
          </w:rPr>
          <w:fldChar w:fldCharType="end"/>
        </w:r>
      </w:hyperlink>
    </w:p>
    <w:p w:rsidR="00F371D6" w:rsidRDefault="00673B91">
      <w:pPr>
        <w:pStyle w:val="25"/>
        <w:tabs>
          <w:tab w:val="right" w:leader="dot" w:pos="9628"/>
        </w:tabs>
        <w:rPr>
          <w:rFonts w:asciiTheme="minorHAnsi" w:eastAsiaTheme="minorEastAsia" w:hAnsiTheme="minorHAnsi" w:cstheme="minorBidi"/>
          <w:noProof/>
          <w:sz w:val="22"/>
          <w:szCs w:val="22"/>
        </w:rPr>
      </w:pPr>
      <w:hyperlink w:anchor="_Toc485534395" w:history="1">
        <w:r w:rsidR="00F371D6" w:rsidRPr="00406583">
          <w:rPr>
            <w:rStyle w:val="af2"/>
            <w:noProof/>
          </w:rPr>
          <w:t>6.3. Явление радиоактивности</w:t>
        </w:r>
        <w:r w:rsidR="00F371D6">
          <w:rPr>
            <w:noProof/>
            <w:webHidden/>
          </w:rPr>
          <w:tab/>
        </w:r>
        <w:r w:rsidR="00435F66">
          <w:rPr>
            <w:noProof/>
            <w:webHidden/>
          </w:rPr>
          <w:fldChar w:fldCharType="begin"/>
        </w:r>
        <w:r w:rsidR="00F371D6">
          <w:rPr>
            <w:noProof/>
            <w:webHidden/>
          </w:rPr>
          <w:instrText xml:space="preserve"> PAGEREF _Toc485534395 \h </w:instrText>
        </w:r>
        <w:r w:rsidR="00435F66">
          <w:rPr>
            <w:noProof/>
            <w:webHidden/>
          </w:rPr>
        </w:r>
        <w:r w:rsidR="00435F66">
          <w:rPr>
            <w:noProof/>
            <w:webHidden/>
          </w:rPr>
          <w:fldChar w:fldCharType="separate"/>
        </w:r>
        <w:r w:rsidR="008A05CE">
          <w:rPr>
            <w:noProof/>
            <w:webHidden/>
          </w:rPr>
          <w:t>129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96" w:history="1">
        <w:r w:rsidR="00F371D6" w:rsidRPr="00406583">
          <w:rPr>
            <w:rStyle w:val="af2"/>
            <w:noProof/>
          </w:rPr>
          <w:t>6.3.1. Виды радиоактивного распада ядер</w:t>
        </w:r>
        <w:r w:rsidR="00F371D6">
          <w:rPr>
            <w:noProof/>
            <w:webHidden/>
          </w:rPr>
          <w:tab/>
        </w:r>
        <w:r w:rsidR="00435F66">
          <w:rPr>
            <w:noProof/>
            <w:webHidden/>
          </w:rPr>
          <w:fldChar w:fldCharType="begin"/>
        </w:r>
        <w:r w:rsidR="00F371D6">
          <w:rPr>
            <w:noProof/>
            <w:webHidden/>
          </w:rPr>
          <w:instrText xml:space="preserve"> PAGEREF _Toc485534396 \h </w:instrText>
        </w:r>
        <w:r w:rsidR="00435F66">
          <w:rPr>
            <w:noProof/>
            <w:webHidden/>
          </w:rPr>
        </w:r>
        <w:r w:rsidR="00435F66">
          <w:rPr>
            <w:noProof/>
            <w:webHidden/>
          </w:rPr>
          <w:fldChar w:fldCharType="separate"/>
        </w:r>
        <w:r w:rsidR="008A05CE">
          <w:rPr>
            <w:noProof/>
            <w:webHidden/>
          </w:rPr>
          <w:t>129</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97" w:history="1">
        <w:r w:rsidR="00F371D6" w:rsidRPr="00406583">
          <w:rPr>
            <w:rStyle w:val="af2"/>
            <w:noProof/>
          </w:rPr>
          <w:t>6.3.2. Основной закон радиоактивного распада. Активность радиоактивного вещества</w:t>
        </w:r>
        <w:r w:rsidR="00F371D6">
          <w:rPr>
            <w:noProof/>
            <w:webHidden/>
          </w:rPr>
          <w:tab/>
        </w:r>
        <w:r w:rsidR="00435F66">
          <w:rPr>
            <w:noProof/>
            <w:webHidden/>
          </w:rPr>
          <w:fldChar w:fldCharType="begin"/>
        </w:r>
        <w:r w:rsidR="00F371D6">
          <w:rPr>
            <w:noProof/>
            <w:webHidden/>
          </w:rPr>
          <w:instrText xml:space="preserve"> PAGEREF _Toc485534397 \h </w:instrText>
        </w:r>
        <w:r w:rsidR="00435F66">
          <w:rPr>
            <w:noProof/>
            <w:webHidden/>
          </w:rPr>
        </w:r>
        <w:r w:rsidR="00435F66">
          <w:rPr>
            <w:noProof/>
            <w:webHidden/>
          </w:rPr>
          <w:fldChar w:fldCharType="separate"/>
        </w:r>
        <w:r w:rsidR="008A05CE">
          <w:rPr>
            <w:noProof/>
            <w:webHidden/>
          </w:rPr>
          <w:t>130</w:t>
        </w:r>
        <w:r w:rsidR="00435F66">
          <w:rPr>
            <w:noProof/>
            <w:webHidden/>
          </w:rPr>
          <w:fldChar w:fldCharType="end"/>
        </w:r>
      </w:hyperlink>
    </w:p>
    <w:p w:rsidR="00F371D6" w:rsidRDefault="00673B91">
      <w:pPr>
        <w:pStyle w:val="34"/>
        <w:tabs>
          <w:tab w:val="right" w:leader="dot" w:pos="9628"/>
        </w:tabs>
        <w:rPr>
          <w:rFonts w:asciiTheme="minorHAnsi" w:eastAsiaTheme="minorEastAsia" w:hAnsiTheme="minorHAnsi" w:cstheme="minorBidi"/>
          <w:noProof/>
          <w:sz w:val="22"/>
          <w:szCs w:val="22"/>
        </w:rPr>
      </w:pPr>
      <w:hyperlink w:anchor="_Toc485534398" w:history="1">
        <w:r w:rsidR="00F371D6" w:rsidRPr="00406583">
          <w:rPr>
            <w:rStyle w:val="af2"/>
            <w:noProof/>
          </w:rPr>
          <w:t>Вопросы и задания для самоконтроля к лекции 16</w:t>
        </w:r>
        <w:r w:rsidR="00F371D6">
          <w:rPr>
            <w:noProof/>
            <w:webHidden/>
          </w:rPr>
          <w:tab/>
        </w:r>
        <w:r w:rsidR="00435F66">
          <w:rPr>
            <w:noProof/>
            <w:webHidden/>
          </w:rPr>
          <w:fldChar w:fldCharType="begin"/>
        </w:r>
        <w:r w:rsidR="00F371D6">
          <w:rPr>
            <w:noProof/>
            <w:webHidden/>
          </w:rPr>
          <w:instrText xml:space="preserve"> PAGEREF _Toc485534398 \h </w:instrText>
        </w:r>
        <w:r w:rsidR="00435F66">
          <w:rPr>
            <w:noProof/>
            <w:webHidden/>
          </w:rPr>
        </w:r>
        <w:r w:rsidR="00435F66">
          <w:rPr>
            <w:noProof/>
            <w:webHidden/>
          </w:rPr>
          <w:fldChar w:fldCharType="separate"/>
        </w:r>
        <w:r w:rsidR="008A05CE">
          <w:rPr>
            <w:noProof/>
            <w:webHidden/>
          </w:rPr>
          <w:t>132</w:t>
        </w:r>
        <w:r w:rsidR="00435F66">
          <w:rPr>
            <w:noProof/>
            <w:webHidden/>
          </w:rPr>
          <w:fldChar w:fldCharType="end"/>
        </w:r>
      </w:hyperlink>
    </w:p>
    <w:p w:rsidR="00F371D6" w:rsidRDefault="00673B91">
      <w:pPr>
        <w:pStyle w:val="10"/>
        <w:tabs>
          <w:tab w:val="right" w:leader="dot" w:pos="9628"/>
        </w:tabs>
        <w:rPr>
          <w:rFonts w:asciiTheme="minorHAnsi" w:eastAsiaTheme="minorEastAsia" w:hAnsiTheme="minorHAnsi" w:cstheme="minorBidi"/>
          <w:noProof/>
          <w:sz w:val="22"/>
          <w:szCs w:val="22"/>
        </w:rPr>
      </w:pPr>
      <w:hyperlink w:anchor="_Toc485534399" w:history="1">
        <w:r w:rsidR="00F371D6" w:rsidRPr="00406583">
          <w:rPr>
            <w:rStyle w:val="af2"/>
            <w:noProof/>
          </w:rPr>
          <w:t>Библиографический список</w:t>
        </w:r>
        <w:r w:rsidR="00F371D6">
          <w:rPr>
            <w:noProof/>
            <w:webHidden/>
          </w:rPr>
          <w:tab/>
        </w:r>
        <w:r w:rsidR="00435F66">
          <w:rPr>
            <w:noProof/>
            <w:webHidden/>
          </w:rPr>
          <w:fldChar w:fldCharType="begin"/>
        </w:r>
        <w:r w:rsidR="00F371D6">
          <w:rPr>
            <w:noProof/>
            <w:webHidden/>
          </w:rPr>
          <w:instrText xml:space="preserve"> PAGEREF _Toc485534399 \h </w:instrText>
        </w:r>
        <w:r w:rsidR="00435F66">
          <w:rPr>
            <w:noProof/>
            <w:webHidden/>
          </w:rPr>
        </w:r>
        <w:r w:rsidR="00435F66">
          <w:rPr>
            <w:noProof/>
            <w:webHidden/>
          </w:rPr>
          <w:fldChar w:fldCharType="separate"/>
        </w:r>
        <w:r w:rsidR="008A05CE">
          <w:rPr>
            <w:noProof/>
            <w:webHidden/>
          </w:rPr>
          <w:t>133</w:t>
        </w:r>
        <w:r w:rsidR="00435F66">
          <w:rPr>
            <w:noProof/>
            <w:webHidden/>
          </w:rPr>
          <w:fldChar w:fldCharType="end"/>
        </w:r>
      </w:hyperlink>
    </w:p>
    <w:p w:rsidR="00E128A9" w:rsidRDefault="00435F66" w:rsidP="00E128A9">
      <w:pPr>
        <w:spacing w:line="240" w:lineRule="auto"/>
        <w:ind w:firstLine="0"/>
        <w:jc w:val="left"/>
        <w:rPr>
          <w:b/>
          <w:caps/>
        </w:rPr>
      </w:pPr>
      <w:r>
        <w:rPr>
          <w:b/>
          <w:caps/>
        </w:rPr>
        <w:fldChar w:fldCharType="end"/>
      </w:r>
    </w:p>
    <w:p w:rsidR="001F3DD6" w:rsidRDefault="001F3DD6">
      <w:pPr>
        <w:spacing w:line="240" w:lineRule="auto"/>
        <w:ind w:firstLine="0"/>
        <w:jc w:val="left"/>
        <w:rPr>
          <w:b/>
          <w:caps/>
        </w:rPr>
      </w:pPr>
      <w:r>
        <w:br w:type="page"/>
      </w:r>
    </w:p>
    <w:p w:rsidR="00AD7D3C" w:rsidRDefault="00AD7D3C" w:rsidP="00AD7D3C">
      <w:pPr>
        <w:pStyle w:val="1"/>
      </w:pPr>
      <w:bookmarkStart w:id="8" w:name="_Toc461574292"/>
      <w:bookmarkStart w:id="9" w:name="_Toc485459338"/>
      <w:bookmarkStart w:id="10" w:name="_Toc485534285"/>
      <w:bookmarkEnd w:id="0"/>
      <w:r w:rsidRPr="00B12F73">
        <w:t>Электромагнитные явления</w:t>
      </w:r>
      <w:bookmarkEnd w:id="8"/>
      <w:bookmarkEnd w:id="9"/>
      <w:bookmarkEnd w:id="10"/>
    </w:p>
    <w:p w:rsidR="00AD7D3C" w:rsidRDefault="00AD7D3C" w:rsidP="00AD7D3C">
      <w:pPr>
        <w:pStyle w:val="1"/>
      </w:pPr>
      <w:bookmarkStart w:id="11" w:name="_Toc485459339"/>
      <w:bookmarkStart w:id="12" w:name="_Toc485534286"/>
      <w:r w:rsidRPr="0059229C">
        <w:t>Лекция 1</w:t>
      </w:r>
      <w:bookmarkEnd w:id="11"/>
      <w:bookmarkEnd w:id="12"/>
    </w:p>
    <w:p w:rsidR="00AD7D3C" w:rsidRPr="00C62FE9" w:rsidRDefault="00AD7D3C" w:rsidP="00AD7D3C">
      <w:pPr>
        <w:rPr>
          <w:szCs w:val="28"/>
        </w:rPr>
      </w:pPr>
      <w:r w:rsidRPr="00C62FE9">
        <w:rPr>
          <w:b/>
          <w:szCs w:val="28"/>
        </w:rPr>
        <w:t>Основные понятия и законы</w:t>
      </w:r>
      <w:r w:rsidRPr="00C62FE9">
        <w:rPr>
          <w:szCs w:val="28"/>
        </w:rPr>
        <w:t>, которые должны быть освоены в ходе лекции: электромагнитная индукция, ЭДС индукции, закон Фарадея, сила индукционного тока, правило Ленца, вихревое электрическое поле.</w:t>
      </w:r>
    </w:p>
    <w:p w:rsidR="00AD7D3C" w:rsidRDefault="00AD7D3C" w:rsidP="00AD7D3C">
      <w:pPr>
        <w:pStyle w:val="20"/>
      </w:pPr>
      <w:bookmarkStart w:id="13" w:name="_Toc216765798"/>
      <w:bookmarkStart w:id="14" w:name="_Toc461574293"/>
      <w:bookmarkStart w:id="15" w:name="_Toc485459340"/>
      <w:bookmarkStart w:id="16" w:name="_Toc485534287"/>
      <w:r w:rsidRPr="00804FD9">
        <w:t>1.1. Явление электромагнитной индукции</w:t>
      </w:r>
      <w:bookmarkEnd w:id="13"/>
      <w:bookmarkEnd w:id="14"/>
      <w:bookmarkEnd w:id="15"/>
      <w:bookmarkEnd w:id="16"/>
    </w:p>
    <w:p w:rsidR="00AD7D3C" w:rsidRPr="00D83D21" w:rsidRDefault="00AD7D3C" w:rsidP="00AD7D3C">
      <w:pPr>
        <w:pStyle w:val="3"/>
      </w:pPr>
      <w:bookmarkStart w:id="17" w:name="_Toc485459341"/>
      <w:bookmarkStart w:id="18" w:name="_Toc485534288"/>
      <w:r w:rsidRPr="00D83D21">
        <w:t>1.1.1</w:t>
      </w:r>
      <w:r w:rsidR="00B014A9">
        <w:t>.</w:t>
      </w:r>
      <w:r w:rsidRPr="00D83D21">
        <w:t xml:space="preserve"> Опыты Фарадея</w:t>
      </w:r>
      <w:bookmarkEnd w:id="17"/>
      <w:bookmarkEnd w:id="18"/>
    </w:p>
    <w:p w:rsidR="00AD7D3C" w:rsidRDefault="00AD7D3C" w:rsidP="00AD7D3C">
      <w:pPr>
        <w:rPr>
          <w:szCs w:val="28"/>
        </w:rPr>
      </w:pPr>
      <w:r w:rsidRPr="00951983">
        <w:rPr>
          <w:szCs w:val="28"/>
        </w:rPr>
        <w:t>В 1831 году Майкл Фарадей</w:t>
      </w:r>
      <w:r w:rsidR="00B014A9">
        <w:rPr>
          <w:szCs w:val="28"/>
        </w:rPr>
        <w:t xml:space="preserve"> </w:t>
      </w:r>
      <w:r>
        <w:rPr>
          <w:szCs w:val="28"/>
        </w:rPr>
        <w:t xml:space="preserve">экспериментально обнаружил, возникновение электрического тока в замкнутом проводящем контуре при любом изменении магнитного потока, пронизывающего данный контур. Это явление получило название </w:t>
      </w:r>
      <w:r w:rsidRPr="00951983">
        <w:rPr>
          <w:i/>
          <w:szCs w:val="28"/>
        </w:rPr>
        <w:t>электромагнитной индукции</w:t>
      </w:r>
      <w:r>
        <w:rPr>
          <w:szCs w:val="28"/>
        </w:rPr>
        <w:t>, а возникающий в этом явлении электрический ток – индукционного тока.</w:t>
      </w:r>
    </w:p>
    <w:p w:rsidR="00AD7D3C" w:rsidRDefault="00AD7D3C" w:rsidP="00AD7D3C">
      <w:pPr>
        <w:rPr>
          <w:szCs w:val="28"/>
        </w:rPr>
      </w:pPr>
      <w:r w:rsidRPr="002D0CB2">
        <w:rPr>
          <w:szCs w:val="28"/>
        </w:rPr>
        <w:t>В опытах Фарадея магнитный поток</w:t>
      </w:r>
      <w:r>
        <w:rPr>
          <w:szCs w:val="28"/>
        </w:rPr>
        <w:t>,</w:t>
      </w:r>
      <w:r w:rsidRPr="002D0CB2">
        <w:rPr>
          <w:szCs w:val="28"/>
        </w:rPr>
        <w:t xml:space="preserve"> пронизывающий первый контур (катушку 1)</w:t>
      </w:r>
      <w:r>
        <w:rPr>
          <w:szCs w:val="28"/>
        </w:rPr>
        <w:t>,</w:t>
      </w:r>
      <w:r w:rsidRPr="002D0CB2">
        <w:rPr>
          <w:szCs w:val="28"/>
        </w:rPr>
        <w:t xml:space="preserve"> изменялся различными способами (рис.</w:t>
      </w:r>
      <w:r w:rsidR="00BD115B">
        <w:rPr>
          <w:szCs w:val="28"/>
        </w:rPr>
        <w:t> </w:t>
      </w:r>
      <w:r>
        <w:rPr>
          <w:szCs w:val="28"/>
        </w:rPr>
        <w:t>1.1</w:t>
      </w:r>
      <w:r w:rsidRPr="002D0CB2">
        <w:rPr>
          <w:szCs w:val="28"/>
        </w:rPr>
        <w:t>): 1) замыкалась и размыкалась цепь второго контура; 2) с помощью реостата изменялась сила тока во втором контуре; 3) второй контур приближался или удалялся относительно первого контура; 4) постоянный магнит приближался или удалялся относительно первого контура</w:t>
      </w:r>
      <w:r>
        <w:rPr>
          <w:szCs w:val="28"/>
        </w:rPr>
        <w:t xml:space="preserve"> [</w:t>
      </w:r>
      <w:r w:rsidRPr="002D3A20">
        <w:rPr>
          <w:szCs w:val="28"/>
        </w:rPr>
        <w:t>1</w:t>
      </w:r>
      <w:r>
        <w:rPr>
          <w:szCs w:val="28"/>
        </w:rPr>
        <w:t>].</w:t>
      </w:r>
    </w:p>
    <w:p w:rsidR="00AD7D3C" w:rsidRPr="002D0CB2" w:rsidRDefault="00AD7D3C" w:rsidP="00AD7D3C">
      <w:pPr>
        <w:pStyle w:val="af8"/>
      </w:pPr>
      <w:r>
        <w:rPr>
          <w:noProof/>
        </w:rPr>
        <w:drawing>
          <wp:inline distT="0" distB="0" distL="0" distR="0" wp14:anchorId="6126CA37" wp14:editId="28289492">
            <wp:extent cx="4053205" cy="967105"/>
            <wp:effectExtent l="19050" t="0" r="4445" b="0"/>
            <wp:docPr id="5521" name="Рисунок 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1"/>
                    <pic:cNvPicPr>
                      <a:picLocks noChangeAspect="1" noChangeArrowheads="1"/>
                    </pic:cNvPicPr>
                  </pic:nvPicPr>
                  <pic:blipFill>
                    <a:blip r:embed="rId10" cstate="print"/>
                    <a:srcRect/>
                    <a:stretch>
                      <a:fillRect/>
                    </a:stretch>
                  </pic:blipFill>
                  <pic:spPr bwMode="auto">
                    <a:xfrm>
                      <a:off x="0" y="0"/>
                      <a:ext cx="4053205" cy="967105"/>
                    </a:xfrm>
                    <a:prstGeom prst="rect">
                      <a:avLst/>
                    </a:prstGeom>
                    <a:noFill/>
                    <a:ln w="9525">
                      <a:noFill/>
                      <a:miter lim="800000"/>
                      <a:headEnd/>
                      <a:tailEnd/>
                    </a:ln>
                  </pic:spPr>
                </pic:pic>
              </a:graphicData>
            </a:graphic>
          </wp:inline>
        </w:drawing>
      </w:r>
    </w:p>
    <w:p w:rsidR="00AD7D3C" w:rsidRPr="00DA03E7" w:rsidRDefault="00AD7D3C" w:rsidP="00F25B50">
      <w:pPr>
        <w:pStyle w:val="af4"/>
      </w:pPr>
      <w:r w:rsidRPr="00DA03E7">
        <w:t>Рис.</w:t>
      </w:r>
      <w:r w:rsidR="00BD115B">
        <w:t> </w:t>
      </w:r>
      <w:r w:rsidRPr="00DA03E7">
        <w:t>1.1</w:t>
      </w:r>
      <w:r w:rsidR="0041121D">
        <w:t xml:space="preserve"> </w:t>
      </w:r>
    </w:p>
    <w:p w:rsidR="00AD7D3C" w:rsidRDefault="00AD7D3C" w:rsidP="00AD7D3C">
      <w:pPr>
        <w:rPr>
          <w:szCs w:val="28"/>
        </w:rPr>
      </w:pPr>
      <w:r>
        <w:rPr>
          <w:szCs w:val="28"/>
        </w:rPr>
        <w:t xml:space="preserve">Появление </w:t>
      </w:r>
      <w:r w:rsidRPr="002D0CB2">
        <w:rPr>
          <w:szCs w:val="28"/>
        </w:rPr>
        <w:t xml:space="preserve">индукционного тока </w:t>
      </w:r>
      <w:r w:rsidRPr="002D0CB2">
        <w:rPr>
          <w:i/>
          <w:szCs w:val="28"/>
          <w:lang w:val="en-US"/>
        </w:rPr>
        <w:t>I</w:t>
      </w:r>
      <w:r w:rsidRPr="002D0CB2">
        <w:rPr>
          <w:i/>
          <w:szCs w:val="28"/>
          <w:vertAlign w:val="subscript"/>
          <w:lang w:val="en-US"/>
        </w:rPr>
        <w:t>i</w:t>
      </w:r>
      <w:r w:rsidR="00435F66" w:rsidRPr="00533674">
        <w:rPr>
          <w:i/>
          <w:szCs w:val="28"/>
        </w:rPr>
        <w:t xml:space="preserve"> </w:t>
      </w:r>
      <w:r>
        <w:rPr>
          <w:szCs w:val="28"/>
        </w:rPr>
        <w:t xml:space="preserve">в вышеперечисленных опытах свидетельствует о том, что при изменении магнитного потока сквозь контур, в последнем возникает ЭДС индукции </w:t>
      </w:r>
      <w:r w:rsidRPr="002D0CB2">
        <w:rPr>
          <w:szCs w:val="28"/>
        </w:rPr>
        <w:sym w:font="Symbol" w:char="0065"/>
      </w:r>
      <w:r w:rsidRPr="002D0CB2">
        <w:rPr>
          <w:szCs w:val="28"/>
          <w:vertAlign w:val="subscript"/>
          <w:lang w:val="en-US"/>
        </w:rPr>
        <w:t>i</w:t>
      </w:r>
      <w:r>
        <w:rPr>
          <w:szCs w:val="28"/>
        </w:rPr>
        <w:t>.</w:t>
      </w:r>
    </w:p>
    <w:p w:rsidR="00AD7D3C" w:rsidRPr="002D0CB2" w:rsidRDefault="00AD7D3C" w:rsidP="00AD7D3C">
      <w:pPr>
        <w:rPr>
          <w:szCs w:val="28"/>
        </w:rPr>
      </w:pPr>
      <w:r w:rsidRPr="002D0CB2">
        <w:rPr>
          <w:szCs w:val="28"/>
        </w:rPr>
        <w:t>Прич</w:t>
      </w:r>
      <w:r w:rsidR="008A05CE">
        <w:rPr>
          <w:szCs w:val="28"/>
        </w:rPr>
        <w:t>е</w:t>
      </w:r>
      <w:r w:rsidRPr="002D0CB2">
        <w:rPr>
          <w:szCs w:val="28"/>
        </w:rPr>
        <w:t>м индукционный ток измен</w:t>
      </w:r>
      <w:r>
        <w:rPr>
          <w:szCs w:val="28"/>
        </w:rPr>
        <w:t>ял</w:t>
      </w:r>
      <w:r w:rsidRPr="002D0CB2">
        <w:rPr>
          <w:szCs w:val="28"/>
        </w:rPr>
        <w:t xml:space="preserve"> сво</w:t>
      </w:r>
      <w:r w:rsidR="008A05CE">
        <w:rPr>
          <w:szCs w:val="28"/>
        </w:rPr>
        <w:t>е</w:t>
      </w:r>
      <w:r w:rsidRPr="002D0CB2">
        <w:rPr>
          <w:szCs w:val="28"/>
        </w:rPr>
        <w:t xml:space="preserve"> направление при смене направления движения магнита, направления движения контуров 1 и 2, при замене нарастающего тока в контуре 2 убывающим со временем током, при замене замыкания цепи второго контура е</w:t>
      </w:r>
      <w:r w:rsidR="008A05CE">
        <w:rPr>
          <w:szCs w:val="28"/>
        </w:rPr>
        <w:t>е</w:t>
      </w:r>
      <w:r w:rsidRPr="002D0CB2">
        <w:rPr>
          <w:szCs w:val="28"/>
        </w:rPr>
        <w:t xml:space="preserve"> размыканием</w:t>
      </w:r>
      <w:r w:rsidR="00624E2F">
        <w:rPr>
          <w:szCs w:val="28"/>
        </w:rPr>
        <w:t xml:space="preserve"> </w:t>
      </w:r>
      <w:r w:rsidRPr="001F6DEA">
        <w:rPr>
          <w:szCs w:val="28"/>
        </w:rPr>
        <w:t>[1]</w:t>
      </w:r>
      <w:r w:rsidRPr="002D0CB2">
        <w:rPr>
          <w:szCs w:val="28"/>
        </w:rPr>
        <w:t>.</w:t>
      </w:r>
    </w:p>
    <w:p w:rsidR="00AD7D3C" w:rsidRPr="002D0CB2" w:rsidRDefault="00AD7D3C" w:rsidP="00AD7D3C">
      <w:pPr>
        <w:rPr>
          <w:i/>
          <w:szCs w:val="28"/>
        </w:rPr>
      </w:pPr>
      <w:r>
        <w:rPr>
          <w:szCs w:val="28"/>
        </w:rPr>
        <w:t>Кроме того, было экспериментально доказано</w:t>
      </w:r>
      <w:r w:rsidRPr="002D0CB2">
        <w:rPr>
          <w:i/>
          <w:szCs w:val="28"/>
        </w:rPr>
        <w:t xml:space="preserve">, что сила индукционного тока </w:t>
      </w:r>
      <w:r w:rsidRPr="002D0CB2">
        <w:rPr>
          <w:i/>
          <w:szCs w:val="28"/>
          <w:lang w:val="en-US"/>
        </w:rPr>
        <w:t>I</w:t>
      </w:r>
      <w:r w:rsidRPr="002D0CB2">
        <w:rPr>
          <w:i/>
          <w:szCs w:val="28"/>
          <w:vertAlign w:val="subscript"/>
          <w:lang w:val="en-US"/>
        </w:rPr>
        <w:t>i</w:t>
      </w:r>
      <w:r w:rsidRPr="002D0CB2">
        <w:rPr>
          <w:i/>
          <w:szCs w:val="28"/>
        </w:rPr>
        <w:t xml:space="preserve"> и </w:t>
      </w:r>
      <w:r w:rsidRPr="00EA0272">
        <w:rPr>
          <w:i/>
          <w:szCs w:val="28"/>
        </w:rPr>
        <w:t>ЭДС</w:t>
      </w:r>
      <w:r w:rsidRPr="002D0CB2">
        <w:rPr>
          <w:i/>
          <w:szCs w:val="28"/>
        </w:rPr>
        <w:t xml:space="preserve"> индукции </w:t>
      </w:r>
      <w:r w:rsidRPr="002D0CB2">
        <w:rPr>
          <w:szCs w:val="28"/>
        </w:rPr>
        <w:sym w:font="Symbol" w:char="0065"/>
      </w:r>
      <w:r w:rsidRPr="002D0CB2">
        <w:rPr>
          <w:szCs w:val="28"/>
          <w:vertAlign w:val="subscript"/>
          <w:lang w:val="en-US"/>
        </w:rPr>
        <w:t>i</w:t>
      </w:r>
      <w:r w:rsidRPr="002D0CB2">
        <w:rPr>
          <w:i/>
          <w:szCs w:val="28"/>
        </w:rPr>
        <w:t xml:space="preserve"> зависят от скорости изменения магнитного потока, пронизывающего проводящий контур, и н</w:t>
      </w:r>
      <w:r>
        <w:rPr>
          <w:i/>
          <w:szCs w:val="28"/>
        </w:rPr>
        <w:t xml:space="preserve">е зависят от способа изменения </w:t>
      </w:r>
      <w:r w:rsidRPr="002D0CB2">
        <w:rPr>
          <w:i/>
          <w:szCs w:val="28"/>
        </w:rPr>
        <w:t xml:space="preserve">магнитного потока </w:t>
      </w:r>
      <w:r w:rsidRPr="002D0CB2">
        <w:rPr>
          <w:i/>
          <w:szCs w:val="28"/>
        </w:rPr>
        <w:sym w:font="Symbol" w:char="0046"/>
      </w:r>
      <w:r w:rsidR="00624E2F">
        <w:rPr>
          <w:i/>
          <w:szCs w:val="28"/>
        </w:rPr>
        <w:t xml:space="preserve"> </w:t>
      </w:r>
      <w:r w:rsidRPr="001F6DEA">
        <w:rPr>
          <w:szCs w:val="28"/>
        </w:rPr>
        <w:t>[1]</w:t>
      </w:r>
      <w:r w:rsidRPr="002D0CB2">
        <w:rPr>
          <w:i/>
          <w:szCs w:val="28"/>
        </w:rPr>
        <w:t>.</w:t>
      </w:r>
    </w:p>
    <w:p w:rsidR="00AD7D3C" w:rsidRPr="00804FD9" w:rsidRDefault="00AD7D3C" w:rsidP="00AD7D3C">
      <w:pPr>
        <w:pStyle w:val="3"/>
      </w:pPr>
      <w:bookmarkStart w:id="19" w:name="_Toc78297100"/>
      <w:bookmarkStart w:id="20" w:name="_Toc78296547"/>
      <w:bookmarkStart w:id="21" w:name="_Toc78294003"/>
      <w:bookmarkStart w:id="22" w:name="_Toc216765800"/>
      <w:bookmarkStart w:id="23" w:name="_Toc461574294"/>
      <w:bookmarkStart w:id="24" w:name="_Toc485459342"/>
      <w:bookmarkStart w:id="25" w:name="_Toc485534289"/>
      <w:r w:rsidRPr="00804FD9">
        <w:t>1.</w:t>
      </w:r>
      <w:r w:rsidRPr="00D32804">
        <w:t>1.</w:t>
      </w:r>
      <w:r w:rsidRPr="00804FD9">
        <w:t>2. Закон электромагнитной индукции Фарадея</w:t>
      </w:r>
      <w:bookmarkEnd w:id="19"/>
      <w:bookmarkEnd w:id="20"/>
      <w:bookmarkEnd w:id="21"/>
      <w:bookmarkEnd w:id="22"/>
      <w:bookmarkEnd w:id="23"/>
      <w:bookmarkEnd w:id="24"/>
      <w:bookmarkEnd w:id="25"/>
    </w:p>
    <w:p w:rsidR="00AD7D3C" w:rsidRPr="002D0CB2" w:rsidRDefault="00AD7D3C" w:rsidP="00AD7D3C">
      <w:pPr>
        <w:rPr>
          <w:i/>
          <w:szCs w:val="28"/>
        </w:rPr>
      </w:pPr>
      <w:r w:rsidRPr="002D0CB2">
        <w:rPr>
          <w:szCs w:val="28"/>
        </w:rPr>
        <w:t xml:space="preserve">На основе проделанных опытов Фарадей сформулировал </w:t>
      </w:r>
      <w:r w:rsidRPr="009740DE">
        <w:rPr>
          <w:i/>
          <w:szCs w:val="28"/>
        </w:rPr>
        <w:t>закон электромагнитной индукции</w:t>
      </w:r>
      <w:r w:rsidRPr="002D0CB2">
        <w:rPr>
          <w:szCs w:val="28"/>
        </w:rPr>
        <w:t xml:space="preserve">: </w:t>
      </w:r>
      <w:r w:rsidRPr="002D0CB2">
        <w:rPr>
          <w:i/>
          <w:szCs w:val="28"/>
        </w:rPr>
        <w:t>при всяком изменении магнитного потока, пронизывающего проводящий контур, в н</w:t>
      </w:r>
      <w:r w:rsidR="008A05CE">
        <w:rPr>
          <w:i/>
          <w:szCs w:val="28"/>
        </w:rPr>
        <w:t>е</w:t>
      </w:r>
      <w:r w:rsidRPr="002D0CB2">
        <w:rPr>
          <w:i/>
          <w:szCs w:val="28"/>
        </w:rPr>
        <w:t xml:space="preserve">м возникает </w:t>
      </w:r>
      <w:r w:rsidRPr="00EA0272">
        <w:rPr>
          <w:i/>
          <w:szCs w:val="28"/>
        </w:rPr>
        <w:t>ЭДС</w:t>
      </w:r>
      <w:r w:rsidRPr="002D0CB2">
        <w:rPr>
          <w:i/>
          <w:szCs w:val="28"/>
        </w:rPr>
        <w:t xml:space="preserve"> индукции </w:t>
      </w:r>
      <w:r w:rsidRPr="002D0CB2">
        <w:rPr>
          <w:szCs w:val="28"/>
        </w:rPr>
        <w:sym w:font="Symbol" w:char="0065"/>
      </w:r>
      <w:r w:rsidRPr="002D0CB2">
        <w:rPr>
          <w:i/>
          <w:szCs w:val="28"/>
          <w:vertAlign w:val="subscript"/>
          <w:lang w:val="en-US"/>
        </w:rPr>
        <w:t>i</w:t>
      </w:r>
      <w:r w:rsidRPr="002D0CB2">
        <w:rPr>
          <w:i/>
          <w:szCs w:val="28"/>
        </w:rPr>
        <w:t>, равная скорости изменения магнитного потока, взятой с обратным знаком.</w:t>
      </w:r>
    </w:p>
    <w:p w:rsidR="00AD7D3C" w:rsidRPr="002D0CB2" w:rsidRDefault="00AD7D3C" w:rsidP="00AD7D3C">
      <w:pPr>
        <w:pStyle w:val="affc"/>
      </w:pPr>
      <w:r w:rsidRPr="002D0CB2">
        <w:rPr>
          <w:i/>
        </w:rPr>
        <w:tab/>
      </w:r>
      <w:r w:rsidRPr="007432CF">
        <w:rPr>
          <w:position w:val="-34"/>
        </w:rPr>
        <w:object w:dxaOrig="3480" w:dyaOrig="780" w14:anchorId="22D4AD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3pt;height:38.25pt" o:ole="" fillcolor="window">
            <v:imagedata r:id="rId11" o:title=""/>
          </v:shape>
          <o:OLEObject Type="Embed" ProgID="Equation.3" ShapeID="_x0000_i1025" DrawAspect="Content" ObjectID="_1824384562" r:id="rId12"/>
        </w:object>
      </w:r>
      <w:r w:rsidRPr="002D0CB2">
        <w:tab/>
        <w:t>(</w:t>
      </w:r>
      <w:r>
        <w:t>1</w:t>
      </w:r>
      <w:r w:rsidRPr="002D0CB2">
        <w:t>.</w:t>
      </w:r>
      <w:r>
        <w:t>1</w:t>
      </w:r>
      <w:r w:rsidRPr="002D0CB2">
        <w:t>)</w:t>
      </w:r>
    </w:p>
    <w:p w:rsidR="00AD7D3C" w:rsidRDefault="00AD7D3C" w:rsidP="00AD7D3C">
      <w:pPr>
        <w:ind w:firstLine="0"/>
        <w:rPr>
          <w:szCs w:val="28"/>
        </w:rPr>
      </w:pPr>
      <w:r w:rsidRPr="002D0CB2">
        <w:rPr>
          <w:szCs w:val="28"/>
        </w:rPr>
        <w:t xml:space="preserve">где </w:t>
      </w:r>
      <w:r w:rsidRPr="009740DE">
        <w:rPr>
          <w:i/>
          <w:szCs w:val="28"/>
        </w:rPr>
        <w:sym w:font="Symbol" w:char="0046"/>
      </w:r>
      <w:r w:rsidR="00B014A9">
        <w:rPr>
          <w:i/>
          <w:szCs w:val="28"/>
        </w:rPr>
        <w:t xml:space="preserve"> </w:t>
      </w:r>
      <w:r>
        <w:rPr>
          <w:szCs w:val="28"/>
        </w:rPr>
        <w:t>–</w:t>
      </w:r>
      <w:r w:rsidRPr="002D0CB2">
        <w:rPr>
          <w:szCs w:val="28"/>
        </w:rPr>
        <w:t xml:space="preserve"> магнитный поток, пронизывающий любую поверхность </w:t>
      </w:r>
      <w:r w:rsidRPr="002D0CB2">
        <w:rPr>
          <w:i/>
          <w:szCs w:val="28"/>
          <w:lang w:val="en-US"/>
        </w:rPr>
        <w:t>S</w:t>
      </w:r>
      <w:r w:rsidRPr="002D0CB2">
        <w:rPr>
          <w:szCs w:val="28"/>
        </w:rPr>
        <w:t>, опирающуюся на проводящий контур</w:t>
      </w:r>
      <w:r w:rsidRPr="001F6DEA">
        <w:rPr>
          <w:szCs w:val="28"/>
        </w:rPr>
        <w:t>[1]</w:t>
      </w:r>
      <w:r>
        <w:rPr>
          <w:szCs w:val="28"/>
        </w:rPr>
        <w:t>.</w:t>
      </w:r>
    </w:p>
    <w:p w:rsidR="00AD7D3C" w:rsidRPr="008D57A5" w:rsidRDefault="00AD7D3C" w:rsidP="00AD7D3C">
      <w:pPr>
        <w:rPr>
          <w:szCs w:val="28"/>
        </w:rPr>
      </w:pPr>
      <w:r>
        <w:rPr>
          <w:szCs w:val="28"/>
        </w:rPr>
        <w:t xml:space="preserve">Индукционный ток, возникающий при этом, можно найти из закона Ома </w:t>
      </w:r>
    </w:p>
    <w:p w:rsidR="00AD7D3C" w:rsidRDefault="00AD7D3C" w:rsidP="00AD7D3C">
      <w:pPr>
        <w:pStyle w:val="affc"/>
      </w:pPr>
      <w:r>
        <w:tab/>
      </w:r>
      <w:r w:rsidRPr="008D57A5">
        <w:rPr>
          <w:position w:val="-12"/>
        </w:rPr>
        <w:object w:dxaOrig="1280" w:dyaOrig="380" w14:anchorId="2D4B2529">
          <v:shape id="_x0000_i1026" type="#_x0000_t75" style="width:63.75pt;height:18.75pt" o:ole="" fillcolor="window">
            <v:imagedata r:id="rId13" o:title=""/>
          </v:shape>
          <o:OLEObject Type="Embed" ProgID="Equation.3" ShapeID="_x0000_i1026" DrawAspect="Content" ObjectID="_1824384563" r:id="rId14"/>
        </w:object>
      </w:r>
      <w:r w:rsidRPr="008D57A5">
        <w:t>,</w:t>
      </w:r>
      <w:r w:rsidRPr="002D0CB2">
        <w:tab/>
        <w:t>(</w:t>
      </w:r>
      <w:r>
        <w:t>1</w:t>
      </w:r>
      <w:r w:rsidRPr="002D0CB2">
        <w:t>.</w:t>
      </w:r>
      <w:r>
        <w:t>2</w:t>
      </w:r>
      <w:r w:rsidRPr="002D0CB2">
        <w:t>)</w:t>
      </w:r>
    </w:p>
    <w:p w:rsidR="00AD7D3C" w:rsidRDefault="00AD7D3C" w:rsidP="00AD7D3C">
      <w:pPr>
        <w:ind w:firstLine="0"/>
        <w:rPr>
          <w:szCs w:val="28"/>
        </w:rPr>
      </w:pPr>
      <w:r w:rsidRPr="002D0CB2">
        <w:rPr>
          <w:szCs w:val="28"/>
        </w:rPr>
        <w:t xml:space="preserve">где </w:t>
      </w:r>
      <w:r>
        <w:rPr>
          <w:i/>
          <w:szCs w:val="28"/>
          <w:lang w:val="en-US"/>
        </w:rPr>
        <w:t>R</w:t>
      </w:r>
      <w:r w:rsidR="00B014A9">
        <w:rPr>
          <w:i/>
          <w:szCs w:val="28"/>
        </w:rPr>
        <w:t xml:space="preserve"> </w:t>
      </w:r>
      <w:r>
        <w:rPr>
          <w:szCs w:val="28"/>
        </w:rPr>
        <w:t>–</w:t>
      </w:r>
      <w:r w:rsidR="00B014A9">
        <w:rPr>
          <w:szCs w:val="28"/>
        </w:rPr>
        <w:t xml:space="preserve"> </w:t>
      </w:r>
      <w:r>
        <w:rPr>
          <w:szCs w:val="28"/>
        </w:rPr>
        <w:t>сопротивление контура.</w:t>
      </w:r>
    </w:p>
    <w:p w:rsidR="00AD7D3C" w:rsidRPr="00D32804" w:rsidRDefault="00AD7D3C" w:rsidP="00BD115B">
      <w:pPr>
        <w:pStyle w:val="3"/>
      </w:pPr>
      <w:bookmarkStart w:id="26" w:name="_Toc485459343"/>
      <w:bookmarkStart w:id="27" w:name="_Toc485534290"/>
      <w:r w:rsidRPr="00D32804">
        <w:t>1.1.3. Природа сторонних сил</w:t>
      </w:r>
      <w:bookmarkEnd w:id="26"/>
      <w:bookmarkEnd w:id="27"/>
    </w:p>
    <w:p w:rsidR="00AD7D3C" w:rsidRPr="00D32804" w:rsidRDefault="00AD7D3C" w:rsidP="00AD7D3C">
      <w:pPr>
        <w:rPr>
          <w:szCs w:val="28"/>
        </w:rPr>
      </w:pPr>
      <w:r>
        <w:rPr>
          <w:szCs w:val="28"/>
        </w:rPr>
        <w:t>Появление</w:t>
      </w:r>
      <w:r w:rsidRPr="00D32804">
        <w:rPr>
          <w:szCs w:val="28"/>
        </w:rPr>
        <w:t xml:space="preserve"> ЭДС индукции </w:t>
      </w:r>
      <w:r w:rsidRPr="002A5D34">
        <w:rPr>
          <w:szCs w:val="28"/>
        </w:rPr>
        <w:sym w:font="Symbol" w:char="0065"/>
      </w:r>
      <w:r w:rsidRPr="002A5D34">
        <w:rPr>
          <w:i/>
          <w:szCs w:val="28"/>
          <w:vertAlign w:val="subscript"/>
          <w:lang w:val="en-US"/>
        </w:rPr>
        <w:t>i</w:t>
      </w:r>
      <w:r w:rsidRPr="002A5D34">
        <w:rPr>
          <w:szCs w:val="28"/>
        </w:rPr>
        <w:t xml:space="preserve"> свидетельствует о том, что в проводящем контуре</w:t>
      </w:r>
      <w:r w:rsidRPr="00D32804">
        <w:rPr>
          <w:szCs w:val="28"/>
        </w:rPr>
        <w:t xml:space="preserve"> возникают сторонние силы, совершающие работу по разделению разноим</w:t>
      </w:r>
      <w:r w:rsidR="008A05CE">
        <w:rPr>
          <w:szCs w:val="28"/>
        </w:rPr>
        <w:t>е</w:t>
      </w:r>
      <w:r w:rsidRPr="00D32804">
        <w:rPr>
          <w:szCs w:val="28"/>
        </w:rPr>
        <w:t>нных электрических зарядов.</w:t>
      </w:r>
      <w:r w:rsidR="0041121D">
        <w:rPr>
          <w:szCs w:val="28"/>
        </w:rPr>
        <w:t xml:space="preserve"> </w:t>
      </w:r>
      <w:r w:rsidRPr="007165D6">
        <w:rPr>
          <w:szCs w:val="28"/>
        </w:rPr>
        <w:t xml:space="preserve">Природа сторонних сил </w:t>
      </w:r>
      <w:r>
        <w:rPr>
          <w:szCs w:val="28"/>
        </w:rPr>
        <w:t>различна</w:t>
      </w:r>
      <w:r w:rsidR="0041121D">
        <w:rPr>
          <w:szCs w:val="28"/>
        </w:rPr>
        <w:t xml:space="preserve"> </w:t>
      </w:r>
      <w:r w:rsidRPr="002A5D34">
        <w:rPr>
          <w:szCs w:val="28"/>
        </w:rPr>
        <w:t>и зависит от того, в какой ситуации они появляются.</w:t>
      </w:r>
    </w:p>
    <w:p w:rsidR="00AD7D3C" w:rsidRDefault="00AD7D3C" w:rsidP="00AD7D3C">
      <w:pPr>
        <w:rPr>
          <w:i/>
          <w:szCs w:val="28"/>
        </w:rPr>
      </w:pPr>
      <w:r w:rsidRPr="004F1D9A">
        <w:rPr>
          <w:i/>
          <w:szCs w:val="28"/>
        </w:rPr>
        <w:t>Случай 1</w:t>
      </w:r>
      <w:r w:rsidRPr="002D0CB2">
        <w:rPr>
          <w:b/>
          <w:szCs w:val="28"/>
        </w:rPr>
        <w:t>.</w:t>
      </w:r>
      <w:r w:rsidR="00B014A9">
        <w:rPr>
          <w:b/>
          <w:szCs w:val="28"/>
        </w:rPr>
        <w:t xml:space="preserve"> </w:t>
      </w:r>
      <w:r w:rsidRPr="002A5D34">
        <w:rPr>
          <w:i/>
          <w:szCs w:val="28"/>
        </w:rPr>
        <w:t>В постоянном магнитном поле находится контур переменной площади или вращается контур постоянной площади</w:t>
      </w:r>
      <w:r>
        <w:rPr>
          <w:i/>
          <w:szCs w:val="28"/>
        </w:rPr>
        <w:t>, или двигается проводник.</w:t>
      </w:r>
    </w:p>
    <w:p w:rsidR="00AD7D3C" w:rsidRDefault="00AD7D3C" w:rsidP="00AD7D3C">
      <w:pPr>
        <w:rPr>
          <w:szCs w:val="28"/>
        </w:rPr>
      </w:pPr>
      <w:r w:rsidRPr="002D0CB2">
        <w:rPr>
          <w:szCs w:val="28"/>
        </w:rPr>
        <w:t xml:space="preserve">В </w:t>
      </w:r>
      <w:r>
        <w:rPr>
          <w:szCs w:val="28"/>
        </w:rPr>
        <w:t xml:space="preserve">этом случае, </w:t>
      </w:r>
      <w:r w:rsidRPr="002D0CB2">
        <w:rPr>
          <w:szCs w:val="28"/>
        </w:rPr>
        <w:t xml:space="preserve">возникновение </w:t>
      </w:r>
      <w:r>
        <w:rPr>
          <w:szCs w:val="28"/>
        </w:rPr>
        <w:t>ЭДС</w:t>
      </w:r>
      <w:r w:rsidRPr="002D0CB2">
        <w:rPr>
          <w:szCs w:val="28"/>
        </w:rPr>
        <w:t xml:space="preserve"> индукции </w:t>
      </w:r>
      <w:r w:rsidRPr="002D0CB2">
        <w:rPr>
          <w:szCs w:val="28"/>
        </w:rPr>
        <w:sym w:font="Symbol" w:char="0065"/>
      </w:r>
      <w:r w:rsidRPr="002D0CB2">
        <w:rPr>
          <w:szCs w:val="28"/>
          <w:vertAlign w:val="subscript"/>
          <w:lang w:val="en-US"/>
        </w:rPr>
        <w:t>i</w:t>
      </w:r>
      <w:r>
        <w:rPr>
          <w:szCs w:val="28"/>
        </w:rPr>
        <w:t xml:space="preserve">связано с </w:t>
      </w:r>
      <w:r w:rsidRPr="002D0CB2">
        <w:rPr>
          <w:szCs w:val="28"/>
        </w:rPr>
        <w:t xml:space="preserve">действием на свободные заряды силы Лоренца. </w:t>
      </w:r>
      <w:r>
        <w:rPr>
          <w:szCs w:val="28"/>
        </w:rPr>
        <w:t>На</w:t>
      </w:r>
      <w:r w:rsidRPr="002D0CB2">
        <w:rPr>
          <w:szCs w:val="28"/>
        </w:rPr>
        <w:t xml:space="preserve"> рис.</w:t>
      </w:r>
      <w:r w:rsidR="00BD115B">
        <w:rPr>
          <w:szCs w:val="28"/>
        </w:rPr>
        <w:t> </w:t>
      </w:r>
      <w:r>
        <w:rPr>
          <w:szCs w:val="28"/>
        </w:rPr>
        <w:t>1</w:t>
      </w:r>
      <w:r w:rsidRPr="002D0CB2">
        <w:rPr>
          <w:szCs w:val="28"/>
        </w:rPr>
        <w:t>.</w:t>
      </w:r>
      <w:r>
        <w:rPr>
          <w:szCs w:val="28"/>
        </w:rPr>
        <w:t>2</w:t>
      </w:r>
      <w:r w:rsidRPr="002D0CB2">
        <w:rPr>
          <w:szCs w:val="28"/>
        </w:rPr>
        <w:t>,</w:t>
      </w:r>
      <w:r w:rsidR="00624E2F">
        <w:rPr>
          <w:szCs w:val="28"/>
        </w:rPr>
        <w:t> </w:t>
      </w:r>
      <w:r w:rsidR="00435F66" w:rsidRPr="00533674">
        <w:rPr>
          <w:i/>
          <w:szCs w:val="28"/>
        </w:rPr>
        <w:t>а</w:t>
      </w:r>
      <w:r w:rsidRPr="002D0CB2">
        <w:rPr>
          <w:szCs w:val="28"/>
        </w:rPr>
        <w:t xml:space="preserve">, </w:t>
      </w:r>
      <w:r>
        <w:rPr>
          <w:szCs w:val="28"/>
        </w:rPr>
        <w:t xml:space="preserve">показано, что при движении проводника со скоростью </w:t>
      </w:r>
      <w:r w:rsidR="001729CF" w:rsidRPr="00D01D1C">
        <w:rPr>
          <w:i/>
          <w:position w:val="-6"/>
          <w:szCs w:val="28"/>
        </w:rPr>
        <w:object w:dxaOrig="220" w:dyaOrig="300" w14:anchorId="02EC51C6">
          <v:shape id="_x0000_i1027" type="#_x0000_t75" style="width:11.25pt;height:15pt" o:ole="" fillcolor="window">
            <v:imagedata r:id="rId15" o:title=""/>
          </v:shape>
          <o:OLEObject Type="Embed" ProgID="Equation.3" ShapeID="_x0000_i1027" DrawAspect="Content" ObjectID="_1824384564" r:id="rId16"/>
        </w:object>
      </w:r>
      <w:r w:rsidR="001729CF" w:rsidRPr="00533674">
        <w:rPr>
          <w:i/>
          <w:szCs w:val="28"/>
        </w:rPr>
        <w:t xml:space="preserve"> </w:t>
      </w:r>
      <w:r w:rsidRPr="00D01D1C">
        <w:rPr>
          <w:szCs w:val="28"/>
        </w:rPr>
        <w:t>в магнитном поле</w:t>
      </w:r>
      <w:r>
        <w:rPr>
          <w:szCs w:val="28"/>
        </w:rPr>
        <w:t>,</w:t>
      </w:r>
      <w:r w:rsidR="0041121D">
        <w:rPr>
          <w:szCs w:val="28"/>
        </w:rPr>
        <w:t xml:space="preserve"> </w:t>
      </w:r>
      <w:r>
        <w:rPr>
          <w:szCs w:val="28"/>
        </w:rPr>
        <w:t xml:space="preserve">электроны под действием </w:t>
      </w:r>
      <w:r w:rsidRPr="002D0CB2">
        <w:rPr>
          <w:szCs w:val="28"/>
        </w:rPr>
        <w:t>сил</w:t>
      </w:r>
      <w:r>
        <w:rPr>
          <w:szCs w:val="28"/>
        </w:rPr>
        <w:t>ы</w:t>
      </w:r>
      <w:r w:rsidR="0041121D">
        <w:rPr>
          <w:szCs w:val="28"/>
        </w:rPr>
        <w:t xml:space="preserve"> </w:t>
      </w:r>
      <w:r w:rsidRPr="002D0CB2">
        <w:rPr>
          <w:szCs w:val="28"/>
        </w:rPr>
        <w:t>Лоренца</w:t>
      </w:r>
      <w:r>
        <w:rPr>
          <w:szCs w:val="28"/>
        </w:rPr>
        <w:t xml:space="preserve"> перемещаются</w:t>
      </w:r>
      <w:r w:rsidRPr="002D0CB2">
        <w:rPr>
          <w:szCs w:val="28"/>
        </w:rPr>
        <w:t xml:space="preserve"> к одному концу проводника,</w:t>
      </w:r>
      <w:r>
        <w:rPr>
          <w:szCs w:val="28"/>
        </w:rPr>
        <w:t xml:space="preserve"> вследствие чего,</w:t>
      </w:r>
      <w:r w:rsidRPr="002D0CB2">
        <w:rPr>
          <w:szCs w:val="28"/>
        </w:rPr>
        <w:t xml:space="preserve"> на н</w:t>
      </w:r>
      <w:r w:rsidR="008A05CE">
        <w:rPr>
          <w:szCs w:val="28"/>
        </w:rPr>
        <w:t>е</w:t>
      </w:r>
      <w:r w:rsidRPr="002D0CB2">
        <w:rPr>
          <w:szCs w:val="28"/>
        </w:rPr>
        <w:t xml:space="preserve">м возникает избыток электронов, а на другом конце </w:t>
      </w:r>
      <w:r>
        <w:rPr>
          <w:szCs w:val="28"/>
        </w:rPr>
        <w:t xml:space="preserve">– </w:t>
      </w:r>
      <w:r w:rsidRPr="002D0CB2">
        <w:rPr>
          <w:szCs w:val="28"/>
        </w:rPr>
        <w:t xml:space="preserve">их недостаток. </w:t>
      </w:r>
      <w:r>
        <w:rPr>
          <w:szCs w:val="28"/>
        </w:rPr>
        <w:t>Таким образом, сторонней силой</w:t>
      </w:r>
      <w:r w:rsidR="00A87594">
        <w:rPr>
          <w:szCs w:val="28"/>
        </w:rPr>
        <w:t>,</w:t>
      </w:r>
      <w:r>
        <w:rPr>
          <w:szCs w:val="28"/>
        </w:rPr>
        <w:t xml:space="preserve"> разделяющей заряды, является </w:t>
      </w:r>
      <w:r w:rsidRPr="002A5D34">
        <w:rPr>
          <w:i/>
          <w:szCs w:val="28"/>
        </w:rPr>
        <w:t>сила Лоренца</w:t>
      </w:r>
      <w:r>
        <w:rPr>
          <w:szCs w:val="28"/>
        </w:rPr>
        <w:t>.</w:t>
      </w:r>
    </w:p>
    <w:p w:rsidR="00C05312" w:rsidRDefault="00C05312" w:rsidP="00533674">
      <w:pPr>
        <w:pStyle w:val="af8"/>
      </w:pPr>
      <w:r>
        <w:rPr>
          <w:noProof/>
        </w:rPr>
        <w:drawing>
          <wp:inline distT="0" distB="0" distL="0" distR="0" wp14:anchorId="389C9168" wp14:editId="69832190">
            <wp:extent cx="2743200" cy="174074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1740746"/>
                    </a:xfrm>
                    <a:prstGeom prst="rect">
                      <a:avLst/>
                    </a:prstGeom>
                    <a:noFill/>
                    <a:ln>
                      <a:noFill/>
                    </a:ln>
                  </pic:spPr>
                </pic:pic>
              </a:graphicData>
            </a:graphic>
          </wp:inline>
        </w:drawing>
      </w:r>
    </w:p>
    <w:p w:rsidR="00AD7D3C" w:rsidRPr="00DA03E7" w:rsidRDefault="00AD7D3C" w:rsidP="00F25B50">
      <w:pPr>
        <w:pStyle w:val="af4"/>
      </w:pPr>
      <w:r w:rsidRPr="00DA03E7">
        <w:t>Рис.</w:t>
      </w:r>
      <w:r w:rsidR="00BD115B">
        <w:t> </w:t>
      </w:r>
      <w:r>
        <w:t>1</w:t>
      </w:r>
      <w:r w:rsidRPr="00DA03E7">
        <w:t>.</w:t>
      </w:r>
      <w:r>
        <w:t>2</w:t>
      </w:r>
    </w:p>
    <w:p w:rsidR="00AD7D3C" w:rsidRDefault="00AD7D3C" w:rsidP="00AD7D3C">
      <w:pPr>
        <w:rPr>
          <w:szCs w:val="28"/>
        </w:rPr>
      </w:pPr>
      <w:r w:rsidRPr="004F1D9A">
        <w:rPr>
          <w:i/>
          <w:szCs w:val="28"/>
        </w:rPr>
        <w:t xml:space="preserve">Случай 2. </w:t>
      </w:r>
      <w:r>
        <w:rPr>
          <w:i/>
          <w:szCs w:val="28"/>
        </w:rPr>
        <w:t>Неподвижный контур постоянной площади находится в переменном магнитном поле</w:t>
      </w:r>
      <w:r w:rsidRPr="004F1D9A">
        <w:rPr>
          <w:i/>
          <w:szCs w:val="28"/>
        </w:rPr>
        <w:t>.</w:t>
      </w:r>
    </w:p>
    <w:p w:rsidR="00AD7D3C" w:rsidRDefault="00AD7D3C" w:rsidP="00AD7D3C">
      <w:pPr>
        <w:rPr>
          <w:szCs w:val="28"/>
        </w:rPr>
      </w:pPr>
      <w:r w:rsidRPr="002D0CB2">
        <w:rPr>
          <w:szCs w:val="28"/>
        </w:rPr>
        <w:t>В этом случае на свободные заряды в проводнике сила Лоренца не действует</w:t>
      </w:r>
      <w:r>
        <w:rPr>
          <w:szCs w:val="28"/>
        </w:rPr>
        <w:t>,</w:t>
      </w:r>
      <w:r w:rsidRPr="002D0CB2">
        <w:rPr>
          <w:szCs w:val="28"/>
        </w:rPr>
        <w:t xml:space="preserve"> и для объяснения возникновения </w:t>
      </w:r>
      <w:r>
        <w:rPr>
          <w:szCs w:val="28"/>
        </w:rPr>
        <w:t>ЭДС</w:t>
      </w:r>
      <w:r w:rsidRPr="002D0CB2">
        <w:rPr>
          <w:szCs w:val="28"/>
        </w:rPr>
        <w:t xml:space="preserve"> индукции </w:t>
      </w:r>
      <w:r w:rsidRPr="002D0CB2">
        <w:rPr>
          <w:szCs w:val="28"/>
        </w:rPr>
        <w:sym w:font="Symbol" w:char="0065"/>
      </w:r>
      <w:r w:rsidRPr="002D0CB2">
        <w:rPr>
          <w:i/>
          <w:szCs w:val="28"/>
          <w:vertAlign w:val="subscript"/>
          <w:lang w:val="en-US"/>
        </w:rPr>
        <w:t>i</w:t>
      </w:r>
      <w:r w:rsidR="0041121D">
        <w:rPr>
          <w:i/>
          <w:szCs w:val="28"/>
          <w:vertAlign w:val="subscript"/>
        </w:rPr>
        <w:t xml:space="preserve"> </w:t>
      </w:r>
      <w:r w:rsidRPr="002D0CB2">
        <w:rPr>
          <w:szCs w:val="28"/>
        </w:rPr>
        <w:t>Максвелл сформулировал следующ</w:t>
      </w:r>
      <w:r>
        <w:rPr>
          <w:szCs w:val="28"/>
        </w:rPr>
        <w:t>ий</w:t>
      </w:r>
      <w:r w:rsidR="0041121D">
        <w:rPr>
          <w:szCs w:val="28"/>
        </w:rPr>
        <w:t xml:space="preserve"> </w:t>
      </w:r>
      <w:r w:rsidRPr="004F1D9A">
        <w:rPr>
          <w:szCs w:val="28"/>
        </w:rPr>
        <w:t xml:space="preserve">постулат: </w:t>
      </w:r>
      <w:r w:rsidRPr="004F1D9A">
        <w:rPr>
          <w:i/>
          <w:szCs w:val="28"/>
        </w:rPr>
        <w:t>переменное во времени магнитное поле порождает в окружающем пространстве вихревое электрическое поле</w:t>
      </w:r>
      <w:r w:rsidRPr="004F1D9A">
        <w:rPr>
          <w:szCs w:val="28"/>
        </w:rPr>
        <w:t>.</w:t>
      </w:r>
    </w:p>
    <w:p w:rsidR="00AD7D3C" w:rsidRDefault="00AD7D3C" w:rsidP="00AD7D3C">
      <w:pPr>
        <w:rPr>
          <w:i/>
          <w:szCs w:val="28"/>
        </w:rPr>
      </w:pPr>
      <w:r>
        <w:rPr>
          <w:szCs w:val="28"/>
        </w:rPr>
        <w:t xml:space="preserve">Этот постулат является </w:t>
      </w:r>
      <w:r w:rsidRPr="004F1D9A">
        <w:rPr>
          <w:szCs w:val="28"/>
        </w:rPr>
        <w:t>первым положением теории</w:t>
      </w:r>
      <w:r>
        <w:rPr>
          <w:szCs w:val="28"/>
        </w:rPr>
        <w:t xml:space="preserve"> электромагнитного поля</w:t>
      </w:r>
      <w:r w:rsidRPr="004F1D9A">
        <w:rPr>
          <w:szCs w:val="28"/>
        </w:rPr>
        <w:t xml:space="preserve"> Максвелла</w:t>
      </w:r>
      <w:r>
        <w:rPr>
          <w:szCs w:val="28"/>
        </w:rPr>
        <w:t>.</w:t>
      </w:r>
    </w:p>
    <w:p w:rsidR="00AD7D3C" w:rsidRPr="002D0CB2" w:rsidRDefault="00AD7D3C" w:rsidP="00AD7D3C">
      <w:pPr>
        <w:rPr>
          <w:szCs w:val="28"/>
        </w:rPr>
      </w:pPr>
      <w:r>
        <w:rPr>
          <w:szCs w:val="28"/>
        </w:rPr>
        <w:t xml:space="preserve">Согласно Максвеллу, </w:t>
      </w:r>
      <w:r w:rsidRPr="00933D49">
        <w:rPr>
          <w:i/>
          <w:szCs w:val="28"/>
        </w:rPr>
        <w:t>линии вихревого электрического поля являются замкнутыми</w:t>
      </w:r>
      <w:r w:rsidRPr="002D0CB2">
        <w:rPr>
          <w:szCs w:val="28"/>
        </w:rPr>
        <w:t xml:space="preserve">, они связаны с направлением вектора </w:t>
      </w:r>
      <w:r w:rsidRPr="00502EB6">
        <w:rPr>
          <w:position w:val="-26"/>
          <w:szCs w:val="28"/>
        </w:rPr>
        <w:object w:dxaOrig="420" w:dyaOrig="740" w14:anchorId="1490C0E1">
          <v:shape id="_x0000_i1028" type="#_x0000_t75" style="width:19.5pt;height:34.5pt" o:ole="" fillcolor="window">
            <v:imagedata r:id="rId18" o:title=""/>
          </v:shape>
          <o:OLEObject Type="Embed" ProgID="Equation.3" ShapeID="_x0000_i1028" DrawAspect="Content" ObjectID="_1824384565" r:id="rId19"/>
        </w:object>
      </w:r>
      <w:r w:rsidRPr="002D0CB2">
        <w:rPr>
          <w:szCs w:val="28"/>
        </w:rPr>
        <w:t xml:space="preserve"> правилом левого буравчика и лежат в плоскости, перпендикулярной к вектору </w:t>
      </w:r>
      <w:r w:rsidRPr="002D0CB2">
        <w:rPr>
          <w:position w:val="-4"/>
          <w:szCs w:val="28"/>
        </w:rPr>
        <w:object w:dxaOrig="260" w:dyaOrig="380" w14:anchorId="6F42FD37">
          <v:shape id="_x0000_i1029" type="#_x0000_t75" style="width:13.5pt;height:19.5pt" o:ole="" fillcolor="window">
            <v:imagedata r:id="rId20" o:title=""/>
          </v:shape>
          <o:OLEObject Type="Embed" ProgID="Equation.3" ShapeID="_x0000_i1029" DrawAspect="Content" ObjectID="_1824384566" r:id="rId21"/>
        </w:object>
      </w:r>
      <w:r w:rsidRPr="002D0CB2">
        <w:rPr>
          <w:szCs w:val="28"/>
        </w:rPr>
        <w:t xml:space="preserve"> (рис.</w:t>
      </w:r>
      <w:r>
        <w:rPr>
          <w:szCs w:val="28"/>
        </w:rPr>
        <w:t xml:space="preserve"> 1</w:t>
      </w:r>
      <w:r w:rsidRPr="002D0CB2">
        <w:rPr>
          <w:szCs w:val="28"/>
        </w:rPr>
        <w:t>.</w:t>
      </w:r>
      <w:r>
        <w:rPr>
          <w:szCs w:val="28"/>
        </w:rPr>
        <w:t>2</w:t>
      </w:r>
      <w:r w:rsidRPr="002D0CB2">
        <w:rPr>
          <w:szCs w:val="28"/>
        </w:rPr>
        <w:t>,</w:t>
      </w:r>
      <w:r w:rsidR="001729CF">
        <w:rPr>
          <w:szCs w:val="28"/>
          <w:lang w:val="en-US"/>
        </w:rPr>
        <w:t> </w:t>
      </w:r>
      <w:r w:rsidR="00435F66" w:rsidRPr="00533674">
        <w:rPr>
          <w:i/>
          <w:szCs w:val="28"/>
        </w:rPr>
        <w:t>б</w:t>
      </w:r>
      <w:r w:rsidRPr="002D0CB2">
        <w:rPr>
          <w:szCs w:val="28"/>
        </w:rPr>
        <w:t xml:space="preserve">). </w:t>
      </w:r>
      <w:r>
        <w:rPr>
          <w:szCs w:val="28"/>
        </w:rPr>
        <w:t>Именно с</w:t>
      </w:r>
      <w:r w:rsidRPr="002D0CB2">
        <w:rPr>
          <w:szCs w:val="28"/>
        </w:rPr>
        <w:t xml:space="preserve">илы </w:t>
      </w:r>
      <w:r>
        <w:rPr>
          <w:szCs w:val="28"/>
        </w:rPr>
        <w:t xml:space="preserve">вихревого электрического </w:t>
      </w:r>
      <w:r w:rsidRPr="002D0CB2">
        <w:rPr>
          <w:szCs w:val="28"/>
        </w:rPr>
        <w:t>поля совершают работу по разделению разноим</w:t>
      </w:r>
      <w:r w:rsidR="008A05CE">
        <w:rPr>
          <w:szCs w:val="28"/>
        </w:rPr>
        <w:t>е</w:t>
      </w:r>
      <w:r w:rsidRPr="002D0CB2">
        <w:rPr>
          <w:szCs w:val="28"/>
        </w:rPr>
        <w:t>нных зарядов</w:t>
      </w:r>
      <w:r>
        <w:rPr>
          <w:szCs w:val="28"/>
        </w:rPr>
        <w:t xml:space="preserve"> в проводнике, </w:t>
      </w:r>
      <w:r w:rsidR="00B522C7">
        <w:rPr>
          <w:szCs w:val="28"/>
        </w:rPr>
        <w:t>т. е.</w:t>
      </w:r>
      <w:r>
        <w:rPr>
          <w:szCs w:val="28"/>
        </w:rPr>
        <w:t xml:space="preserve"> являются сторонними силами.</w:t>
      </w:r>
    </w:p>
    <w:p w:rsidR="00AD7D3C" w:rsidRPr="002D0CB2" w:rsidRDefault="00AD7D3C" w:rsidP="00AD7D3C">
      <w:pPr>
        <w:pStyle w:val="affc"/>
      </w:pPr>
      <w:r>
        <w:tab/>
      </w:r>
      <w:r w:rsidRPr="00290502">
        <w:rPr>
          <w:position w:val="-34"/>
        </w:rPr>
        <w:object w:dxaOrig="3140" w:dyaOrig="660" w14:anchorId="293D92DF">
          <v:shape id="_x0000_i1030" type="#_x0000_t75" style="width:156.05pt;height:33.75pt" o:ole="" fillcolor="window">
            <v:imagedata r:id="rId22" o:title=""/>
          </v:shape>
          <o:OLEObject Type="Embed" ProgID="Equation.3" ShapeID="_x0000_i1030" DrawAspect="Content" ObjectID="_1824384567" r:id="rId23"/>
        </w:object>
      </w:r>
      <w:r>
        <w:t>;</w:t>
      </w:r>
      <w:r>
        <w:tab/>
      </w:r>
      <w:r w:rsidRPr="002D0CB2">
        <w:t>(</w:t>
      </w:r>
      <w:r>
        <w:t>1</w:t>
      </w:r>
      <w:r w:rsidRPr="002D0CB2">
        <w:t>.</w:t>
      </w:r>
      <w:r>
        <w:t>3</w:t>
      </w:r>
      <w:r w:rsidRPr="002D0CB2">
        <w:t>)</w:t>
      </w:r>
    </w:p>
    <w:p w:rsidR="00AD7D3C" w:rsidRPr="002D0CB2" w:rsidRDefault="00AD7D3C" w:rsidP="00AD7D3C">
      <w:pPr>
        <w:pStyle w:val="affc"/>
      </w:pPr>
      <w:r>
        <w:tab/>
      </w:r>
      <w:r w:rsidRPr="00024A91">
        <w:rPr>
          <w:position w:val="-32"/>
        </w:rPr>
        <w:object w:dxaOrig="2260" w:dyaOrig="800" w14:anchorId="27768082">
          <v:shape id="_x0000_i1031" type="#_x0000_t75" style="width:113.25pt;height:40.5pt" o:ole="" fillcolor="window">
            <v:imagedata r:id="rId24" o:title=""/>
          </v:shape>
          <o:OLEObject Type="Embed" ProgID="Equation.3" ShapeID="_x0000_i1031" DrawAspect="Content" ObjectID="_1824384568" r:id="rId25"/>
        </w:object>
      </w:r>
      <w:r>
        <w:t>,</w:t>
      </w:r>
      <w:r w:rsidRPr="002D0CB2">
        <w:tab/>
        <w:t>(</w:t>
      </w:r>
      <w:r>
        <w:t>1</w:t>
      </w:r>
      <w:r w:rsidRPr="002D0CB2">
        <w:t>.</w:t>
      </w:r>
      <w:r>
        <w:t>4</w:t>
      </w:r>
      <w:r w:rsidRPr="002D0CB2">
        <w:t>)</w:t>
      </w:r>
    </w:p>
    <w:p w:rsidR="00AD7D3C" w:rsidRPr="00F26ECC" w:rsidRDefault="00AD7D3C" w:rsidP="008A05CE">
      <w:pPr>
        <w:ind w:firstLine="0"/>
        <w:rPr>
          <w:szCs w:val="28"/>
        </w:rPr>
      </w:pPr>
      <w:r w:rsidRPr="002D0CB2">
        <w:rPr>
          <w:szCs w:val="28"/>
        </w:rPr>
        <w:t xml:space="preserve">где </w:t>
      </w:r>
      <w:r w:rsidRPr="00804FD9">
        <w:rPr>
          <w:position w:val="-12"/>
          <w:szCs w:val="28"/>
        </w:rPr>
        <w:object w:dxaOrig="680" w:dyaOrig="440" w14:anchorId="2E2F246E">
          <v:shape id="_x0000_i1032" type="#_x0000_t75" style="width:33.75pt;height:21.75pt" o:ole="" fillcolor="window">
            <v:imagedata r:id="rId26" o:title=""/>
          </v:shape>
          <o:OLEObject Type="Embed" ProgID="Equation.3" ShapeID="_x0000_i1032" DrawAspect="Content" ObjectID="_1824384569" r:id="rId27"/>
        </w:object>
      </w:r>
      <w:r w:rsidR="004F2DD1">
        <w:rPr>
          <w:szCs w:val="28"/>
        </w:rPr>
        <w:t xml:space="preserve"> </w:t>
      </w:r>
      <w:r>
        <w:rPr>
          <w:szCs w:val="28"/>
        </w:rPr>
        <w:t>–</w:t>
      </w:r>
      <w:r w:rsidRPr="002D0CB2">
        <w:rPr>
          <w:szCs w:val="28"/>
        </w:rPr>
        <w:t xml:space="preserve"> вектор напряж</w:t>
      </w:r>
      <w:r w:rsidR="008A05CE">
        <w:rPr>
          <w:szCs w:val="28"/>
        </w:rPr>
        <w:t>е</w:t>
      </w:r>
      <w:r w:rsidRPr="002D0CB2">
        <w:rPr>
          <w:szCs w:val="28"/>
        </w:rPr>
        <w:t>нности электрического поля, а контур (</w:t>
      </w:r>
      <w:r w:rsidRPr="00024A91">
        <w:rPr>
          <w:szCs w:val="28"/>
        </w:rPr>
        <w:t>Г</w:t>
      </w:r>
      <w:r w:rsidRPr="00933D49">
        <w:rPr>
          <w:szCs w:val="28"/>
        </w:rPr>
        <w:t>)</w:t>
      </w:r>
      <w:r w:rsidRPr="002D0CB2">
        <w:rPr>
          <w:szCs w:val="28"/>
        </w:rPr>
        <w:t xml:space="preserve"> (воображаемая линия) располагается внутри проводника (проводящего контура)</w:t>
      </w:r>
      <w:r w:rsidRPr="00933D49">
        <w:rPr>
          <w:szCs w:val="28"/>
        </w:rPr>
        <w:t xml:space="preserve"> [1]</w:t>
      </w:r>
      <w:r w:rsidRPr="002D0CB2">
        <w:rPr>
          <w:szCs w:val="28"/>
        </w:rPr>
        <w:t>.</w:t>
      </w:r>
    </w:p>
    <w:p w:rsidR="00AD7D3C" w:rsidRPr="000207E7" w:rsidRDefault="00AD7D3C" w:rsidP="00AD7D3C">
      <w:pPr>
        <w:pStyle w:val="3"/>
      </w:pPr>
      <w:bookmarkStart w:id="28" w:name="_Toc485459344"/>
      <w:bookmarkStart w:id="29" w:name="_Toc485534291"/>
      <w:r w:rsidRPr="000207E7">
        <w:t xml:space="preserve">1.1.4. </w:t>
      </w:r>
      <w:r w:rsidRPr="000E4BB0">
        <w:t>Правило Ленца</w:t>
      </w:r>
      <w:bookmarkEnd w:id="28"/>
      <w:bookmarkEnd w:id="29"/>
    </w:p>
    <w:p w:rsidR="00AD7D3C" w:rsidRPr="009F1581" w:rsidRDefault="00AD7D3C" w:rsidP="00AD7D3C">
      <w:pPr>
        <w:rPr>
          <w:i/>
          <w:szCs w:val="28"/>
        </w:rPr>
      </w:pPr>
      <w:r w:rsidRPr="002D0CB2">
        <w:rPr>
          <w:szCs w:val="28"/>
        </w:rPr>
        <w:t xml:space="preserve">Направление индукционного тока можно найти по </w:t>
      </w:r>
      <w:r w:rsidRPr="00024A91">
        <w:rPr>
          <w:i/>
          <w:szCs w:val="28"/>
        </w:rPr>
        <w:t>правилу Ленца</w:t>
      </w:r>
      <w:r w:rsidRPr="002D0CB2">
        <w:rPr>
          <w:szCs w:val="28"/>
        </w:rPr>
        <w:t xml:space="preserve">: </w:t>
      </w:r>
      <w:r w:rsidRPr="002D0CB2">
        <w:rPr>
          <w:i/>
          <w:szCs w:val="28"/>
        </w:rPr>
        <w:t>индукционный ток в контуре возникает такого направления, чтобы создаваемое им магнитное поле препятствовало любым изменениям магнитного потока, вызвавшего этот индукционный ток</w:t>
      </w:r>
      <w:r>
        <w:rPr>
          <w:szCs w:val="28"/>
        </w:rPr>
        <w:t xml:space="preserve"> [</w:t>
      </w:r>
      <w:r w:rsidRPr="003958E1">
        <w:rPr>
          <w:szCs w:val="28"/>
        </w:rPr>
        <w:t>1</w:t>
      </w:r>
      <w:r>
        <w:rPr>
          <w:szCs w:val="28"/>
        </w:rPr>
        <w:t>]</w:t>
      </w:r>
      <w:r w:rsidRPr="002D0CB2">
        <w:rPr>
          <w:i/>
          <w:szCs w:val="28"/>
        </w:rPr>
        <w:t>.</w:t>
      </w:r>
    </w:p>
    <w:p w:rsidR="00AD7D3C" w:rsidRPr="00F26ECC" w:rsidRDefault="00AD7D3C" w:rsidP="00AD7D3C">
      <w:pPr>
        <w:rPr>
          <w:szCs w:val="28"/>
        </w:rPr>
      </w:pPr>
      <w:r w:rsidRPr="002D0CB2">
        <w:rPr>
          <w:szCs w:val="28"/>
        </w:rPr>
        <w:t>С правилом Ленца связан знак минус в формуле (</w:t>
      </w:r>
      <w:r>
        <w:rPr>
          <w:szCs w:val="28"/>
        </w:rPr>
        <w:t>1</w:t>
      </w:r>
      <w:r w:rsidRPr="002D0CB2">
        <w:rPr>
          <w:szCs w:val="28"/>
        </w:rPr>
        <w:t>.</w:t>
      </w:r>
      <w:r>
        <w:rPr>
          <w:szCs w:val="28"/>
        </w:rPr>
        <w:t>1</w:t>
      </w:r>
      <w:r w:rsidRPr="002D0CB2">
        <w:rPr>
          <w:szCs w:val="28"/>
        </w:rPr>
        <w:t xml:space="preserve">). Действительно, если магнитный поток </w:t>
      </w:r>
      <w:r w:rsidRPr="00D33753">
        <w:rPr>
          <w:i/>
          <w:szCs w:val="28"/>
        </w:rPr>
        <w:sym w:font="Symbol" w:char="0046"/>
      </w:r>
      <w:r w:rsidR="00624E2F">
        <w:rPr>
          <w:i/>
          <w:szCs w:val="28"/>
        </w:rPr>
        <w:t xml:space="preserve"> </w:t>
      </w:r>
      <w:r>
        <w:rPr>
          <w:szCs w:val="28"/>
        </w:rPr>
        <w:t>ч</w:t>
      </w:r>
      <w:r w:rsidRPr="002D0CB2">
        <w:rPr>
          <w:szCs w:val="28"/>
        </w:rPr>
        <w:t xml:space="preserve">ерез плоскость контура возрастает, то тогда </w:t>
      </w:r>
      <w:r w:rsidRPr="00D33753">
        <w:rPr>
          <w:position w:val="-26"/>
          <w:szCs w:val="28"/>
        </w:rPr>
        <w:object w:dxaOrig="880" w:dyaOrig="700" w14:anchorId="512CBC19">
          <v:shape id="_x0000_i1033" type="#_x0000_t75" style="width:44.25pt;height:33.75pt" o:ole="" fillcolor="window">
            <v:imagedata r:id="rId28" o:title=""/>
          </v:shape>
          <o:OLEObject Type="Embed" ProgID="Equation.3" ShapeID="_x0000_i1033" DrawAspect="Content" ObjectID="_1824384570" r:id="rId29"/>
        </w:object>
      </w:r>
      <w:r w:rsidRPr="002D0CB2">
        <w:rPr>
          <w:szCs w:val="28"/>
        </w:rPr>
        <w:t xml:space="preserve"> и согласно (</w:t>
      </w:r>
      <w:r>
        <w:rPr>
          <w:szCs w:val="28"/>
        </w:rPr>
        <w:t>1</w:t>
      </w:r>
      <w:r w:rsidRPr="002D0CB2">
        <w:rPr>
          <w:szCs w:val="28"/>
        </w:rPr>
        <w:t>.</w:t>
      </w:r>
      <w:r>
        <w:rPr>
          <w:szCs w:val="28"/>
        </w:rPr>
        <w:t>1</w:t>
      </w:r>
      <w:r w:rsidRPr="002D0CB2">
        <w:rPr>
          <w:szCs w:val="28"/>
        </w:rPr>
        <w:t xml:space="preserve">) </w:t>
      </w:r>
      <w:r w:rsidRPr="002D0CB2">
        <w:rPr>
          <w:szCs w:val="28"/>
        </w:rPr>
        <w:sym w:font="Symbol" w:char="0065"/>
      </w:r>
      <w:r w:rsidRPr="002D0CB2">
        <w:rPr>
          <w:i/>
          <w:szCs w:val="28"/>
          <w:vertAlign w:val="subscript"/>
          <w:lang w:val="en-US"/>
        </w:rPr>
        <w:t>i</w:t>
      </w:r>
      <w:r w:rsidR="00624E2F">
        <w:rPr>
          <w:i/>
          <w:szCs w:val="28"/>
          <w:vertAlign w:val="subscript"/>
        </w:rPr>
        <w:t xml:space="preserve"> </w:t>
      </w:r>
      <w:r w:rsidRPr="002D0CB2">
        <w:rPr>
          <w:szCs w:val="28"/>
        </w:rPr>
        <w:t xml:space="preserve">&lt;0, </w:t>
      </w:r>
      <w:r w:rsidR="00B522C7">
        <w:rPr>
          <w:szCs w:val="28"/>
        </w:rPr>
        <w:t>т. е.</w:t>
      </w:r>
      <w:r w:rsidRPr="002D0CB2">
        <w:rPr>
          <w:szCs w:val="28"/>
        </w:rPr>
        <w:t xml:space="preserve"> магнитный поток </w:t>
      </w:r>
      <w:r w:rsidRPr="00D33753">
        <w:rPr>
          <w:i/>
          <w:szCs w:val="28"/>
        </w:rPr>
        <w:sym w:font="Symbol" w:char="0046"/>
      </w:r>
      <w:r w:rsidRPr="002D0CB2">
        <w:rPr>
          <w:i/>
          <w:szCs w:val="28"/>
          <w:vertAlign w:val="subscript"/>
          <w:lang w:val="en-US"/>
        </w:rPr>
        <w:t>i</w:t>
      </w:r>
      <w:r w:rsidRPr="002D0CB2">
        <w:rPr>
          <w:i/>
          <w:szCs w:val="28"/>
        </w:rPr>
        <w:t>,</w:t>
      </w:r>
      <w:r w:rsidRPr="002D0CB2">
        <w:rPr>
          <w:szCs w:val="28"/>
        </w:rPr>
        <w:t xml:space="preserve"> создаваемый индукционным током, будет противоположен по знаку магнитному потоку </w:t>
      </w:r>
      <w:r w:rsidRPr="00D33753">
        <w:rPr>
          <w:i/>
          <w:szCs w:val="28"/>
        </w:rPr>
        <w:sym w:font="Symbol" w:char="0046"/>
      </w:r>
      <w:r w:rsidRPr="002D0CB2">
        <w:rPr>
          <w:szCs w:val="28"/>
        </w:rPr>
        <w:t xml:space="preserve">. При убывании </w:t>
      </w:r>
      <w:r w:rsidRPr="00D33753">
        <w:rPr>
          <w:i/>
          <w:szCs w:val="28"/>
        </w:rPr>
        <w:sym w:font="Symbol" w:char="0046"/>
      </w:r>
      <w:r w:rsidRPr="00D33753">
        <w:rPr>
          <w:position w:val="-26"/>
          <w:szCs w:val="28"/>
        </w:rPr>
        <w:object w:dxaOrig="880" w:dyaOrig="700" w14:anchorId="0EFD44F3">
          <v:shape id="_x0000_i1034" type="#_x0000_t75" style="width:44.25pt;height:33.75pt" o:ole="" fillcolor="window">
            <v:imagedata r:id="rId30" o:title=""/>
          </v:shape>
          <o:OLEObject Type="Embed" ProgID="Equation.3" ShapeID="_x0000_i1034" DrawAspect="Content" ObjectID="_1824384571" r:id="rId31"/>
        </w:object>
      </w:r>
      <w:r>
        <w:rPr>
          <w:szCs w:val="28"/>
        </w:rPr>
        <w:t xml:space="preserve">, </w:t>
      </w:r>
      <w:r w:rsidRPr="002D0CB2">
        <w:rPr>
          <w:szCs w:val="28"/>
        </w:rPr>
        <w:sym w:font="Symbol" w:char="0065"/>
      </w:r>
      <w:r w:rsidRPr="002D0CB2">
        <w:rPr>
          <w:i/>
          <w:szCs w:val="28"/>
          <w:vertAlign w:val="subscript"/>
          <w:lang w:val="en-US"/>
        </w:rPr>
        <w:t>i</w:t>
      </w:r>
      <w:r w:rsidR="00624E2F">
        <w:rPr>
          <w:i/>
          <w:szCs w:val="28"/>
          <w:vertAlign w:val="subscript"/>
        </w:rPr>
        <w:t xml:space="preserve"> </w:t>
      </w:r>
      <w:r w:rsidRPr="002D0CB2">
        <w:rPr>
          <w:szCs w:val="28"/>
        </w:rPr>
        <w:t xml:space="preserve">&gt;0 и магнитные потоки </w:t>
      </w:r>
      <w:r w:rsidRPr="00D33753">
        <w:rPr>
          <w:i/>
          <w:szCs w:val="28"/>
        </w:rPr>
        <w:sym w:font="Symbol" w:char="0046"/>
      </w:r>
      <w:r w:rsidRPr="002D0CB2">
        <w:rPr>
          <w:i/>
          <w:szCs w:val="28"/>
          <w:vertAlign w:val="subscript"/>
          <w:lang w:val="en-US"/>
        </w:rPr>
        <w:t>i</w:t>
      </w:r>
      <w:r w:rsidRPr="00024A91">
        <w:rPr>
          <w:szCs w:val="28"/>
        </w:rPr>
        <w:t>,</w:t>
      </w:r>
      <w:r w:rsidRPr="002D0CB2">
        <w:rPr>
          <w:szCs w:val="28"/>
        </w:rPr>
        <w:t>и</w:t>
      </w:r>
      <w:r w:rsidRPr="00D33753">
        <w:rPr>
          <w:i/>
          <w:szCs w:val="28"/>
        </w:rPr>
        <w:sym w:font="Symbol" w:char="0046"/>
      </w:r>
      <w:r w:rsidRPr="002D0CB2">
        <w:rPr>
          <w:szCs w:val="28"/>
        </w:rPr>
        <w:t xml:space="preserve"> совпадают по знаку</w:t>
      </w:r>
      <w:r>
        <w:rPr>
          <w:szCs w:val="28"/>
        </w:rPr>
        <w:t>[</w:t>
      </w:r>
      <w:r w:rsidRPr="003958E1">
        <w:rPr>
          <w:szCs w:val="28"/>
        </w:rPr>
        <w:t>1</w:t>
      </w:r>
      <w:r>
        <w:rPr>
          <w:szCs w:val="28"/>
        </w:rPr>
        <w:t>]</w:t>
      </w:r>
      <w:r w:rsidRPr="002D0CB2">
        <w:rPr>
          <w:szCs w:val="28"/>
        </w:rPr>
        <w:t>.</w:t>
      </w:r>
    </w:p>
    <w:p w:rsidR="00AD7D3C" w:rsidRDefault="00AD7D3C" w:rsidP="00AD7D3C">
      <w:pPr>
        <w:rPr>
          <w:szCs w:val="28"/>
        </w:rPr>
      </w:pPr>
      <w:r>
        <w:rPr>
          <w:szCs w:val="28"/>
          <w:lang w:val="en-US"/>
        </w:rPr>
        <w:t>Алгоритм применения правила Ленца:</w:t>
      </w:r>
    </w:p>
    <w:p w:rsidR="00AD7D3C" w:rsidRDefault="00AD7D3C" w:rsidP="008A05CE">
      <w:pPr>
        <w:numPr>
          <w:ilvl w:val="0"/>
          <w:numId w:val="22"/>
        </w:numPr>
        <w:tabs>
          <w:tab w:val="left" w:pos="1134"/>
        </w:tabs>
        <w:ind w:left="0" w:firstLine="709"/>
        <w:rPr>
          <w:szCs w:val="28"/>
        </w:rPr>
      </w:pPr>
      <w:r>
        <w:rPr>
          <w:szCs w:val="28"/>
        </w:rPr>
        <w:t xml:space="preserve">Определить в центре проводящего контура направление внешнего магнитного поля </w:t>
      </w:r>
      <w:r w:rsidRPr="00024A91">
        <w:rPr>
          <w:position w:val="-4"/>
          <w:szCs w:val="28"/>
        </w:rPr>
        <w:object w:dxaOrig="260" w:dyaOrig="340" w14:anchorId="496283B2">
          <v:shape id="_x0000_i1035" type="#_x0000_t75" style="width:13.5pt;height:18pt" o:ole="" fillcolor="window">
            <v:imagedata r:id="rId32" o:title=""/>
          </v:shape>
          <o:OLEObject Type="Embed" ProgID="Equation.3" ShapeID="_x0000_i1035" DrawAspect="Content" ObjectID="_1824384572" r:id="rId33"/>
        </w:object>
      </w:r>
      <w:r w:rsidR="00D35A5E">
        <w:rPr>
          <w:szCs w:val="28"/>
        </w:rPr>
        <w:t>.</w:t>
      </w:r>
    </w:p>
    <w:p w:rsidR="00AD7D3C" w:rsidRDefault="00AD7D3C" w:rsidP="008A05CE">
      <w:pPr>
        <w:numPr>
          <w:ilvl w:val="0"/>
          <w:numId w:val="22"/>
        </w:numPr>
        <w:tabs>
          <w:tab w:val="left" w:pos="1134"/>
        </w:tabs>
        <w:ind w:left="0" w:firstLine="709"/>
        <w:rPr>
          <w:szCs w:val="28"/>
        </w:rPr>
      </w:pPr>
      <w:r>
        <w:rPr>
          <w:szCs w:val="28"/>
        </w:rPr>
        <w:t>Определить увеличивается или уменьшается магнитный поток сквозь контур</w:t>
      </w:r>
      <w:r w:rsidR="00D35A5E">
        <w:rPr>
          <w:szCs w:val="28"/>
        </w:rPr>
        <w:t>.</w:t>
      </w:r>
    </w:p>
    <w:p w:rsidR="00AD7D3C" w:rsidRDefault="00AD7D3C" w:rsidP="008A05CE">
      <w:pPr>
        <w:numPr>
          <w:ilvl w:val="0"/>
          <w:numId w:val="22"/>
        </w:numPr>
        <w:tabs>
          <w:tab w:val="left" w:pos="1134"/>
        </w:tabs>
        <w:ind w:left="0" w:firstLine="709"/>
        <w:rPr>
          <w:szCs w:val="28"/>
        </w:rPr>
      </w:pPr>
      <w:r>
        <w:rPr>
          <w:szCs w:val="28"/>
        </w:rPr>
        <w:t xml:space="preserve">Если магнитный поток увеличивается, то направление магнитного поля </w:t>
      </w:r>
      <w:r w:rsidRPr="003958E1">
        <w:rPr>
          <w:position w:val="-12"/>
          <w:szCs w:val="28"/>
        </w:rPr>
        <w:object w:dxaOrig="300" w:dyaOrig="420" w14:anchorId="7DD50933">
          <v:shape id="_x0000_i1036" type="#_x0000_t75" style="width:15.75pt;height:21pt" o:ole="" fillcolor="window">
            <v:imagedata r:id="rId34" o:title=""/>
          </v:shape>
          <o:OLEObject Type="Embed" ProgID="Equation.3" ShapeID="_x0000_i1036" DrawAspect="Content" ObjectID="_1824384573" r:id="rId35"/>
        </w:object>
      </w:r>
      <w:r>
        <w:rPr>
          <w:szCs w:val="28"/>
        </w:rPr>
        <w:t xml:space="preserve">, созданного индукционным током, должно быть противоположно направлению вектора </w:t>
      </w:r>
      <w:r w:rsidRPr="00024A91">
        <w:rPr>
          <w:position w:val="-4"/>
          <w:szCs w:val="28"/>
        </w:rPr>
        <w:object w:dxaOrig="260" w:dyaOrig="340" w14:anchorId="15ED393F">
          <v:shape id="_x0000_i1037" type="#_x0000_t75" style="width:13.5pt;height:18pt" o:ole="" fillcolor="window">
            <v:imagedata r:id="rId32" o:title=""/>
          </v:shape>
          <o:OLEObject Type="Embed" ProgID="Equation.3" ShapeID="_x0000_i1037" DrawAspect="Content" ObjectID="_1824384574" r:id="rId36"/>
        </w:object>
      </w:r>
      <w:r>
        <w:rPr>
          <w:szCs w:val="28"/>
        </w:rPr>
        <w:t xml:space="preserve"> внешнего магнитного поля (</w:t>
      </w:r>
      <w:r w:rsidRPr="003958E1">
        <w:rPr>
          <w:position w:val="-12"/>
          <w:szCs w:val="28"/>
        </w:rPr>
        <w:object w:dxaOrig="960" w:dyaOrig="420" w14:anchorId="70CBAA5F">
          <v:shape id="_x0000_i1038" type="#_x0000_t75" style="width:48pt;height:21pt" o:ole="" fillcolor="window">
            <v:imagedata r:id="rId37" o:title=""/>
          </v:shape>
          <o:OLEObject Type="Embed" ProgID="Equation.3" ShapeID="_x0000_i1038" DrawAspect="Content" ObjectID="_1824384575" r:id="rId38"/>
        </w:object>
      </w:r>
      <w:r>
        <w:rPr>
          <w:szCs w:val="28"/>
        </w:rPr>
        <w:t xml:space="preserve">), если магнитный поток уменьшается, то – </w:t>
      </w:r>
      <w:r w:rsidRPr="003958E1">
        <w:rPr>
          <w:position w:val="-12"/>
          <w:szCs w:val="28"/>
        </w:rPr>
        <w:object w:dxaOrig="960" w:dyaOrig="420" w14:anchorId="21313529">
          <v:shape id="_x0000_i1039" type="#_x0000_t75" style="width:48pt;height:21pt" o:ole="" fillcolor="window">
            <v:imagedata r:id="rId39" o:title=""/>
          </v:shape>
          <o:OLEObject Type="Embed" ProgID="Equation.3" ShapeID="_x0000_i1039" DrawAspect="Content" ObjectID="_1824384576" r:id="rId40"/>
        </w:object>
      </w:r>
      <w:r>
        <w:rPr>
          <w:szCs w:val="28"/>
        </w:rPr>
        <w:t>.</w:t>
      </w:r>
    </w:p>
    <w:p w:rsidR="00AD7D3C" w:rsidRPr="003958E1" w:rsidRDefault="00AD7D3C" w:rsidP="008A05CE">
      <w:pPr>
        <w:numPr>
          <w:ilvl w:val="0"/>
          <w:numId w:val="22"/>
        </w:numPr>
        <w:tabs>
          <w:tab w:val="left" w:pos="1134"/>
        </w:tabs>
        <w:ind w:left="0" w:firstLine="709"/>
        <w:rPr>
          <w:szCs w:val="28"/>
        </w:rPr>
      </w:pPr>
      <w:r>
        <w:rPr>
          <w:szCs w:val="28"/>
        </w:rPr>
        <w:t xml:space="preserve">Зная направление вектора </w:t>
      </w:r>
      <w:r w:rsidRPr="003958E1">
        <w:rPr>
          <w:position w:val="-12"/>
          <w:szCs w:val="28"/>
        </w:rPr>
        <w:object w:dxaOrig="300" w:dyaOrig="420" w14:anchorId="4FB458E0">
          <v:shape id="_x0000_i1040" type="#_x0000_t75" style="width:15.75pt;height:21pt" o:ole="" fillcolor="window">
            <v:imagedata r:id="rId41" o:title=""/>
          </v:shape>
          <o:OLEObject Type="Embed" ProgID="Equation.3" ShapeID="_x0000_i1040" DrawAspect="Content" ObjectID="_1824384577" r:id="rId42"/>
        </w:object>
      </w:r>
      <w:r>
        <w:rPr>
          <w:szCs w:val="28"/>
        </w:rPr>
        <w:t xml:space="preserve">, по правилу Буравчика (правой руки) определить направление индукционного тока </w:t>
      </w:r>
      <w:r w:rsidRPr="001E6F25">
        <w:rPr>
          <w:i/>
          <w:szCs w:val="28"/>
        </w:rPr>
        <w:t>I</w:t>
      </w:r>
      <w:r>
        <w:rPr>
          <w:i/>
          <w:szCs w:val="28"/>
          <w:vertAlign w:val="subscript"/>
          <w:lang w:val="en-US"/>
        </w:rPr>
        <w:t>i</w:t>
      </w:r>
      <w:r>
        <w:rPr>
          <w:szCs w:val="28"/>
        </w:rPr>
        <w:t>.</w:t>
      </w:r>
    </w:p>
    <w:p w:rsidR="00AD7D3C" w:rsidRPr="002D0CB2" w:rsidRDefault="00AD7D3C" w:rsidP="00AD7D3C">
      <w:pPr>
        <w:rPr>
          <w:szCs w:val="28"/>
        </w:rPr>
      </w:pPr>
      <w:r>
        <w:rPr>
          <w:szCs w:val="28"/>
        </w:rPr>
        <w:t xml:space="preserve">На </w:t>
      </w:r>
      <w:r w:rsidRPr="002D0CB2">
        <w:rPr>
          <w:szCs w:val="28"/>
        </w:rPr>
        <w:t>рис.</w:t>
      </w:r>
      <w:r w:rsidR="00BD115B">
        <w:rPr>
          <w:szCs w:val="28"/>
        </w:rPr>
        <w:t> </w:t>
      </w:r>
      <w:r>
        <w:rPr>
          <w:szCs w:val="28"/>
        </w:rPr>
        <w:t>1</w:t>
      </w:r>
      <w:r w:rsidRPr="002D0CB2">
        <w:rPr>
          <w:szCs w:val="28"/>
        </w:rPr>
        <w:t>.</w:t>
      </w:r>
      <w:r>
        <w:rPr>
          <w:szCs w:val="28"/>
        </w:rPr>
        <w:t xml:space="preserve">3 приведен пример определения направления индукционного тока </w:t>
      </w:r>
      <w:r w:rsidRPr="001E6F25">
        <w:rPr>
          <w:i/>
          <w:szCs w:val="28"/>
        </w:rPr>
        <w:t>I</w:t>
      </w:r>
      <w:r>
        <w:rPr>
          <w:i/>
          <w:szCs w:val="28"/>
          <w:vertAlign w:val="subscript"/>
          <w:lang w:val="en-US"/>
        </w:rPr>
        <w:t>i</w:t>
      </w:r>
      <w:r>
        <w:rPr>
          <w:szCs w:val="28"/>
        </w:rPr>
        <w:t xml:space="preserve"> с помощью правила Ленца.</w:t>
      </w:r>
      <w:r w:rsidRPr="002D0CB2">
        <w:rPr>
          <w:szCs w:val="28"/>
        </w:rPr>
        <w:t xml:space="preserve"> Пусть проводящий контур находится в</w:t>
      </w:r>
      <w:r>
        <w:rPr>
          <w:szCs w:val="28"/>
        </w:rPr>
        <w:t xml:space="preserve"> возрастающем со временем </w:t>
      </w:r>
      <w:r w:rsidRPr="00024A91">
        <w:rPr>
          <w:position w:val="-12"/>
          <w:szCs w:val="28"/>
        </w:rPr>
        <w:object w:dxaOrig="1400" w:dyaOrig="360" w14:anchorId="221502E9">
          <v:shape id="_x0000_i1041" type="#_x0000_t75" style="width:70.5pt;height:18pt" o:ole="" fillcolor="window">
            <v:imagedata r:id="rId43" o:title=""/>
          </v:shape>
          <o:OLEObject Type="Embed" ProgID="Equation.3" ShapeID="_x0000_i1041" DrawAspect="Content" ObjectID="_1824384578" r:id="rId44"/>
        </w:object>
      </w:r>
      <w:r w:rsidRPr="002D0CB2">
        <w:rPr>
          <w:szCs w:val="28"/>
        </w:rPr>
        <w:t xml:space="preserve">внешнем магнитном поле. Тогда магнитный поток </w:t>
      </w:r>
      <w:r w:rsidRPr="00024A91">
        <w:rPr>
          <w:szCs w:val="28"/>
        </w:rPr>
        <w:sym w:font="Symbol" w:char="0046"/>
      </w:r>
      <w:r w:rsidRPr="002D0CB2">
        <w:rPr>
          <w:szCs w:val="28"/>
        </w:rPr>
        <w:t xml:space="preserve">, пронизывающий контур, </w:t>
      </w:r>
      <w:r>
        <w:rPr>
          <w:szCs w:val="28"/>
        </w:rPr>
        <w:t xml:space="preserve">тоже </w:t>
      </w:r>
      <w:r w:rsidRPr="002D0CB2">
        <w:rPr>
          <w:szCs w:val="28"/>
        </w:rPr>
        <w:t>увеличивается</w:t>
      </w:r>
      <w:r>
        <w:rPr>
          <w:szCs w:val="28"/>
        </w:rPr>
        <w:t xml:space="preserve">. Следовательно, силовые линии магнитного поля </w:t>
      </w:r>
      <w:r w:rsidRPr="00024A91">
        <w:rPr>
          <w:position w:val="-12"/>
          <w:szCs w:val="28"/>
        </w:rPr>
        <w:object w:dxaOrig="300" w:dyaOrig="420" w14:anchorId="2777E468">
          <v:shape id="_x0000_i1042" type="#_x0000_t75" style="width:15.75pt;height:21pt" o:ole="" fillcolor="window">
            <v:imagedata r:id="rId45" o:title=""/>
          </v:shape>
          <o:OLEObject Type="Embed" ProgID="Equation.3" ShapeID="_x0000_i1042" DrawAspect="Content" ObjectID="_1824384579" r:id="rId46"/>
        </w:object>
      </w:r>
      <w:r w:rsidRPr="002D0CB2">
        <w:rPr>
          <w:szCs w:val="28"/>
        </w:rPr>
        <w:t xml:space="preserve">, </w:t>
      </w:r>
      <w:r>
        <w:rPr>
          <w:szCs w:val="28"/>
        </w:rPr>
        <w:t xml:space="preserve">созданного появившемся индукционным током, направлены </w:t>
      </w:r>
      <w:r w:rsidRPr="002D0CB2">
        <w:rPr>
          <w:szCs w:val="28"/>
        </w:rPr>
        <w:t>против</w:t>
      </w:r>
      <w:r>
        <w:rPr>
          <w:szCs w:val="28"/>
        </w:rPr>
        <w:t>оположно</w:t>
      </w:r>
      <w:r w:rsidRPr="002D0CB2">
        <w:rPr>
          <w:szCs w:val="28"/>
        </w:rPr>
        <w:t xml:space="preserve"> лини</w:t>
      </w:r>
      <w:r>
        <w:rPr>
          <w:szCs w:val="28"/>
        </w:rPr>
        <w:t>ям</w:t>
      </w:r>
      <w:r w:rsidR="001729CF" w:rsidRPr="00533674">
        <w:rPr>
          <w:szCs w:val="28"/>
        </w:rPr>
        <w:t xml:space="preserve"> </w:t>
      </w:r>
      <w:r w:rsidRPr="002D0CB2">
        <w:rPr>
          <w:position w:val="-4"/>
          <w:szCs w:val="28"/>
        </w:rPr>
        <w:object w:dxaOrig="260" w:dyaOrig="380" w14:anchorId="468F421D">
          <v:shape id="_x0000_i1043" type="#_x0000_t75" style="width:13.5pt;height:19.5pt" o:ole="" fillcolor="window">
            <v:imagedata r:id="rId47" o:title=""/>
          </v:shape>
          <o:OLEObject Type="Embed" ProgID="Equation.3" ShapeID="_x0000_i1043" DrawAspect="Content" ObjectID="_1824384580" r:id="rId48"/>
        </w:object>
      </w:r>
      <w:r>
        <w:rPr>
          <w:szCs w:val="28"/>
        </w:rPr>
        <w:t xml:space="preserve"> индукции</w:t>
      </w:r>
      <w:r w:rsidR="00B014A9">
        <w:rPr>
          <w:szCs w:val="28"/>
        </w:rPr>
        <w:t xml:space="preserve"> </w:t>
      </w:r>
      <w:r w:rsidRPr="002D0CB2">
        <w:rPr>
          <w:szCs w:val="28"/>
        </w:rPr>
        <w:t xml:space="preserve">внешнего магнитного поля. Зная направление </w:t>
      </w:r>
      <w:r>
        <w:rPr>
          <w:szCs w:val="28"/>
        </w:rPr>
        <w:t>вектора</w:t>
      </w:r>
      <w:r w:rsidRPr="00024A91">
        <w:rPr>
          <w:position w:val="-12"/>
          <w:szCs w:val="28"/>
        </w:rPr>
        <w:object w:dxaOrig="300" w:dyaOrig="420" w14:anchorId="214C69D2">
          <v:shape id="_x0000_i1044" type="#_x0000_t75" style="width:15.75pt;height:21pt" o:ole="" fillcolor="window">
            <v:imagedata r:id="rId45" o:title=""/>
          </v:shape>
          <o:OLEObject Type="Embed" ProgID="Equation.3" ShapeID="_x0000_i1044" DrawAspect="Content" ObjectID="_1824384581" r:id="rId49"/>
        </w:object>
      </w:r>
      <w:r w:rsidRPr="002D0CB2">
        <w:rPr>
          <w:szCs w:val="28"/>
        </w:rPr>
        <w:t xml:space="preserve">, </w:t>
      </w:r>
      <w:r>
        <w:rPr>
          <w:szCs w:val="28"/>
        </w:rPr>
        <w:t xml:space="preserve">по правилу Буравчика (правой руки), определяем направление </w:t>
      </w:r>
      <w:r w:rsidRPr="002D0CB2">
        <w:rPr>
          <w:szCs w:val="28"/>
        </w:rPr>
        <w:t>индукционного тока</w:t>
      </w:r>
      <w:r w:rsidR="00E47D5B">
        <w:rPr>
          <w:szCs w:val="28"/>
        </w:rPr>
        <w:t xml:space="preserve"> </w:t>
      </w:r>
      <w:r w:rsidRPr="001E6F25">
        <w:rPr>
          <w:i/>
          <w:szCs w:val="28"/>
        </w:rPr>
        <w:t>I</w:t>
      </w:r>
      <w:r>
        <w:rPr>
          <w:i/>
          <w:szCs w:val="28"/>
          <w:vertAlign w:val="subscript"/>
          <w:lang w:val="en-US"/>
        </w:rPr>
        <w:t>i</w:t>
      </w:r>
      <w:r w:rsidRPr="002D0CB2">
        <w:rPr>
          <w:szCs w:val="28"/>
        </w:rPr>
        <w:t xml:space="preserve">. </w:t>
      </w:r>
    </w:p>
    <w:p w:rsidR="00AD7D3C" w:rsidRPr="002D0CB2" w:rsidRDefault="00AD7D3C" w:rsidP="00AD7D3C">
      <w:pPr>
        <w:pStyle w:val="af8"/>
      </w:pPr>
      <w:r>
        <w:rPr>
          <w:noProof/>
        </w:rPr>
        <w:drawing>
          <wp:inline distT="0" distB="0" distL="0" distR="0" wp14:anchorId="01CFAA41" wp14:editId="16C32827">
            <wp:extent cx="1547495" cy="1248410"/>
            <wp:effectExtent l="19050" t="0" r="0" b="0"/>
            <wp:docPr id="3706" name="Рисунок 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6"/>
                    <pic:cNvPicPr>
                      <a:picLocks noChangeAspect="1" noChangeArrowheads="1"/>
                    </pic:cNvPicPr>
                  </pic:nvPicPr>
                  <pic:blipFill>
                    <a:blip r:embed="rId50" cstate="print"/>
                    <a:srcRect/>
                    <a:stretch>
                      <a:fillRect/>
                    </a:stretch>
                  </pic:blipFill>
                  <pic:spPr bwMode="auto">
                    <a:xfrm>
                      <a:off x="0" y="0"/>
                      <a:ext cx="1547495" cy="1248410"/>
                    </a:xfrm>
                    <a:prstGeom prst="rect">
                      <a:avLst/>
                    </a:prstGeom>
                    <a:noFill/>
                    <a:ln w="9525">
                      <a:noFill/>
                      <a:miter lim="800000"/>
                      <a:headEnd/>
                      <a:tailEnd/>
                    </a:ln>
                  </pic:spPr>
                </pic:pic>
              </a:graphicData>
            </a:graphic>
          </wp:inline>
        </w:drawing>
      </w:r>
    </w:p>
    <w:p w:rsidR="00AD7D3C" w:rsidRPr="000C286A" w:rsidRDefault="00AD7D3C" w:rsidP="00F25B50">
      <w:pPr>
        <w:pStyle w:val="af4"/>
      </w:pPr>
      <w:r w:rsidRPr="000C286A">
        <w:t>Рис.</w:t>
      </w:r>
      <w:r w:rsidR="00BD115B">
        <w:t> </w:t>
      </w:r>
      <w:r>
        <w:t>1</w:t>
      </w:r>
      <w:r w:rsidRPr="000C286A">
        <w:t>.</w:t>
      </w:r>
      <w:r>
        <w:t>3</w:t>
      </w:r>
    </w:p>
    <w:p w:rsidR="00AD7D3C" w:rsidRPr="000207E7" w:rsidRDefault="00AD7D3C" w:rsidP="00AD7D3C">
      <w:pPr>
        <w:pStyle w:val="3"/>
      </w:pPr>
      <w:bookmarkStart w:id="30" w:name="_Toc485459345"/>
      <w:bookmarkStart w:id="31" w:name="_Toc485534292"/>
      <w:r w:rsidRPr="000207E7">
        <w:t>1.1.5. Токи Фуко</w:t>
      </w:r>
      <w:bookmarkEnd w:id="30"/>
      <w:bookmarkEnd w:id="31"/>
    </w:p>
    <w:p w:rsidR="00AD7D3C" w:rsidRDefault="00AD7D3C" w:rsidP="00AD7D3C">
      <w:pPr>
        <w:ind w:firstLine="708"/>
        <w:rPr>
          <w:szCs w:val="28"/>
        </w:rPr>
      </w:pPr>
      <w:r w:rsidRPr="00D667D8">
        <w:rPr>
          <w:i/>
          <w:szCs w:val="28"/>
        </w:rPr>
        <w:t xml:space="preserve">Токи Фуко </w:t>
      </w:r>
      <w:r w:rsidRPr="002D0CB2">
        <w:rPr>
          <w:szCs w:val="28"/>
        </w:rPr>
        <w:t xml:space="preserve">– это индукционные токи, возникающие в массивных проводниках. Для таких проводников сопротивление </w:t>
      </w:r>
      <w:r w:rsidRPr="002D0CB2">
        <w:rPr>
          <w:i/>
          <w:szCs w:val="28"/>
          <w:lang w:val="en-US"/>
        </w:rPr>
        <w:t>R</w:t>
      </w:r>
      <w:r w:rsidRPr="002D0CB2">
        <w:rPr>
          <w:szCs w:val="28"/>
        </w:rPr>
        <w:t xml:space="preserve"> будет мало и поэтому индукционные токи (</w:t>
      </w:r>
      <w:r w:rsidRPr="002D0CB2">
        <w:rPr>
          <w:i/>
          <w:szCs w:val="28"/>
          <w:lang w:val="en-US"/>
        </w:rPr>
        <w:t>I</w:t>
      </w:r>
      <w:r w:rsidRPr="001C6565">
        <w:rPr>
          <w:i/>
          <w:szCs w:val="28"/>
          <w:vertAlign w:val="subscript"/>
          <w:lang w:val="en-US"/>
        </w:rPr>
        <w:t>i</w:t>
      </w:r>
      <w:r w:rsidRPr="002D0CB2">
        <w:rPr>
          <w:szCs w:val="28"/>
        </w:rPr>
        <w:t>=</w:t>
      </w:r>
      <w:r w:rsidRPr="002D0CB2">
        <w:rPr>
          <w:szCs w:val="28"/>
        </w:rPr>
        <w:sym w:font="Symbol" w:char="0065"/>
      </w:r>
      <w:r w:rsidRPr="002D0CB2">
        <w:rPr>
          <w:i/>
          <w:szCs w:val="28"/>
          <w:vertAlign w:val="subscript"/>
          <w:lang w:val="en-US"/>
        </w:rPr>
        <w:t>i</w:t>
      </w:r>
      <w:r w:rsidRPr="002D0CB2">
        <w:rPr>
          <w:i/>
          <w:szCs w:val="28"/>
        </w:rPr>
        <w:t>/</w:t>
      </w:r>
      <w:r w:rsidRPr="002D0CB2">
        <w:rPr>
          <w:i/>
          <w:szCs w:val="28"/>
          <w:lang w:val="en-US"/>
        </w:rPr>
        <w:t>R</w:t>
      </w:r>
      <w:r w:rsidRPr="002D0CB2">
        <w:rPr>
          <w:i/>
          <w:szCs w:val="28"/>
        </w:rPr>
        <w:t>)</w:t>
      </w:r>
      <w:r w:rsidRPr="002D0CB2">
        <w:rPr>
          <w:szCs w:val="28"/>
        </w:rPr>
        <w:t xml:space="preserve"> достигают большой величины. </w:t>
      </w:r>
    </w:p>
    <w:p w:rsidR="00AD7D3C" w:rsidRPr="002D0CB2" w:rsidRDefault="00AD7D3C" w:rsidP="00AD7D3C">
      <w:pPr>
        <w:ind w:firstLine="708"/>
        <w:rPr>
          <w:szCs w:val="28"/>
        </w:rPr>
      </w:pPr>
      <w:r w:rsidRPr="00B168F7">
        <w:rPr>
          <w:i/>
          <w:szCs w:val="28"/>
        </w:rPr>
        <w:t>Токи Фуко используются</w:t>
      </w:r>
      <w:r w:rsidR="00E47D5B">
        <w:rPr>
          <w:i/>
          <w:szCs w:val="28"/>
        </w:rPr>
        <w:t xml:space="preserve"> </w:t>
      </w:r>
      <w:r w:rsidRPr="002D0CB2">
        <w:rPr>
          <w:i/>
          <w:szCs w:val="28"/>
        </w:rPr>
        <w:t>для нагревания и плавления металлических заготовок, получения особо чистых сплавов и соединений металлов</w:t>
      </w:r>
      <w:r w:rsidRPr="002D0CB2">
        <w:rPr>
          <w:szCs w:val="28"/>
        </w:rPr>
        <w:t>. Для этого металлическую заготовку помещают в индукционную печь (соленоид, по которому пропускают переменный ток)</w:t>
      </w:r>
      <w:r w:rsidR="00E47D5B">
        <w:rPr>
          <w:szCs w:val="28"/>
        </w:rPr>
        <w:t xml:space="preserve"> </w:t>
      </w:r>
      <w:r>
        <w:rPr>
          <w:szCs w:val="28"/>
        </w:rPr>
        <w:t>[</w:t>
      </w:r>
      <w:r w:rsidRPr="00B168F7">
        <w:rPr>
          <w:szCs w:val="28"/>
        </w:rPr>
        <w:t>1</w:t>
      </w:r>
      <w:r>
        <w:rPr>
          <w:szCs w:val="28"/>
        </w:rPr>
        <w:t>]</w:t>
      </w:r>
      <w:r w:rsidRPr="002D0CB2">
        <w:rPr>
          <w:szCs w:val="28"/>
        </w:rPr>
        <w:t xml:space="preserve">. </w:t>
      </w:r>
      <w:r>
        <w:rPr>
          <w:szCs w:val="28"/>
        </w:rPr>
        <w:t>При этом</w:t>
      </w:r>
      <w:r w:rsidRPr="002D0CB2">
        <w:rPr>
          <w:szCs w:val="28"/>
        </w:rPr>
        <w:t xml:space="preserve"> внутри металла возникают индукционные токи, разогреваю</w:t>
      </w:r>
      <w:r>
        <w:rPr>
          <w:szCs w:val="28"/>
        </w:rPr>
        <w:t>щие</w:t>
      </w:r>
      <w:r w:rsidRPr="002D0CB2">
        <w:rPr>
          <w:szCs w:val="28"/>
        </w:rPr>
        <w:t xml:space="preserve"> металл</w:t>
      </w:r>
      <w:r>
        <w:rPr>
          <w:szCs w:val="28"/>
        </w:rPr>
        <w:t xml:space="preserve"> (вплоть до его плавления)</w:t>
      </w:r>
      <w:r w:rsidRPr="002D0CB2">
        <w:rPr>
          <w:szCs w:val="28"/>
        </w:rPr>
        <w:t xml:space="preserve">. </w:t>
      </w:r>
      <w:r>
        <w:rPr>
          <w:szCs w:val="28"/>
        </w:rPr>
        <w:t xml:space="preserve">Если </w:t>
      </w:r>
      <w:r w:rsidRPr="002D0CB2">
        <w:rPr>
          <w:szCs w:val="28"/>
        </w:rPr>
        <w:t xml:space="preserve">в печи </w:t>
      </w:r>
      <w:r>
        <w:rPr>
          <w:szCs w:val="28"/>
        </w:rPr>
        <w:t xml:space="preserve">создать </w:t>
      </w:r>
      <w:r w:rsidRPr="002D0CB2">
        <w:rPr>
          <w:szCs w:val="28"/>
        </w:rPr>
        <w:t>вакуум и примен</w:t>
      </w:r>
      <w:r>
        <w:rPr>
          <w:szCs w:val="28"/>
        </w:rPr>
        <w:t>ить</w:t>
      </w:r>
      <w:r w:rsidRPr="002D0CB2">
        <w:rPr>
          <w:szCs w:val="28"/>
        </w:rPr>
        <w:t xml:space="preserve"> левитационный нагрев (в этом случае силы электромагнитного поля не только разогревают металл, но и удерживают его в подвешенном состоянии вне контакта с поверхностью камеры)</w:t>
      </w:r>
      <w:r>
        <w:rPr>
          <w:szCs w:val="28"/>
        </w:rPr>
        <w:t>, то</w:t>
      </w:r>
      <w:r w:rsidRPr="002D0CB2">
        <w:rPr>
          <w:szCs w:val="28"/>
        </w:rPr>
        <w:t xml:space="preserve"> получают</w:t>
      </w:r>
      <w:r>
        <w:rPr>
          <w:szCs w:val="28"/>
        </w:rPr>
        <w:t>ся</w:t>
      </w:r>
      <w:r w:rsidRPr="002D0CB2">
        <w:rPr>
          <w:szCs w:val="28"/>
        </w:rPr>
        <w:t xml:space="preserve"> особо чистые металлы и сплавы</w:t>
      </w:r>
      <w:r>
        <w:rPr>
          <w:szCs w:val="28"/>
        </w:rPr>
        <w:t xml:space="preserve"> [</w:t>
      </w:r>
      <w:r w:rsidRPr="00B168F7">
        <w:rPr>
          <w:szCs w:val="28"/>
        </w:rPr>
        <w:t>1</w:t>
      </w:r>
      <w:r>
        <w:rPr>
          <w:szCs w:val="28"/>
        </w:rPr>
        <w:t>]</w:t>
      </w:r>
      <w:r w:rsidRPr="002D0CB2">
        <w:rPr>
          <w:szCs w:val="28"/>
        </w:rPr>
        <w:t>.</w:t>
      </w:r>
    </w:p>
    <w:p w:rsidR="00BD115B" w:rsidRDefault="00AD7D3C" w:rsidP="008A05CE">
      <w:pPr>
        <w:rPr>
          <w:szCs w:val="28"/>
        </w:rPr>
      </w:pPr>
      <w:r>
        <w:rPr>
          <w:i/>
          <w:szCs w:val="28"/>
        </w:rPr>
        <w:t>Кроме того, т</w:t>
      </w:r>
      <w:r w:rsidRPr="002D0CB2">
        <w:rPr>
          <w:i/>
          <w:szCs w:val="28"/>
        </w:rPr>
        <w:t>оки Фуко могут приводить и к не</w:t>
      </w:r>
      <w:r>
        <w:rPr>
          <w:i/>
          <w:szCs w:val="28"/>
        </w:rPr>
        <w:t>гативным</w:t>
      </w:r>
      <w:r w:rsidR="00E47D5B">
        <w:rPr>
          <w:i/>
          <w:szCs w:val="28"/>
        </w:rPr>
        <w:t xml:space="preserve"> </w:t>
      </w:r>
      <w:r>
        <w:rPr>
          <w:i/>
          <w:szCs w:val="28"/>
        </w:rPr>
        <w:t>эффектам</w:t>
      </w:r>
      <w:r w:rsidR="00E47D5B">
        <w:rPr>
          <w:i/>
          <w:szCs w:val="28"/>
        </w:rPr>
        <w:t xml:space="preserve"> </w:t>
      </w:r>
      <w:r>
        <w:rPr>
          <w:i/>
          <w:szCs w:val="28"/>
        </w:rPr>
        <w:t xml:space="preserve">– </w:t>
      </w:r>
      <w:r w:rsidRPr="002D0CB2">
        <w:rPr>
          <w:i/>
          <w:szCs w:val="28"/>
        </w:rPr>
        <w:t xml:space="preserve">нагреву сердечников трансформаторов, электродвигателей </w:t>
      </w:r>
      <w:r w:rsidR="00B522C7">
        <w:rPr>
          <w:i/>
          <w:szCs w:val="28"/>
        </w:rPr>
        <w:t>и т. д.</w:t>
      </w:r>
      <w:r w:rsidR="00E47D5B">
        <w:rPr>
          <w:i/>
          <w:szCs w:val="28"/>
        </w:rPr>
        <w:t xml:space="preserve"> </w:t>
      </w:r>
      <w:r w:rsidRPr="00B168F7">
        <w:rPr>
          <w:szCs w:val="28"/>
        </w:rPr>
        <w:t>Ч</w:t>
      </w:r>
      <w:r>
        <w:rPr>
          <w:szCs w:val="28"/>
        </w:rPr>
        <w:t xml:space="preserve">тобы уменьшить нежелательное воздействие токов Фуко, </w:t>
      </w:r>
      <w:r w:rsidRPr="002D0CB2">
        <w:rPr>
          <w:szCs w:val="28"/>
        </w:rPr>
        <w:t>массивн</w:t>
      </w:r>
      <w:r>
        <w:rPr>
          <w:szCs w:val="28"/>
        </w:rPr>
        <w:t>ый</w:t>
      </w:r>
      <w:r w:rsidRPr="002D0CB2">
        <w:rPr>
          <w:szCs w:val="28"/>
        </w:rPr>
        <w:t xml:space="preserve"> проводник набира</w:t>
      </w:r>
      <w:r>
        <w:rPr>
          <w:szCs w:val="28"/>
        </w:rPr>
        <w:t>ют</w:t>
      </w:r>
      <w:r w:rsidR="00E47D5B">
        <w:rPr>
          <w:szCs w:val="28"/>
        </w:rPr>
        <w:t xml:space="preserve"> </w:t>
      </w:r>
      <w:r>
        <w:rPr>
          <w:szCs w:val="28"/>
        </w:rPr>
        <w:t>в виде отдельных пластин. С</w:t>
      </w:r>
      <w:r w:rsidRPr="002D0CB2">
        <w:rPr>
          <w:szCs w:val="28"/>
        </w:rPr>
        <w:t xml:space="preserve">ила индукционных токов в отдельных пластинах существенно </w:t>
      </w:r>
      <w:r>
        <w:rPr>
          <w:szCs w:val="28"/>
        </w:rPr>
        <w:t>меньше</w:t>
      </w:r>
      <w:r w:rsidRPr="002D0CB2">
        <w:rPr>
          <w:szCs w:val="28"/>
        </w:rPr>
        <w:t xml:space="preserve"> сил</w:t>
      </w:r>
      <w:r>
        <w:rPr>
          <w:szCs w:val="28"/>
        </w:rPr>
        <w:t>ы</w:t>
      </w:r>
      <w:r w:rsidRPr="002D0CB2">
        <w:rPr>
          <w:szCs w:val="28"/>
        </w:rPr>
        <w:t xml:space="preserve"> тока, текущего по </w:t>
      </w:r>
      <w:r>
        <w:rPr>
          <w:szCs w:val="28"/>
        </w:rPr>
        <w:t xml:space="preserve">целому </w:t>
      </w:r>
      <w:r w:rsidRPr="002D0CB2">
        <w:rPr>
          <w:szCs w:val="28"/>
        </w:rPr>
        <w:t>массивно</w:t>
      </w:r>
      <w:r>
        <w:rPr>
          <w:szCs w:val="28"/>
        </w:rPr>
        <w:t>му</w:t>
      </w:r>
      <w:r w:rsidRPr="002D0CB2">
        <w:rPr>
          <w:szCs w:val="28"/>
        </w:rPr>
        <w:t xml:space="preserve"> п</w:t>
      </w:r>
      <w:r>
        <w:rPr>
          <w:szCs w:val="28"/>
        </w:rPr>
        <w:t>роводнику</w:t>
      </w:r>
      <w:r w:rsidRPr="002D0CB2">
        <w:rPr>
          <w:szCs w:val="28"/>
        </w:rPr>
        <w:t xml:space="preserve">, </w:t>
      </w:r>
      <w:r>
        <w:rPr>
          <w:szCs w:val="28"/>
        </w:rPr>
        <w:t>поэтому</w:t>
      </w:r>
      <w:r w:rsidRPr="002D0CB2">
        <w:rPr>
          <w:szCs w:val="28"/>
        </w:rPr>
        <w:t xml:space="preserve"> в соответствии с </w:t>
      </w:r>
      <w:r>
        <w:rPr>
          <w:szCs w:val="28"/>
        </w:rPr>
        <w:t xml:space="preserve">законом Джоуля </w:t>
      </w:r>
      <w:r>
        <w:rPr>
          <w:i/>
          <w:szCs w:val="28"/>
        </w:rPr>
        <w:t>–</w:t>
      </w:r>
      <w:r w:rsidR="00B014A9">
        <w:rPr>
          <w:i/>
          <w:szCs w:val="28"/>
        </w:rPr>
        <w:t xml:space="preserve"> </w:t>
      </w:r>
      <w:r w:rsidRPr="00B168F7">
        <w:rPr>
          <w:szCs w:val="28"/>
        </w:rPr>
        <w:t xml:space="preserve">Ленца </w:t>
      </w:r>
      <w:r>
        <w:rPr>
          <w:szCs w:val="28"/>
        </w:rPr>
        <w:t>(</w:t>
      </w:r>
      <w:r w:rsidRPr="00D667D8">
        <w:rPr>
          <w:position w:val="-12"/>
          <w:szCs w:val="28"/>
        </w:rPr>
        <w:object w:dxaOrig="1080" w:dyaOrig="400" w14:anchorId="07D19425">
          <v:shape id="_x0000_i1045" type="#_x0000_t75" style="width:54pt;height:20.25pt" o:ole="" fillcolor="window">
            <v:imagedata r:id="rId51" o:title=""/>
          </v:shape>
          <o:OLEObject Type="Embed" ProgID="Equation.3" ShapeID="_x0000_i1045" DrawAspect="Content" ObjectID="_1824384582" r:id="rId52"/>
        </w:object>
      </w:r>
      <w:r>
        <w:rPr>
          <w:szCs w:val="28"/>
        </w:rPr>
        <w:t>),</w:t>
      </w:r>
      <w:r w:rsidRPr="002D0CB2">
        <w:rPr>
          <w:szCs w:val="28"/>
        </w:rPr>
        <w:t xml:space="preserve"> уменьшается выделяемое в проводнике количество теплоты.</w:t>
      </w:r>
    </w:p>
    <w:p w:rsidR="00AD7D3C" w:rsidRDefault="00AD7D3C" w:rsidP="00AD7D3C">
      <w:pPr>
        <w:pStyle w:val="3"/>
      </w:pPr>
      <w:bookmarkStart w:id="32" w:name="_Toc485459346"/>
      <w:bookmarkStart w:id="33" w:name="_Toc485534293"/>
      <w:r w:rsidRPr="00D33753">
        <w:t>Вопросы и задания для самоконтроля к</w:t>
      </w:r>
      <w:r w:rsidR="00E47D5B">
        <w:t xml:space="preserve"> </w:t>
      </w:r>
      <w:r w:rsidRPr="00D33753">
        <w:t>лекции 1</w:t>
      </w:r>
      <w:bookmarkEnd w:id="32"/>
      <w:bookmarkEnd w:id="33"/>
    </w:p>
    <w:p w:rsidR="00AD7D3C" w:rsidRPr="009B4301" w:rsidRDefault="00AD7D3C" w:rsidP="008A05CE">
      <w:pPr>
        <w:numPr>
          <w:ilvl w:val="0"/>
          <w:numId w:val="5"/>
        </w:numPr>
        <w:tabs>
          <w:tab w:val="left" w:pos="1134"/>
        </w:tabs>
        <w:ind w:left="0" w:firstLine="709"/>
        <w:rPr>
          <w:b/>
          <w:szCs w:val="28"/>
        </w:rPr>
      </w:pPr>
      <w:r w:rsidRPr="009B4301">
        <w:rPr>
          <w:szCs w:val="28"/>
        </w:rPr>
        <w:t>Что называют явлением электромагнитной индукции?</w:t>
      </w:r>
    </w:p>
    <w:p w:rsidR="00AD7D3C" w:rsidRPr="008A05CE" w:rsidRDefault="00AD7D3C" w:rsidP="008A05CE">
      <w:pPr>
        <w:numPr>
          <w:ilvl w:val="0"/>
          <w:numId w:val="5"/>
        </w:numPr>
        <w:tabs>
          <w:tab w:val="left" w:pos="1134"/>
        </w:tabs>
        <w:ind w:left="0" w:firstLine="709"/>
        <w:rPr>
          <w:bCs/>
          <w:szCs w:val="28"/>
        </w:rPr>
      </w:pPr>
      <w:r w:rsidRPr="009B4301">
        <w:rPr>
          <w:bCs/>
          <w:szCs w:val="28"/>
        </w:rPr>
        <w:t xml:space="preserve">Плоская проводящая рамка находится в магнитном поле </w:t>
      </w:r>
      <w:r w:rsidRPr="00D83D21">
        <w:rPr>
          <w:bCs/>
          <w:szCs w:val="28"/>
        </w:rPr>
        <w:t>(см. рис.)</w:t>
      </w:r>
      <w:r w:rsidRPr="009B4301">
        <w:rPr>
          <w:bCs/>
          <w:szCs w:val="28"/>
        </w:rPr>
        <w:t xml:space="preserve">. В каких случаях в рамке возникает ЭДС индукции? </w:t>
      </w:r>
      <w:r>
        <w:rPr>
          <w:noProof/>
          <w:szCs w:val="28"/>
        </w:rPr>
        <w:drawing>
          <wp:inline distT="0" distB="0" distL="0" distR="0" wp14:anchorId="4E9DA99E" wp14:editId="1180E0B4">
            <wp:extent cx="5380990" cy="1292225"/>
            <wp:effectExtent l="19050" t="0" r="0" b="0"/>
            <wp:docPr id="3708" name="Рисунок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1"/>
                    <pic:cNvPicPr>
                      <a:picLocks noChangeAspect="1" noChangeArrowheads="1"/>
                    </pic:cNvPicPr>
                  </pic:nvPicPr>
                  <pic:blipFill>
                    <a:blip r:embed="rId53" cstate="print"/>
                    <a:srcRect/>
                    <a:stretch>
                      <a:fillRect/>
                    </a:stretch>
                  </pic:blipFill>
                  <pic:spPr bwMode="auto">
                    <a:xfrm>
                      <a:off x="0" y="0"/>
                      <a:ext cx="5380990" cy="1292225"/>
                    </a:xfrm>
                    <a:prstGeom prst="rect">
                      <a:avLst/>
                    </a:prstGeom>
                    <a:noFill/>
                    <a:ln w="9525">
                      <a:noFill/>
                      <a:miter lim="800000"/>
                      <a:headEnd/>
                      <a:tailEnd/>
                    </a:ln>
                  </pic:spPr>
                </pic:pic>
              </a:graphicData>
            </a:graphic>
          </wp:inline>
        </w:drawing>
      </w:r>
    </w:p>
    <w:p w:rsidR="00AD7D3C" w:rsidRDefault="00AD7D3C" w:rsidP="008A05CE">
      <w:pPr>
        <w:numPr>
          <w:ilvl w:val="0"/>
          <w:numId w:val="6"/>
        </w:numPr>
        <w:tabs>
          <w:tab w:val="left" w:pos="1134"/>
        </w:tabs>
        <w:ind w:left="0" w:firstLine="709"/>
        <w:rPr>
          <w:szCs w:val="28"/>
        </w:rPr>
      </w:pPr>
      <w:r>
        <w:rPr>
          <w:noProof/>
        </w:rPr>
        <w:drawing>
          <wp:anchor distT="0" distB="0" distL="114300" distR="114300" simplePos="0" relativeHeight="251693056" behindDoc="1" locked="0" layoutInCell="1" allowOverlap="1" wp14:anchorId="183905C0" wp14:editId="5E9E5E9B">
            <wp:simplePos x="0" y="0"/>
            <wp:positionH relativeFrom="column">
              <wp:posOffset>4956810</wp:posOffset>
            </wp:positionH>
            <wp:positionV relativeFrom="paragraph">
              <wp:posOffset>264160</wp:posOffset>
            </wp:positionV>
            <wp:extent cx="1187450" cy="1038225"/>
            <wp:effectExtent l="19050" t="0" r="0" b="0"/>
            <wp:wrapTight wrapText="bothSides">
              <wp:wrapPolygon edited="0">
                <wp:start x="-347" y="0"/>
                <wp:lineTo x="-347" y="21402"/>
                <wp:lineTo x="21484" y="21402"/>
                <wp:lineTo x="21484" y="0"/>
                <wp:lineTo x="-347" y="0"/>
              </wp:wrapPolygon>
            </wp:wrapTight>
            <wp:docPr id="531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54" cstate="print"/>
                    <a:srcRect/>
                    <a:stretch>
                      <a:fillRect/>
                    </a:stretch>
                  </pic:blipFill>
                  <pic:spPr bwMode="auto">
                    <a:xfrm>
                      <a:off x="0" y="0"/>
                      <a:ext cx="1187450" cy="1038225"/>
                    </a:xfrm>
                    <a:prstGeom prst="rect">
                      <a:avLst/>
                    </a:prstGeom>
                    <a:noFill/>
                    <a:ln w="9525">
                      <a:noFill/>
                      <a:miter lim="800000"/>
                      <a:headEnd/>
                      <a:tailEnd/>
                    </a:ln>
                  </pic:spPr>
                </pic:pic>
              </a:graphicData>
            </a:graphic>
          </wp:anchor>
        </w:drawing>
      </w:r>
      <w:r w:rsidRPr="00152269">
        <w:rPr>
          <w:szCs w:val="28"/>
        </w:rPr>
        <w:t>Прямоугольная проводящая рамка удаляется от</w:t>
      </w:r>
      <w:r w:rsidR="00B014A9">
        <w:rPr>
          <w:szCs w:val="28"/>
        </w:rPr>
        <w:t xml:space="preserve"> </w:t>
      </w:r>
      <w:r w:rsidRPr="00152269">
        <w:rPr>
          <w:szCs w:val="28"/>
        </w:rPr>
        <w:t xml:space="preserve">прямолинейного проводника с током в перпендикулярном к нему направлении, как показано на рисунке. </w:t>
      </w:r>
      <w:r>
        <w:rPr>
          <w:szCs w:val="28"/>
        </w:rPr>
        <w:t>С помощью</w:t>
      </w:r>
      <w:r w:rsidRPr="00152269">
        <w:rPr>
          <w:szCs w:val="28"/>
        </w:rPr>
        <w:t xml:space="preserve"> правил</w:t>
      </w:r>
      <w:r>
        <w:rPr>
          <w:szCs w:val="28"/>
        </w:rPr>
        <w:t>а</w:t>
      </w:r>
      <w:r w:rsidRPr="00152269">
        <w:rPr>
          <w:szCs w:val="28"/>
        </w:rPr>
        <w:t xml:space="preserve"> Ленца, определите направление возникающего в рамке индукционного тока. </w:t>
      </w:r>
    </w:p>
    <w:p w:rsidR="00AD7D3C" w:rsidRPr="00D83D21" w:rsidRDefault="00AD7D3C" w:rsidP="008A05CE">
      <w:pPr>
        <w:numPr>
          <w:ilvl w:val="0"/>
          <w:numId w:val="6"/>
        </w:numPr>
        <w:tabs>
          <w:tab w:val="left" w:pos="1134"/>
        </w:tabs>
        <w:ind w:left="0" w:firstLine="709"/>
        <w:rPr>
          <w:szCs w:val="28"/>
        </w:rPr>
      </w:pPr>
      <w:r>
        <w:rPr>
          <w:szCs w:val="28"/>
        </w:rPr>
        <w:t xml:space="preserve">Используя закон Фарадея и определение силы тока, выведите формулу </w:t>
      </w:r>
      <w:r w:rsidRPr="00816ADB">
        <w:rPr>
          <w:position w:val="-26"/>
          <w:szCs w:val="28"/>
        </w:rPr>
        <w:object w:dxaOrig="1140" w:dyaOrig="700" w14:anchorId="2452DEB8">
          <v:shape id="_x0000_i1046" type="#_x0000_t75" style="width:56.25pt;height:34.5pt" o:ole="" fillcolor="window">
            <v:imagedata r:id="rId55" o:title=""/>
          </v:shape>
          <o:OLEObject Type="Embed" ProgID="Equation.3" ShapeID="_x0000_i1046" DrawAspect="Content" ObjectID="_1824384583" r:id="rId56"/>
        </w:object>
      </w:r>
      <w:r w:rsidR="001729CF" w:rsidRPr="00533674">
        <w:rPr>
          <w:szCs w:val="28"/>
        </w:rPr>
        <w:t xml:space="preserve"> </w:t>
      </w:r>
      <w:r w:rsidRPr="002D0CB2">
        <w:rPr>
          <w:szCs w:val="28"/>
        </w:rPr>
        <w:t xml:space="preserve">– </w:t>
      </w:r>
      <w:r>
        <w:rPr>
          <w:szCs w:val="28"/>
        </w:rPr>
        <w:t>для заряда, протекшего по замкнутому проводящему контуру за время изменения магнитного потока</w:t>
      </w:r>
    </w:p>
    <w:p w:rsidR="00AD7D3C" w:rsidRPr="00BD115B" w:rsidRDefault="00AD7D3C" w:rsidP="008A05CE">
      <w:pPr>
        <w:pStyle w:val="aff7"/>
        <w:numPr>
          <w:ilvl w:val="0"/>
          <w:numId w:val="6"/>
        </w:numPr>
        <w:tabs>
          <w:tab w:val="left" w:pos="1134"/>
        </w:tabs>
        <w:spacing w:before="0" w:after="0" w:line="360" w:lineRule="auto"/>
        <w:ind w:left="0" w:firstLine="709"/>
        <w:jc w:val="both"/>
        <w:rPr>
          <w:rFonts w:ascii="Times New Roman" w:hAnsi="Times New Roman"/>
          <w:sz w:val="28"/>
          <w:szCs w:val="28"/>
        </w:rPr>
      </w:pPr>
      <w:r w:rsidRPr="00BD115B">
        <w:rPr>
          <w:rFonts w:ascii="Times New Roman" w:hAnsi="Times New Roman"/>
          <w:sz w:val="28"/>
          <w:szCs w:val="28"/>
        </w:rPr>
        <w:t>Неподвижный проводящий контур находится в изменяющемся со временем магнитном поле. Что является причиной возникновения ЭДС индукции в контуре в этом случае?</w:t>
      </w:r>
    </w:p>
    <w:p w:rsidR="00AD7D3C" w:rsidRDefault="00AD7D3C" w:rsidP="00AD7D3C">
      <w:pPr>
        <w:spacing w:line="240" w:lineRule="auto"/>
        <w:ind w:firstLine="0"/>
        <w:jc w:val="left"/>
        <w:rPr>
          <w:b/>
          <w:sz w:val="32"/>
          <w:szCs w:val="32"/>
        </w:rPr>
      </w:pPr>
      <w:r>
        <w:rPr>
          <w:b/>
          <w:sz w:val="32"/>
          <w:szCs w:val="32"/>
        </w:rPr>
        <w:br w:type="page"/>
      </w:r>
    </w:p>
    <w:p w:rsidR="00AD7D3C" w:rsidRPr="002D0CB2" w:rsidRDefault="00AD7D3C" w:rsidP="00AD7D3C">
      <w:pPr>
        <w:pStyle w:val="1"/>
        <w:rPr>
          <w:szCs w:val="28"/>
        </w:rPr>
      </w:pPr>
      <w:bookmarkStart w:id="34" w:name="_Toc485459347"/>
      <w:bookmarkStart w:id="35" w:name="_Toc485534294"/>
      <w:r w:rsidRPr="0059229C">
        <w:t xml:space="preserve">Лекция </w:t>
      </w:r>
      <w:r>
        <w:t>2</w:t>
      </w:r>
      <w:bookmarkEnd w:id="34"/>
      <w:bookmarkEnd w:id="35"/>
    </w:p>
    <w:p w:rsidR="00AD7D3C" w:rsidRPr="00C62FE9" w:rsidRDefault="00AD7D3C" w:rsidP="00AD7D3C">
      <w:pPr>
        <w:rPr>
          <w:szCs w:val="28"/>
        </w:rPr>
      </w:pPr>
      <w:bookmarkStart w:id="36" w:name="_Toc78297102"/>
      <w:bookmarkStart w:id="37" w:name="_Toc78296549"/>
      <w:bookmarkStart w:id="38" w:name="_Toc78294005"/>
      <w:bookmarkStart w:id="39" w:name="_Toc216765805"/>
      <w:r w:rsidRPr="00C62FE9">
        <w:rPr>
          <w:b/>
          <w:szCs w:val="28"/>
        </w:rPr>
        <w:t>Основные понятия и законы</w:t>
      </w:r>
      <w:r w:rsidRPr="00C62FE9">
        <w:rPr>
          <w:szCs w:val="28"/>
        </w:rPr>
        <w:t>, которые должны быть освоены в ходе лекции: магнитный поток самоиндукции, индуктивность контура, ЭДС самоиндукции, ток самоиндукции, правило Ленца, силы тока при размыкании и замыкании цепи, энергия магнитного поля контура с током, объ</w:t>
      </w:r>
      <w:r w:rsidR="008A05CE">
        <w:rPr>
          <w:szCs w:val="28"/>
        </w:rPr>
        <w:t>е</w:t>
      </w:r>
      <w:r w:rsidRPr="00C62FE9">
        <w:rPr>
          <w:szCs w:val="28"/>
        </w:rPr>
        <w:t>мная плотность энергии магнитного поля.</w:t>
      </w:r>
    </w:p>
    <w:p w:rsidR="00AD7D3C" w:rsidRPr="008122C8" w:rsidRDefault="00AD7D3C" w:rsidP="00AD7D3C">
      <w:pPr>
        <w:pStyle w:val="20"/>
      </w:pPr>
      <w:bookmarkStart w:id="40" w:name="_Toc461574295"/>
      <w:bookmarkStart w:id="41" w:name="_Toc485459348"/>
      <w:bookmarkStart w:id="42" w:name="_Toc485534295"/>
      <w:r w:rsidRPr="008122C8">
        <w:t>1.2. Явление самоиндукции</w:t>
      </w:r>
      <w:bookmarkStart w:id="43" w:name="_Toc78297103"/>
      <w:bookmarkStart w:id="44" w:name="_Toc78296550"/>
      <w:bookmarkStart w:id="45" w:name="_Toc78294006"/>
      <w:bookmarkEnd w:id="36"/>
      <w:bookmarkEnd w:id="37"/>
      <w:bookmarkEnd w:id="38"/>
      <w:bookmarkEnd w:id="39"/>
      <w:bookmarkEnd w:id="40"/>
      <w:bookmarkEnd w:id="41"/>
      <w:bookmarkEnd w:id="42"/>
    </w:p>
    <w:p w:rsidR="00AD7D3C" w:rsidRPr="008122C8" w:rsidRDefault="00AD7D3C" w:rsidP="00AD7D3C">
      <w:pPr>
        <w:pStyle w:val="3"/>
      </w:pPr>
      <w:bookmarkStart w:id="46" w:name="_Toc216765806"/>
      <w:bookmarkStart w:id="47" w:name="_Toc461574296"/>
      <w:bookmarkStart w:id="48" w:name="_Toc485459349"/>
      <w:bookmarkStart w:id="49" w:name="_Toc485534296"/>
      <w:r w:rsidRPr="008122C8">
        <w:t>1.2.1. Индуктивность контура. Индуктивность соленоида</w:t>
      </w:r>
      <w:bookmarkEnd w:id="43"/>
      <w:bookmarkEnd w:id="44"/>
      <w:bookmarkEnd w:id="45"/>
      <w:bookmarkEnd w:id="46"/>
      <w:bookmarkEnd w:id="47"/>
      <w:bookmarkEnd w:id="48"/>
      <w:bookmarkEnd w:id="49"/>
    </w:p>
    <w:p w:rsidR="00AD7D3C" w:rsidRDefault="00AD7D3C" w:rsidP="00AD7D3C">
      <w:pPr>
        <w:rPr>
          <w:szCs w:val="28"/>
        </w:rPr>
      </w:pPr>
      <w:r>
        <w:rPr>
          <w:szCs w:val="28"/>
        </w:rPr>
        <w:t>Любой проводник с током является источником магнитного поля. Если этот проводник замкнут (</w:t>
      </w:r>
      <w:r w:rsidR="00B522C7">
        <w:rPr>
          <w:szCs w:val="28"/>
        </w:rPr>
        <w:t>т. е.</w:t>
      </w:r>
      <w:r>
        <w:rPr>
          <w:szCs w:val="28"/>
        </w:rPr>
        <w:t xml:space="preserve"> образует контур), то силовые линии созданного им магнитного поля пронизывают саму плоскость контура </w:t>
      </w:r>
      <w:r w:rsidRPr="002D0CB2">
        <w:rPr>
          <w:szCs w:val="28"/>
        </w:rPr>
        <w:t>(рис.</w:t>
      </w:r>
      <w:r w:rsidR="00BD115B">
        <w:rPr>
          <w:szCs w:val="28"/>
        </w:rPr>
        <w:t> </w:t>
      </w:r>
      <w:r>
        <w:rPr>
          <w:szCs w:val="28"/>
        </w:rPr>
        <w:t>1</w:t>
      </w:r>
      <w:r w:rsidRPr="002D0CB2">
        <w:rPr>
          <w:szCs w:val="28"/>
        </w:rPr>
        <w:t>.</w:t>
      </w:r>
      <w:r>
        <w:rPr>
          <w:szCs w:val="28"/>
        </w:rPr>
        <w:t>4</w:t>
      </w:r>
      <w:r w:rsidRPr="002D0CB2">
        <w:rPr>
          <w:szCs w:val="28"/>
        </w:rPr>
        <w:t>)</w:t>
      </w:r>
      <w:r>
        <w:rPr>
          <w:szCs w:val="28"/>
        </w:rPr>
        <w:t xml:space="preserve">. </w:t>
      </w:r>
      <w:r w:rsidRPr="002D0CB2">
        <w:rPr>
          <w:szCs w:val="28"/>
        </w:rPr>
        <w:t xml:space="preserve">Возникающий при этом магнитный поток получил название </w:t>
      </w:r>
      <w:r w:rsidRPr="000B6855">
        <w:rPr>
          <w:i/>
          <w:szCs w:val="28"/>
        </w:rPr>
        <w:t>магнитного потока самоиндукции</w:t>
      </w:r>
      <w:r w:rsidRPr="002D0CB2">
        <w:rPr>
          <w:position w:val="-12"/>
          <w:szCs w:val="28"/>
        </w:rPr>
        <w:object w:dxaOrig="360" w:dyaOrig="380" w14:anchorId="39B07C4C">
          <v:shape id="_x0000_i1047" type="#_x0000_t75" style="width:18pt;height:18.75pt" o:ole="" fillcolor="window">
            <v:imagedata r:id="rId57" o:title=""/>
          </v:shape>
          <o:OLEObject Type="Embed" ProgID="Equation.3" ShapeID="_x0000_i1047" DrawAspect="Content" ObjectID="_1824384584" r:id="rId58"/>
        </w:object>
      </w:r>
      <w:r w:rsidRPr="002D0CB2">
        <w:rPr>
          <w:szCs w:val="28"/>
        </w:rPr>
        <w:t>,</w:t>
      </w:r>
      <w:r>
        <w:rPr>
          <w:szCs w:val="28"/>
        </w:rPr>
        <w:t xml:space="preserve"> </w:t>
      </w:r>
      <w:r w:rsidR="00B522C7">
        <w:rPr>
          <w:szCs w:val="28"/>
        </w:rPr>
        <w:t>т. к.</w:t>
      </w:r>
      <w:r>
        <w:rPr>
          <w:szCs w:val="28"/>
        </w:rPr>
        <w:t xml:space="preserve"> причиной его появления является ток в самом контуре.</w:t>
      </w:r>
    </w:p>
    <w:p w:rsidR="00AD7D3C" w:rsidRDefault="00AD7D3C" w:rsidP="00BD115B">
      <w:pPr>
        <w:pStyle w:val="af8"/>
      </w:pPr>
      <w:r>
        <w:rPr>
          <w:noProof/>
        </w:rPr>
        <w:drawing>
          <wp:inline distT="0" distB="0" distL="0" distR="0" wp14:anchorId="7CA04190" wp14:editId="2B0028AD">
            <wp:extent cx="1640989" cy="992226"/>
            <wp:effectExtent l="19050" t="0" r="0" b="0"/>
            <wp:docPr id="5753" name="Рисунок 5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3"/>
                    <pic:cNvPicPr>
                      <a:picLocks noChangeAspect="1" noChangeArrowheads="1"/>
                    </pic:cNvPicPr>
                  </pic:nvPicPr>
                  <pic:blipFill>
                    <a:blip r:embed="rId59" cstate="print"/>
                    <a:srcRect/>
                    <a:stretch>
                      <a:fillRect/>
                    </a:stretch>
                  </pic:blipFill>
                  <pic:spPr bwMode="auto">
                    <a:xfrm>
                      <a:off x="0" y="0"/>
                      <a:ext cx="1640989" cy="992226"/>
                    </a:xfrm>
                    <a:prstGeom prst="rect">
                      <a:avLst/>
                    </a:prstGeom>
                    <a:noFill/>
                    <a:ln w="9525">
                      <a:noFill/>
                      <a:miter lim="800000"/>
                      <a:headEnd/>
                      <a:tailEnd/>
                    </a:ln>
                  </pic:spPr>
                </pic:pic>
              </a:graphicData>
            </a:graphic>
          </wp:inline>
        </w:drawing>
      </w:r>
    </w:p>
    <w:p w:rsidR="00AD7D3C" w:rsidRDefault="00BD115B" w:rsidP="00F25B50">
      <w:pPr>
        <w:pStyle w:val="af4"/>
      </w:pPr>
      <w:r w:rsidRPr="00F25B50">
        <w:t>Рис</w:t>
      </w:r>
      <w:r>
        <w:t>.</w:t>
      </w:r>
      <w:r>
        <w:rPr>
          <w:lang w:val="en-US"/>
        </w:rPr>
        <w:t> </w:t>
      </w:r>
      <w:r w:rsidR="00AD7D3C" w:rsidRPr="00AC3A2E">
        <w:t>1.4</w:t>
      </w:r>
    </w:p>
    <w:p w:rsidR="00AD7D3C" w:rsidRDefault="00AD7D3C" w:rsidP="00AD7D3C">
      <w:pPr>
        <w:rPr>
          <w:szCs w:val="28"/>
        </w:rPr>
      </w:pPr>
      <w:r>
        <w:rPr>
          <w:szCs w:val="28"/>
        </w:rPr>
        <w:t xml:space="preserve">В контуре с током, содержащем </w:t>
      </w:r>
      <w:r w:rsidRPr="001613E5">
        <w:rPr>
          <w:i/>
          <w:szCs w:val="28"/>
        </w:rPr>
        <w:t>N</w:t>
      </w:r>
      <w:r>
        <w:rPr>
          <w:szCs w:val="28"/>
        </w:rPr>
        <w:t xml:space="preserve"> витков, поток самоиндукции </w:t>
      </w:r>
      <w:r w:rsidRPr="002D0CB2">
        <w:rPr>
          <w:position w:val="-12"/>
          <w:szCs w:val="28"/>
        </w:rPr>
        <w:object w:dxaOrig="360" w:dyaOrig="380" w14:anchorId="7784D430">
          <v:shape id="_x0000_i1048" type="#_x0000_t75" style="width:18pt;height:18.75pt" o:ole="" fillcolor="window">
            <v:imagedata r:id="rId57" o:title=""/>
          </v:shape>
          <o:OLEObject Type="Embed" ProgID="Equation.3" ShapeID="_x0000_i1048" DrawAspect="Content" ObjectID="_1824384585" r:id="rId60"/>
        </w:object>
      </w:r>
      <w:r>
        <w:rPr>
          <w:szCs w:val="28"/>
        </w:rPr>
        <w:t xml:space="preserve"> пронизывает каждый виток. В этом случае удобно использовать понятие потокосцепления </w:t>
      </w:r>
      <w:r w:rsidRPr="002D0CB2">
        <w:rPr>
          <w:position w:val="-12"/>
          <w:szCs w:val="28"/>
        </w:rPr>
        <w:object w:dxaOrig="380" w:dyaOrig="380" w14:anchorId="1C9C5C36">
          <v:shape id="_x0000_i1049" type="#_x0000_t75" style="width:19.5pt;height:18.75pt" o:ole="" fillcolor="window">
            <v:imagedata r:id="rId61" o:title=""/>
          </v:shape>
          <o:OLEObject Type="Embed" ProgID="Equation.3" ShapeID="_x0000_i1049" DrawAspect="Content" ObjectID="_1824384586" r:id="rId62"/>
        </w:object>
      </w:r>
      <w:r>
        <w:rPr>
          <w:szCs w:val="28"/>
        </w:rPr>
        <w:t xml:space="preserve"> самоиндукции (</w:t>
      </w:r>
      <w:r w:rsidRPr="002D0CB2">
        <w:rPr>
          <w:position w:val="-12"/>
          <w:szCs w:val="28"/>
        </w:rPr>
        <w:object w:dxaOrig="1200" w:dyaOrig="380" w14:anchorId="49110A7B">
          <v:shape id="_x0000_i1050" type="#_x0000_t75" style="width:60.8pt;height:18.75pt" o:ole="" fillcolor="window">
            <v:imagedata r:id="rId63" o:title=""/>
          </v:shape>
          <o:OLEObject Type="Embed" ProgID="Equation.3" ShapeID="_x0000_i1050" DrawAspect="Content" ObjectID="_1824384587" r:id="rId64"/>
        </w:object>
      </w:r>
      <w:r>
        <w:rPr>
          <w:szCs w:val="28"/>
        </w:rPr>
        <w:t xml:space="preserve">). Потокосцепление зависит от силы тока в контуре и связано с ним выражением </w:t>
      </w:r>
    </w:p>
    <w:p w:rsidR="00AD7D3C" w:rsidRPr="002D0CB2" w:rsidRDefault="00AD7D3C" w:rsidP="00AD7D3C">
      <w:pPr>
        <w:pStyle w:val="affc"/>
      </w:pPr>
      <w:r>
        <w:tab/>
      </w:r>
      <w:r w:rsidRPr="002D0CB2">
        <w:rPr>
          <w:position w:val="-12"/>
        </w:rPr>
        <w:object w:dxaOrig="999" w:dyaOrig="380" w14:anchorId="1A945A26">
          <v:shape id="_x0000_i1051" type="#_x0000_t75" style="width:50.25pt;height:18.75pt" o:ole="" fillcolor="window">
            <v:imagedata r:id="rId65" o:title=""/>
          </v:shape>
          <o:OLEObject Type="Embed" ProgID="Equation.3" ShapeID="_x0000_i1051" DrawAspect="Content" ObjectID="_1824384588" r:id="rId66"/>
        </w:object>
      </w:r>
      <w:r>
        <w:t xml:space="preserve"> ,</w:t>
      </w:r>
      <w:r>
        <w:tab/>
      </w:r>
      <w:r w:rsidRPr="002D0CB2">
        <w:t>(</w:t>
      </w:r>
      <w:r>
        <w:t>1</w:t>
      </w:r>
      <w:r w:rsidRPr="002D0CB2">
        <w:t>.</w:t>
      </w:r>
      <w:r w:rsidRPr="000A182D">
        <w:t>5</w:t>
      </w:r>
      <w:r w:rsidRPr="002D0CB2">
        <w:t>)</w:t>
      </w:r>
    </w:p>
    <w:p w:rsidR="00AD7D3C" w:rsidRPr="001613E5" w:rsidRDefault="00AD7D3C" w:rsidP="00AD7D3C">
      <w:pPr>
        <w:ind w:firstLine="0"/>
        <w:rPr>
          <w:szCs w:val="28"/>
        </w:rPr>
      </w:pPr>
      <w:r w:rsidRPr="002D0CB2">
        <w:rPr>
          <w:szCs w:val="28"/>
        </w:rPr>
        <w:t xml:space="preserve">где коэффициент пропорциональности </w:t>
      </w:r>
      <w:r w:rsidRPr="002D0CB2">
        <w:rPr>
          <w:i/>
          <w:szCs w:val="28"/>
          <w:lang w:val="en-US"/>
        </w:rPr>
        <w:t>L</w:t>
      </w:r>
      <w:r>
        <w:rPr>
          <w:szCs w:val="28"/>
        </w:rPr>
        <w:t>–</w:t>
      </w:r>
      <w:r w:rsidRPr="000B6855">
        <w:rPr>
          <w:i/>
          <w:szCs w:val="28"/>
        </w:rPr>
        <w:t>индуктивность контура</w:t>
      </w:r>
      <w:r w:rsidRPr="000B6855">
        <w:rPr>
          <w:szCs w:val="28"/>
        </w:rPr>
        <w:t>.</w:t>
      </w:r>
    </w:p>
    <w:p w:rsidR="00AD7D3C" w:rsidRPr="00D677B9" w:rsidRDefault="00AD7D3C" w:rsidP="00AD7D3C">
      <w:pPr>
        <w:rPr>
          <w:szCs w:val="28"/>
        </w:rPr>
      </w:pPr>
      <w:r>
        <w:rPr>
          <w:szCs w:val="28"/>
        </w:rPr>
        <w:t xml:space="preserve">Индуктивность </w:t>
      </w:r>
      <w:r w:rsidRPr="00D677B9">
        <w:rPr>
          <w:i/>
          <w:szCs w:val="28"/>
        </w:rPr>
        <w:t>L</w:t>
      </w:r>
      <w:r>
        <w:rPr>
          <w:szCs w:val="28"/>
        </w:rPr>
        <w:t xml:space="preserve"> контура характеризует способность контура с током создавать потокосцепление самоиндукции, и зависит от формы и размеров контура, а также от магнитной проницаемости </w:t>
      </w:r>
      <w:r w:rsidRPr="002D0CB2">
        <w:rPr>
          <w:szCs w:val="28"/>
        </w:rPr>
        <w:sym w:font="Symbol" w:char="006D"/>
      </w:r>
      <w:r>
        <w:rPr>
          <w:szCs w:val="28"/>
        </w:rPr>
        <w:t xml:space="preserve"> окружающей среды. В случае если среда является ферромагнитной, то индуктивность оказывается зависящей и от тока в контуре (</w:t>
      </w:r>
      <w:r w:rsidR="00B522C7">
        <w:rPr>
          <w:szCs w:val="28"/>
        </w:rPr>
        <w:t>т. к.</w:t>
      </w:r>
      <w:r>
        <w:rPr>
          <w:szCs w:val="28"/>
        </w:rPr>
        <w:t xml:space="preserve"> для ферромагнитных сред </w:t>
      </w:r>
      <w:r w:rsidRPr="002D0CB2">
        <w:rPr>
          <w:szCs w:val="28"/>
        </w:rPr>
        <w:sym w:font="Symbol" w:char="006D"/>
      </w:r>
      <w:r w:rsidRPr="002D0CB2">
        <w:rPr>
          <w:szCs w:val="28"/>
        </w:rPr>
        <w:t>зависит от силы</w:t>
      </w:r>
      <w:r>
        <w:rPr>
          <w:szCs w:val="28"/>
        </w:rPr>
        <w:t xml:space="preserve"> тока в проводнике).</w:t>
      </w:r>
    </w:p>
    <w:p w:rsidR="00AD7D3C" w:rsidRDefault="00AD7D3C" w:rsidP="00AD7D3C">
      <w:pPr>
        <w:rPr>
          <w:szCs w:val="28"/>
        </w:rPr>
      </w:pPr>
      <w:r>
        <w:rPr>
          <w:szCs w:val="28"/>
        </w:rPr>
        <w:t xml:space="preserve">В качестве примера, рассчитаем индуктивность длинного соленоида (длина соленоида много больше диаметра его витков). В этом случае модуль </w:t>
      </w:r>
      <w:r w:rsidRPr="002D0CB2">
        <w:rPr>
          <w:szCs w:val="28"/>
        </w:rPr>
        <w:t xml:space="preserve">вектора </w:t>
      </w:r>
      <w:r w:rsidR="00BD115B" w:rsidRPr="002D0CB2">
        <w:rPr>
          <w:position w:val="-4"/>
          <w:szCs w:val="28"/>
        </w:rPr>
        <w:object w:dxaOrig="260" w:dyaOrig="360" w14:anchorId="1437C148">
          <v:shape id="_x0000_i1052" type="#_x0000_t75" style="width:12pt;height:18pt" o:ole="" fillcolor="window">
            <v:imagedata r:id="rId67" o:title=""/>
          </v:shape>
          <o:OLEObject Type="Embed" ProgID="Equation.3" ShapeID="_x0000_i1052" DrawAspect="Content" ObjectID="_1824384589" r:id="rId68"/>
        </w:object>
      </w:r>
      <w:r>
        <w:rPr>
          <w:szCs w:val="28"/>
        </w:rPr>
        <w:t xml:space="preserve"> внутри соленоида вычисляется по формуле </w:t>
      </w:r>
    </w:p>
    <w:p w:rsidR="00AD7D3C" w:rsidRDefault="00AD7D3C" w:rsidP="00AD7D3C">
      <w:pPr>
        <w:pStyle w:val="affc"/>
      </w:pPr>
      <w:r>
        <w:tab/>
      </w:r>
      <w:r w:rsidRPr="00D83D21">
        <w:rPr>
          <w:position w:val="-12"/>
        </w:rPr>
        <w:object w:dxaOrig="1200" w:dyaOrig="380" w14:anchorId="1AD80E90">
          <v:shape id="_x0000_i1053" type="#_x0000_t75" style="width:60.8pt;height:18.75pt" o:ole="" fillcolor="window">
            <v:imagedata r:id="rId69" o:title=""/>
          </v:shape>
          <o:OLEObject Type="Embed" ProgID="Equation.3" ShapeID="_x0000_i1053" DrawAspect="Content" ObjectID="_1824384590" r:id="rId70"/>
        </w:object>
      </w:r>
      <w:r>
        <w:t>.</w:t>
      </w:r>
      <w:r w:rsidRPr="001C2B97">
        <w:tab/>
        <w:t>(1.</w:t>
      </w:r>
      <w:r>
        <w:t>6</w:t>
      </w:r>
      <w:r w:rsidRPr="001C2B97">
        <w:t>)</w:t>
      </w:r>
    </w:p>
    <w:p w:rsidR="00AD7D3C" w:rsidRDefault="00AD7D3C" w:rsidP="00BD115B">
      <w:r>
        <w:t>Выражая из формулы (1.5) индуктивность и подставляя в потокосцепление выражение для магнитной индукции (1.6), получим для индуктивности длинного соленоида:</w:t>
      </w:r>
    </w:p>
    <w:p w:rsidR="00AD7D3C" w:rsidRPr="002D0CB2" w:rsidRDefault="00AD7D3C" w:rsidP="00BD115B">
      <w:pPr>
        <w:pStyle w:val="16"/>
      </w:pPr>
      <w:r>
        <w:tab/>
      </w:r>
      <w:r w:rsidR="00BD115B" w:rsidRPr="00BD115B">
        <w:rPr>
          <w:position w:val="-26"/>
        </w:rPr>
        <w:object w:dxaOrig="5720" w:dyaOrig="700" w14:anchorId="57CE6078">
          <v:shape id="_x0000_i1054" type="#_x0000_t75" style="width:286.55pt;height:33.75pt" o:ole="" fillcolor="window">
            <v:imagedata r:id="rId71" o:title=""/>
          </v:shape>
          <o:OLEObject Type="Embed" ProgID="Equation.3" ShapeID="_x0000_i1054" DrawAspect="Content" ObjectID="_1824384591" r:id="rId72"/>
        </w:object>
      </w:r>
      <w:r w:rsidRPr="002D0CB2">
        <w:t>,</w:t>
      </w:r>
      <w:r w:rsidRPr="002D0CB2">
        <w:tab/>
        <w:t>(</w:t>
      </w:r>
      <w:r>
        <w:t>1</w:t>
      </w:r>
      <w:r w:rsidRPr="002D0CB2">
        <w:t>.</w:t>
      </w:r>
      <w:r>
        <w:t>7</w:t>
      </w:r>
      <w:r w:rsidRPr="002D0CB2">
        <w:t>)</w:t>
      </w:r>
    </w:p>
    <w:p w:rsidR="00AD7D3C" w:rsidRPr="002D0CB2" w:rsidRDefault="00AD7D3C" w:rsidP="00AD7D3C">
      <w:pPr>
        <w:ind w:firstLine="0"/>
        <w:rPr>
          <w:szCs w:val="28"/>
        </w:rPr>
      </w:pPr>
      <w:r w:rsidRPr="002D0CB2">
        <w:rPr>
          <w:szCs w:val="28"/>
        </w:rPr>
        <w:t xml:space="preserve">где </w:t>
      </w:r>
      <w:r w:rsidRPr="002D0CB2">
        <w:rPr>
          <w:i/>
          <w:szCs w:val="28"/>
          <w:lang w:val="en-US"/>
        </w:rPr>
        <w:t>V</w:t>
      </w:r>
      <w:r w:rsidRPr="002D0CB2">
        <w:rPr>
          <w:szCs w:val="28"/>
        </w:rPr>
        <w:t xml:space="preserve"> – </w:t>
      </w:r>
      <w:r w:rsidR="00431468" w:rsidRPr="002D0CB2">
        <w:rPr>
          <w:szCs w:val="28"/>
        </w:rPr>
        <w:t>объ</w:t>
      </w:r>
      <w:r w:rsidR="00431468">
        <w:rPr>
          <w:szCs w:val="28"/>
        </w:rPr>
        <w:t>е</w:t>
      </w:r>
      <w:r w:rsidR="00431468" w:rsidRPr="002D0CB2">
        <w:rPr>
          <w:szCs w:val="28"/>
        </w:rPr>
        <w:t>м</w:t>
      </w:r>
      <w:r w:rsidRPr="002D0CB2">
        <w:rPr>
          <w:szCs w:val="28"/>
        </w:rPr>
        <w:t>, занимаемый соленоидом.</w:t>
      </w:r>
    </w:p>
    <w:p w:rsidR="00AD7D3C" w:rsidRPr="002D0CB2" w:rsidRDefault="00AD7D3C" w:rsidP="00AD7D3C">
      <w:pPr>
        <w:pStyle w:val="3"/>
      </w:pPr>
      <w:bookmarkStart w:id="50" w:name="_Toc78297104"/>
      <w:bookmarkStart w:id="51" w:name="_Toc78296551"/>
      <w:bookmarkStart w:id="52" w:name="_Toc78294007"/>
      <w:bookmarkStart w:id="53" w:name="_Toc216765808"/>
      <w:bookmarkStart w:id="54" w:name="_Toc461574297"/>
      <w:bookmarkStart w:id="55" w:name="_Toc485459350"/>
      <w:bookmarkStart w:id="56" w:name="_Toc485534297"/>
      <w:r>
        <w:t>1</w:t>
      </w:r>
      <w:r w:rsidRPr="002D0CB2">
        <w:t>.2</w:t>
      </w:r>
      <w:r>
        <w:t>.2. ЭДС</w:t>
      </w:r>
      <w:r w:rsidRPr="002D0CB2">
        <w:t xml:space="preserve"> самоиндукции</w:t>
      </w:r>
      <w:bookmarkEnd w:id="50"/>
      <w:bookmarkEnd w:id="51"/>
      <w:bookmarkEnd w:id="52"/>
      <w:r w:rsidRPr="002D0CB2">
        <w:t>. Правило Ленца</w:t>
      </w:r>
      <w:bookmarkEnd w:id="53"/>
      <w:bookmarkEnd w:id="54"/>
      <w:bookmarkEnd w:id="55"/>
      <w:bookmarkEnd w:id="56"/>
    </w:p>
    <w:p w:rsidR="00AD7D3C" w:rsidRPr="001C2B97" w:rsidRDefault="00AD7D3C" w:rsidP="00AD7D3C">
      <w:pPr>
        <w:rPr>
          <w:szCs w:val="28"/>
        </w:rPr>
      </w:pPr>
      <w:r>
        <w:rPr>
          <w:szCs w:val="28"/>
        </w:rPr>
        <w:t xml:space="preserve">Под явлением самоиндукции понимают </w:t>
      </w:r>
      <w:r w:rsidRPr="002D0CB2">
        <w:rPr>
          <w:i/>
          <w:szCs w:val="28"/>
        </w:rPr>
        <w:t>возникновени</w:t>
      </w:r>
      <w:r>
        <w:rPr>
          <w:i/>
          <w:szCs w:val="28"/>
        </w:rPr>
        <w:t>е</w:t>
      </w:r>
      <w:r w:rsidR="00431468">
        <w:rPr>
          <w:i/>
          <w:szCs w:val="28"/>
        </w:rPr>
        <w:t xml:space="preserve"> </w:t>
      </w:r>
      <w:r>
        <w:rPr>
          <w:szCs w:val="28"/>
        </w:rPr>
        <w:t>ЭДС</w:t>
      </w:r>
      <w:r w:rsidRPr="002D0CB2">
        <w:rPr>
          <w:i/>
          <w:szCs w:val="28"/>
        </w:rPr>
        <w:t xml:space="preserve"> индукции в контуре, по которому протекает </w:t>
      </w:r>
      <w:r>
        <w:rPr>
          <w:i/>
          <w:szCs w:val="28"/>
        </w:rPr>
        <w:t>изменяющийся со временем</w:t>
      </w:r>
      <w:r w:rsidRPr="002D0CB2">
        <w:rPr>
          <w:i/>
          <w:szCs w:val="28"/>
        </w:rPr>
        <w:t xml:space="preserve"> ток</w:t>
      </w:r>
      <w:r w:rsidRPr="002D0CB2">
        <w:rPr>
          <w:szCs w:val="28"/>
        </w:rPr>
        <w:t xml:space="preserve">. Возникающие при этом </w:t>
      </w:r>
      <w:r>
        <w:rPr>
          <w:szCs w:val="28"/>
        </w:rPr>
        <w:t>ЭДС</w:t>
      </w:r>
      <w:r w:rsidRPr="002D0CB2">
        <w:rPr>
          <w:szCs w:val="28"/>
        </w:rPr>
        <w:t xml:space="preserve"> индукции и индукционный ток называют </w:t>
      </w:r>
      <w:r w:rsidRPr="001C2B97">
        <w:rPr>
          <w:i/>
          <w:szCs w:val="28"/>
        </w:rPr>
        <w:t>ЭДС самоиндукции</w:t>
      </w:r>
      <w:r w:rsidRPr="002D0CB2">
        <w:rPr>
          <w:szCs w:val="28"/>
        </w:rPr>
        <w:sym w:font="Symbol" w:char="0065"/>
      </w:r>
      <w:r w:rsidRPr="002D0CB2">
        <w:rPr>
          <w:szCs w:val="28"/>
          <w:vertAlign w:val="subscript"/>
          <w:lang w:val="en-US"/>
        </w:rPr>
        <w:t>S</w:t>
      </w:r>
      <w:r>
        <w:rPr>
          <w:szCs w:val="28"/>
        </w:rPr>
        <w:t xml:space="preserve"> и </w:t>
      </w:r>
      <w:r w:rsidRPr="001C2B97">
        <w:rPr>
          <w:i/>
          <w:szCs w:val="28"/>
        </w:rPr>
        <w:t>током самоиндукции</w:t>
      </w:r>
      <w:r w:rsidRPr="006A47B9">
        <w:rPr>
          <w:position w:val="-12"/>
          <w:szCs w:val="28"/>
        </w:rPr>
        <w:object w:dxaOrig="300" w:dyaOrig="380" w14:anchorId="2C0CA616">
          <v:shape id="_x0000_i1055" type="#_x0000_t75" style="width:15.75pt;height:18.75pt" o:ole="" fillcolor="window">
            <v:imagedata r:id="rId73" o:title=""/>
          </v:shape>
          <o:OLEObject Type="Embed" ProgID="Equation.3" ShapeID="_x0000_i1055" DrawAspect="Content" ObjectID="_1824384592" r:id="rId74"/>
        </w:object>
      </w:r>
      <w:r w:rsidRPr="006A47B9">
        <w:rPr>
          <w:szCs w:val="28"/>
        </w:rPr>
        <w:t>. Согласно законам Фарадея и Ома, значения ЭДС и тока самоиндукции можно вычислить по формулам</w:t>
      </w:r>
    </w:p>
    <w:p w:rsidR="00AD7D3C" w:rsidRDefault="00AD7D3C" w:rsidP="00AD7D3C">
      <w:pPr>
        <w:pStyle w:val="affc"/>
      </w:pPr>
      <w:r>
        <w:tab/>
      </w:r>
      <w:r w:rsidRPr="001C2B97">
        <w:rPr>
          <w:position w:val="-26"/>
        </w:rPr>
        <w:object w:dxaOrig="2340" w:dyaOrig="700" w14:anchorId="4C26C032">
          <v:shape id="_x0000_i1056" type="#_x0000_t75" style="width:117.7pt;height:33.75pt" o:ole="" fillcolor="window">
            <v:imagedata r:id="rId75" o:title=""/>
          </v:shape>
          <o:OLEObject Type="Embed" ProgID="Equation.3" ShapeID="_x0000_i1056" DrawAspect="Content" ObjectID="_1824384593" r:id="rId76"/>
        </w:object>
      </w:r>
      <w:r w:rsidRPr="002D0CB2">
        <w:tab/>
        <w:t>(</w:t>
      </w:r>
      <w:r>
        <w:t>1</w:t>
      </w:r>
      <w:r w:rsidRPr="002D0CB2">
        <w:t>.</w:t>
      </w:r>
      <w:r>
        <w:t>8</w:t>
      </w:r>
      <w:r w:rsidRPr="002D0CB2">
        <w:t>)</w:t>
      </w:r>
    </w:p>
    <w:p w:rsidR="00AD7D3C" w:rsidRDefault="00AD7D3C" w:rsidP="00AD7D3C">
      <w:pPr>
        <w:pStyle w:val="affc"/>
      </w:pPr>
      <w:r>
        <w:tab/>
      </w:r>
      <w:r w:rsidRPr="001C2B97">
        <w:rPr>
          <w:position w:val="-26"/>
        </w:rPr>
        <w:object w:dxaOrig="1939" w:dyaOrig="700" w14:anchorId="4CF22675">
          <v:shape id="_x0000_i1057" type="#_x0000_t75" style="width:97.55pt;height:34.5pt" o:ole="">
            <v:imagedata r:id="rId77" o:title=""/>
          </v:shape>
          <o:OLEObject Type="Embed" ProgID="Equation.3" ShapeID="_x0000_i1057" DrawAspect="Content" ObjectID="_1824384594" r:id="rId78"/>
        </w:object>
      </w:r>
      <w:r>
        <w:t>.</w:t>
      </w:r>
      <w:r w:rsidRPr="002D0CB2">
        <w:tab/>
        <w:t>(</w:t>
      </w:r>
      <w:r>
        <w:t>1</w:t>
      </w:r>
      <w:r w:rsidRPr="002D0CB2">
        <w:t>.</w:t>
      </w:r>
      <w:r>
        <w:t>9</w:t>
      </w:r>
      <w:r w:rsidRPr="002D0CB2">
        <w:t>)</w:t>
      </w:r>
    </w:p>
    <w:p w:rsidR="00AD7D3C" w:rsidRDefault="00AD7D3C" w:rsidP="00AD7D3C">
      <w:pPr>
        <w:rPr>
          <w:szCs w:val="28"/>
        </w:rPr>
      </w:pPr>
      <w:r w:rsidRPr="006A47B9">
        <w:rPr>
          <w:szCs w:val="28"/>
        </w:rPr>
        <w:t>Также как и для явления электромагнитной индукции</w:t>
      </w:r>
      <w:r>
        <w:rPr>
          <w:szCs w:val="28"/>
        </w:rPr>
        <w:t xml:space="preserve">, для самоиндукции можно сформулировать </w:t>
      </w:r>
      <w:r w:rsidRPr="006A47B9">
        <w:rPr>
          <w:i/>
          <w:szCs w:val="28"/>
        </w:rPr>
        <w:t xml:space="preserve">правило Ленца: </w:t>
      </w:r>
      <w:r w:rsidRPr="002D0CB2">
        <w:rPr>
          <w:i/>
          <w:szCs w:val="28"/>
        </w:rPr>
        <w:t>ток самоиндукции препятствует любым изменениям основного тока, текущего по цепи</w:t>
      </w:r>
      <w:r w:rsidR="00431468">
        <w:rPr>
          <w:i/>
          <w:szCs w:val="28"/>
        </w:rPr>
        <w:t xml:space="preserve"> </w:t>
      </w:r>
      <w:r w:rsidRPr="001F6DEA">
        <w:rPr>
          <w:szCs w:val="28"/>
        </w:rPr>
        <w:t>[</w:t>
      </w:r>
      <w:r w:rsidRPr="00BD08CC">
        <w:rPr>
          <w:szCs w:val="28"/>
        </w:rPr>
        <w:t>2</w:t>
      </w:r>
      <w:r w:rsidRPr="001F6DEA">
        <w:rPr>
          <w:szCs w:val="28"/>
        </w:rPr>
        <w:t>]</w:t>
      </w:r>
      <w:r w:rsidRPr="002D0CB2">
        <w:rPr>
          <w:i/>
          <w:szCs w:val="28"/>
        </w:rPr>
        <w:t>.</w:t>
      </w:r>
    </w:p>
    <w:p w:rsidR="00AD7D3C" w:rsidRPr="006A47B9" w:rsidRDefault="00AD7D3C" w:rsidP="00AD7D3C">
      <w:pPr>
        <w:rPr>
          <w:szCs w:val="28"/>
        </w:rPr>
      </w:pPr>
      <w:r>
        <w:rPr>
          <w:szCs w:val="28"/>
        </w:rPr>
        <w:t>Как следует из правила Ленца и выражения (1.9), изменение основного тока в цепи тормозится тем сильнее, чем больше индуктивность контура и меньше сопротивление.</w:t>
      </w:r>
    </w:p>
    <w:p w:rsidR="00AD7D3C" w:rsidRPr="002D0CB2" w:rsidRDefault="00AD7D3C" w:rsidP="00AD7D3C">
      <w:pPr>
        <w:ind w:firstLine="708"/>
        <w:rPr>
          <w:szCs w:val="28"/>
        </w:rPr>
      </w:pPr>
      <w:r w:rsidRPr="002D0CB2">
        <w:rPr>
          <w:szCs w:val="28"/>
        </w:rPr>
        <w:t>Можно сказать, что индуктивность цепи является мерой е</w:t>
      </w:r>
      <w:r w:rsidR="008A05CE">
        <w:rPr>
          <w:szCs w:val="28"/>
        </w:rPr>
        <w:t>е</w:t>
      </w:r>
      <w:r w:rsidRPr="002D0CB2">
        <w:rPr>
          <w:szCs w:val="28"/>
        </w:rPr>
        <w:t xml:space="preserve"> электрической инертности, подобно тому, как масса в механике является мерой инертности тела при его поступательном движении</w:t>
      </w:r>
      <w:r w:rsidR="00431468">
        <w:rPr>
          <w:szCs w:val="28"/>
        </w:rPr>
        <w:t xml:space="preserve"> </w:t>
      </w:r>
      <w:r w:rsidRPr="001F6DEA">
        <w:rPr>
          <w:szCs w:val="28"/>
        </w:rPr>
        <w:t>[1]</w:t>
      </w:r>
      <w:r w:rsidRPr="002D0CB2">
        <w:rPr>
          <w:szCs w:val="28"/>
        </w:rPr>
        <w:t>.</w:t>
      </w:r>
      <w:bookmarkStart w:id="57" w:name="_Toc78297105"/>
      <w:bookmarkStart w:id="58" w:name="_Toc78296552"/>
      <w:bookmarkStart w:id="59" w:name="_Toc78294008"/>
    </w:p>
    <w:p w:rsidR="00AD7D3C" w:rsidRPr="002D0CB2" w:rsidRDefault="00AD7D3C" w:rsidP="00AD7D3C">
      <w:pPr>
        <w:pStyle w:val="3"/>
      </w:pPr>
      <w:bookmarkStart w:id="60" w:name="_Toc216765809"/>
      <w:bookmarkStart w:id="61" w:name="_Toc461574298"/>
      <w:bookmarkStart w:id="62" w:name="_Toc485459351"/>
      <w:bookmarkStart w:id="63" w:name="_Toc485534298"/>
      <w:r>
        <w:t>1</w:t>
      </w:r>
      <w:r w:rsidRPr="002D0CB2">
        <w:t>.</w:t>
      </w:r>
      <w:r>
        <w:t>2</w:t>
      </w:r>
      <w:r w:rsidRPr="002D0CB2">
        <w:t xml:space="preserve">.3. Зависимость силы тока от времени при размыкании </w:t>
      </w:r>
      <w:r>
        <w:t xml:space="preserve">и </w:t>
      </w:r>
      <w:r w:rsidRPr="00DE6234">
        <w:t>замыкании</w:t>
      </w:r>
      <w:r w:rsidRPr="002D0CB2">
        <w:t xml:space="preserve"> цепи</w:t>
      </w:r>
      <w:bookmarkStart w:id="64" w:name="_Toc78297106"/>
      <w:bookmarkStart w:id="65" w:name="_Toc78296553"/>
      <w:bookmarkStart w:id="66" w:name="_Toc78294009"/>
      <w:bookmarkEnd w:id="57"/>
      <w:bookmarkEnd w:id="58"/>
      <w:bookmarkEnd w:id="59"/>
      <w:bookmarkEnd w:id="60"/>
      <w:bookmarkEnd w:id="61"/>
      <w:bookmarkEnd w:id="62"/>
      <w:bookmarkEnd w:id="63"/>
    </w:p>
    <w:bookmarkEnd w:id="64"/>
    <w:bookmarkEnd w:id="65"/>
    <w:bookmarkEnd w:id="66"/>
    <w:p w:rsidR="00AD7D3C" w:rsidRDefault="00AD7D3C" w:rsidP="00AD7D3C">
      <w:pPr>
        <w:rPr>
          <w:szCs w:val="28"/>
        </w:rPr>
      </w:pPr>
      <w:r>
        <w:rPr>
          <w:szCs w:val="28"/>
        </w:rPr>
        <w:t xml:space="preserve">Электрическая цепь, приведенная </w:t>
      </w:r>
      <w:r w:rsidRPr="002D0CB2">
        <w:rPr>
          <w:szCs w:val="28"/>
        </w:rPr>
        <w:t>на рис.</w:t>
      </w:r>
      <w:r w:rsidR="00F25B50">
        <w:rPr>
          <w:szCs w:val="28"/>
          <w:lang w:val="en-US"/>
        </w:rPr>
        <w:t> </w:t>
      </w:r>
      <w:r>
        <w:rPr>
          <w:szCs w:val="28"/>
        </w:rPr>
        <w:t>1</w:t>
      </w:r>
      <w:r w:rsidRPr="002D0CB2">
        <w:rPr>
          <w:szCs w:val="28"/>
        </w:rPr>
        <w:t>.</w:t>
      </w:r>
      <w:r>
        <w:rPr>
          <w:szCs w:val="28"/>
        </w:rPr>
        <w:t>5</w:t>
      </w:r>
      <w:r w:rsidRPr="002D0CB2">
        <w:rPr>
          <w:szCs w:val="28"/>
        </w:rPr>
        <w:t>,</w:t>
      </w:r>
      <w:r w:rsidR="00F25B50">
        <w:rPr>
          <w:szCs w:val="28"/>
          <w:lang w:val="en-US"/>
        </w:rPr>
        <w:t> </w:t>
      </w:r>
      <w:r w:rsidR="00435F66" w:rsidRPr="00533674">
        <w:rPr>
          <w:i/>
          <w:szCs w:val="28"/>
        </w:rPr>
        <w:t>а</w:t>
      </w:r>
      <w:r>
        <w:rPr>
          <w:szCs w:val="28"/>
        </w:rPr>
        <w:t>, содержит ключ</w:t>
      </w:r>
      <w:r w:rsidR="00431468">
        <w:rPr>
          <w:szCs w:val="28"/>
        </w:rPr>
        <w:t xml:space="preserve"> </w:t>
      </w:r>
      <w:r w:rsidRPr="002D0CB2">
        <w:rPr>
          <w:i/>
          <w:szCs w:val="28"/>
        </w:rPr>
        <w:t>К</w:t>
      </w:r>
      <w:r>
        <w:rPr>
          <w:i/>
          <w:szCs w:val="28"/>
        </w:rPr>
        <w:t xml:space="preserve">, </w:t>
      </w:r>
      <w:r w:rsidRPr="002D0CB2">
        <w:rPr>
          <w:szCs w:val="28"/>
        </w:rPr>
        <w:t xml:space="preserve">источник постоянного тока с </w:t>
      </w:r>
      <w:r>
        <w:rPr>
          <w:szCs w:val="28"/>
        </w:rPr>
        <w:t>ЭДС</w:t>
      </w:r>
      <w:r w:rsidR="0000063F" w:rsidRPr="00533674">
        <w:rPr>
          <w:szCs w:val="28"/>
        </w:rPr>
        <w:t xml:space="preserve"> </w:t>
      </w:r>
      <w:r w:rsidRPr="002D0CB2">
        <w:rPr>
          <w:szCs w:val="28"/>
        </w:rPr>
        <w:sym w:font="Symbol" w:char="0065"/>
      </w:r>
      <w:r w:rsidRPr="002D0CB2">
        <w:rPr>
          <w:szCs w:val="28"/>
        </w:rPr>
        <w:t xml:space="preserve">, катушку индуктивности </w:t>
      </w:r>
      <w:r w:rsidRPr="002D0CB2">
        <w:rPr>
          <w:i/>
          <w:szCs w:val="28"/>
          <w:lang w:val="en-US"/>
        </w:rPr>
        <w:t>L</w:t>
      </w:r>
      <w:r w:rsidRPr="002D0CB2">
        <w:rPr>
          <w:szCs w:val="28"/>
        </w:rPr>
        <w:t>,</w:t>
      </w:r>
      <w:r>
        <w:rPr>
          <w:szCs w:val="28"/>
        </w:rPr>
        <w:t xml:space="preserve"> а также </w:t>
      </w:r>
      <w:r w:rsidRPr="002D0CB2">
        <w:rPr>
          <w:szCs w:val="28"/>
        </w:rPr>
        <w:t xml:space="preserve">сопротивления </w:t>
      </w:r>
      <w:r w:rsidRPr="002D0CB2">
        <w:rPr>
          <w:i/>
          <w:szCs w:val="28"/>
          <w:lang w:val="en-US"/>
        </w:rPr>
        <w:t>R</w:t>
      </w:r>
      <w:r w:rsidRPr="002D0CB2">
        <w:rPr>
          <w:szCs w:val="28"/>
        </w:rPr>
        <w:t xml:space="preserve">и </w:t>
      </w:r>
      <w:r w:rsidRPr="002D0CB2">
        <w:rPr>
          <w:i/>
          <w:szCs w:val="28"/>
          <w:lang w:val="en-US"/>
        </w:rPr>
        <w:t>r</w:t>
      </w:r>
      <w:r>
        <w:rPr>
          <w:i/>
          <w:szCs w:val="28"/>
        </w:rPr>
        <w:t>.</w:t>
      </w:r>
      <w:r>
        <w:rPr>
          <w:szCs w:val="28"/>
        </w:rPr>
        <w:t xml:space="preserve"> Пока</w:t>
      </w:r>
      <w:r w:rsidRPr="002D0CB2">
        <w:rPr>
          <w:szCs w:val="28"/>
        </w:rPr>
        <w:t xml:space="preserve"> ключ </w:t>
      </w:r>
      <w:r w:rsidRPr="002D0CB2">
        <w:rPr>
          <w:i/>
          <w:szCs w:val="28"/>
        </w:rPr>
        <w:t>К</w:t>
      </w:r>
      <w:r w:rsidR="00431468">
        <w:rPr>
          <w:i/>
          <w:szCs w:val="28"/>
        </w:rPr>
        <w:t xml:space="preserve"> </w:t>
      </w:r>
      <w:r w:rsidRPr="002D0CB2">
        <w:rPr>
          <w:szCs w:val="28"/>
        </w:rPr>
        <w:t xml:space="preserve">находится в положении 1, по цепи протекает постоянный ток </w:t>
      </w:r>
      <w:r w:rsidRPr="002D0CB2">
        <w:rPr>
          <w:i/>
          <w:szCs w:val="28"/>
          <w:lang w:val="en-US"/>
        </w:rPr>
        <w:t>I</w:t>
      </w:r>
      <w:r w:rsidRPr="00D30A00">
        <w:rPr>
          <w:szCs w:val="28"/>
          <w:vertAlign w:val="subscript"/>
        </w:rPr>
        <w:t>0</w:t>
      </w:r>
      <w:r w:rsidRPr="002D0CB2">
        <w:rPr>
          <w:szCs w:val="28"/>
        </w:rPr>
        <w:t>=</w:t>
      </w:r>
      <w:r w:rsidRPr="002D0CB2">
        <w:rPr>
          <w:szCs w:val="28"/>
        </w:rPr>
        <w:sym w:font="Symbol" w:char="0065"/>
      </w:r>
      <w:r w:rsidRPr="002D0CB2">
        <w:rPr>
          <w:szCs w:val="28"/>
        </w:rPr>
        <w:t>/</w:t>
      </w:r>
      <w:r w:rsidRPr="002D0CB2">
        <w:rPr>
          <w:i/>
          <w:szCs w:val="28"/>
          <w:lang w:val="en-US"/>
        </w:rPr>
        <w:t>R</w:t>
      </w:r>
      <w:r w:rsidRPr="002D0CB2">
        <w:rPr>
          <w:szCs w:val="28"/>
        </w:rPr>
        <w:t xml:space="preserve">, а в катушке сосредоточена энергия в виде энергии </w:t>
      </w:r>
      <w:r w:rsidRPr="002D0CB2">
        <w:rPr>
          <w:i/>
          <w:szCs w:val="28"/>
          <w:lang w:val="en-US"/>
        </w:rPr>
        <w:t>W</w:t>
      </w:r>
      <w:r w:rsidRPr="00FE6F1E">
        <w:rPr>
          <w:szCs w:val="28"/>
          <w:vertAlign w:val="subscript"/>
        </w:rPr>
        <w:t>м</w:t>
      </w:r>
      <w:r w:rsidRPr="002D0CB2">
        <w:rPr>
          <w:szCs w:val="28"/>
        </w:rPr>
        <w:t xml:space="preserve"> ма</w:t>
      </w:r>
      <w:r>
        <w:rPr>
          <w:szCs w:val="28"/>
        </w:rPr>
        <w:t>гнитного поля [</w:t>
      </w:r>
      <w:r w:rsidRPr="00F759EB">
        <w:rPr>
          <w:szCs w:val="28"/>
        </w:rPr>
        <w:t>2</w:t>
      </w:r>
      <w:r>
        <w:rPr>
          <w:szCs w:val="28"/>
        </w:rPr>
        <w:t xml:space="preserve">]. В момент времени </w:t>
      </w:r>
      <w:r w:rsidRPr="002D0CB2">
        <w:rPr>
          <w:i/>
          <w:szCs w:val="28"/>
          <w:lang w:val="en-US"/>
        </w:rPr>
        <w:t>t</w:t>
      </w:r>
      <w:r w:rsidR="0000063F">
        <w:rPr>
          <w:i/>
          <w:szCs w:val="28"/>
          <w:lang w:val="en-US"/>
        </w:rPr>
        <w:t> </w:t>
      </w:r>
      <w:r w:rsidRPr="002D0CB2">
        <w:rPr>
          <w:szCs w:val="28"/>
        </w:rPr>
        <w:t>=</w:t>
      </w:r>
      <w:r w:rsidR="0000063F">
        <w:rPr>
          <w:szCs w:val="28"/>
          <w:lang w:val="en-US"/>
        </w:rPr>
        <w:t> </w:t>
      </w:r>
      <w:r w:rsidRPr="002D0CB2">
        <w:rPr>
          <w:szCs w:val="28"/>
        </w:rPr>
        <w:t>0</w:t>
      </w:r>
      <w:r>
        <w:rPr>
          <w:szCs w:val="28"/>
        </w:rPr>
        <w:t xml:space="preserve"> цепь размыкают (ключ </w:t>
      </w:r>
      <w:r w:rsidRPr="002D0CB2">
        <w:rPr>
          <w:i/>
          <w:szCs w:val="28"/>
        </w:rPr>
        <w:t>К</w:t>
      </w:r>
      <w:r w:rsidR="00431468">
        <w:rPr>
          <w:i/>
          <w:szCs w:val="28"/>
        </w:rPr>
        <w:t xml:space="preserve"> </w:t>
      </w:r>
      <w:r>
        <w:rPr>
          <w:szCs w:val="28"/>
        </w:rPr>
        <w:t>переводят в положение 2) и ток в цепи начинает убывать. Убывание тока происходит постепенно, вследствие возникающего в катушке индуктивности явления самоиндукции.</w:t>
      </w:r>
      <w:r w:rsidR="00431468">
        <w:rPr>
          <w:szCs w:val="28"/>
        </w:rPr>
        <w:t xml:space="preserve"> </w:t>
      </w:r>
      <w:r w:rsidRPr="002D0CB2">
        <w:rPr>
          <w:szCs w:val="28"/>
        </w:rPr>
        <w:t>При этом запас</w:t>
      </w:r>
      <w:r w:rsidR="008A05CE">
        <w:rPr>
          <w:szCs w:val="28"/>
        </w:rPr>
        <w:t>е</w:t>
      </w:r>
      <w:r w:rsidRPr="002D0CB2">
        <w:rPr>
          <w:szCs w:val="28"/>
        </w:rPr>
        <w:t>нная в катушке энергия магнитного поля расходуется на поддержание убывающего тока</w:t>
      </w:r>
      <w:r>
        <w:rPr>
          <w:szCs w:val="28"/>
        </w:rPr>
        <w:t xml:space="preserve"> и</w:t>
      </w:r>
      <w:r w:rsidRPr="002D0CB2">
        <w:rPr>
          <w:szCs w:val="28"/>
        </w:rPr>
        <w:t xml:space="preserve"> на нагревание проводников.</w:t>
      </w:r>
    </w:p>
    <w:p w:rsidR="00C05312" w:rsidRDefault="00C05312" w:rsidP="00533674">
      <w:pPr>
        <w:pStyle w:val="af8"/>
      </w:pPr>
      <w:r>
        <w:rPr>
          <w:noProof/>
        </w:rPr>
        <w:drawing>
          <wp:inline distT="0" distB="0" distL="0" distR="0" wp14:anchorId="402535F6" wp14:editId="6E93F249">
            <wp:extent cx="5572125" cy="192681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72125" cy="1926810"/>
                    </a:xfrm>
                    <a:prstGeom prst="rect">
                      <a:avLst/>
                    </a:prstGeom>
                    <a:noFill/>
                    <a:ln>
                      <a:noFill/>
                    </a:ln>
                  </pic:spPr>
                </pic:pic>
              </a:graphicData>
            </a:graphic>
          </wp:inline>
        </w:drawing>
      </w:r>
    </w:p>
    <w:p w:rsidR="00AD7D3C" w:rsidRPr="00F264A2" w:rsidRDefault="00F25B50" w:rsidP="00F25B50">
      <w:pPr>
        <w:pStyle w:val="af4"/>
      </w:pPr>
      <w:r>
        <w:t>Рис.</w:t>
      </w:r>
      <w:r>
        <w:rPr>
          <w:lang w:val="en-US"/>
        </w:rPr>
        <w:t> </w:t>
      </w:r>
      <w:r w:rsidR="00AD7D3C" w:rsidRPr="00F264A2">
        <w:t>1.</w:t>
      </w:r>
      <w:r w:rsidR="00AD7D3C">
        <w:t>5</w:t>
      </w:r>
    </w:p>
    <w:p w:rsidR="00AD7D3C" w:rsidRPr="001C2B97" w:rsidRDefault="00AD7D3C" w:rsidP="00AD7D3C">
      <w:pPr>
        <w:rPr>
          <w:szCs w:val="28"/>
        </w:rPr>
      </w:pPr>
      <w:r>
        <w:rPr>
          <w:szCs w:val="28"/>
        </w:rPr>
        <w:t xml:space="preserve">Получим зависимость </w:t>
      </w:r>
      <w:r w:rsidRPr="00F759EB">
        <w:rPr>
          <w:i/>
          <w:szCs w:val="28"/>
          <w:lang w:val="en-US"/>
        </w:rPr>
        <w:t>I</w:t>
      </w:r>
      <w:r w:rsidRPr="00F759EB">
        <w:rPr>
          <w:szCs w:val="28"/>
        </w:rPr>
        <w:t>(</w:t>
      </w:r>
      <w:r w:rsidRPr="00F759EB">
        <w:rPr>
          <w:i/>
          <w:szCs w:val="28"/>
          <w:lang w:val="en-US"/>
        </w:rPr>
        <w:t>t</w:t>
      </w:r>
      <w:r w:rsidRPr="00F759EB">
        <w:rPr>
          <w:szCs w:val="28"/>
        </w:rPr>
        <w:t xml:space="preserve">) </w:t>
      </w:r>
      <w:r w:rsidRPr="002D0CB2">
        <w:rPr>
          <w:szCs w:val="28"/>
        </w:rPr>
        <w:t>силы тока от времени при размыкании цепи.</w:t>
      </w:r>
      <w:r w:rsidR="00431468">
        <w:rPr>
          <w:szCs w:val="28"/>
        </w:rPr>
        <w:t xml:space="preserve"> </w:t>
      </w:r>
      <w:r w:rsidRPr="002D0CB2">
        <w:rPr>
          <w:szCs w:val="28"/>
        </w:rPr>
        <w:t xml:space="preserve">Для этого запишем закон Ома для </w:t>
      </w:r>
      <w:r w:rsidRPr="00F759EB">
        <w:rPr>
          <w:szCs w:val="28"/>
        </w:rPr>
        <w:t>замкнутой</w:t>
      </w:r>
      <w:r w:rsidRPr="002D0CB2">
        <w:rPr>
          <w:szCs w:val="28"/>
        </w:rPr>
        <w:t xml:space="preserve"> цепи</w:t>
      </w:r>
      <w:r>
        <w:rPr>
          <w:szCs w:val="28"/>
        </w:rPr>
        <w:t xml:space="preserve"> и </w:t>
      </w:r>
      <w:r w:rsidRPr="001F406F">
        <w:rPr>
          <w:szCs w:val="28"/>
        </w:rPr>
        <w:t xml:space="preserve">воспользуемся выражением (1.8) для </w:t>
      </w:r>
      <w:r w:rsidRPr="001F406F">
        <w:rPr>
          <w:szCs w:val="28"/>
        </w:rPr>
        <w:sym w:font="Symbol" w:char="0065"/>
      </w:r>
      <w:r w:rsidRPr="001F406F">
        <w:rPr>
          <w:szCs w:val="28"/>
          <w:vertAlign w:val="subscript"/>
          <w:lang w:val="en-US"/>
        </w:rPr>
        <w:t>S</w:t>
      </w:r>
      <w:r w:rsidRPr="001F406F">
        <w:rPr>
          <w:szCs w:val="28"/>
        </w:rPr>
        <w:t>:</w:t>
      </w:r>
    </w:p>
    <w:p w:rsidR="00AD7D3C" w:rsidRPr="002D0CB2" w:rsidRDefault="00AD7D3C" w:rsidP="00AD7D3C">
      <w:pPr>
        <w:pStyle w:val="affc"/>
      </w:pPr>
      <w:r w:rsidRPr="00804FD9">
        <w:rPr>
          <w:position w:val="-26"/>
        </w:rPr>
        <w:object w:dxaOrig="4560" w:dyaOrig="700" w14:anchorId="6931EB66">
          <v:shape id="_x0000_i1058" type="#_x0000_t75" style="width:226.4pt;height:33.75pt" o:ole="" fillcolor="window">
            <v:imagedata r:id="rId80" o:title=""/>
          </v:shape>
          <o:OLEObject Type="Embed" ProgID="Equation.3" ShapeID="_x0000_i1058" DrawAspect="Content" ObjectID="_1824384595" r:id="rId81"/>
        </w:object>
      </w:r>
      <w:r w:rsidRPr="002D0CB2">
        <w:t>;</w:t>
      </w:r>
    </w:p>
    <w:p w:rsidR="00AD7D3C" w:rsidRPr="002D0CB2" w:rsidRDefault="00AD7D3C" w:rsidP="00AD7D3C">
      <w:pPr>
        <w:pStyle w:val="affc"/>
      </w:pPr>
      <w:r w:rsidRPr="003E0767">
        <w:rPr>
          <w:position w:val="-38"/>
        </w:rPr>
        <w:object w:dxaOrig="3560" w:dyaOrig="859" w14:anchorId="586BD40C">
          <v:shape id="_x0000_i1059" type="#_x0000_t75" style="width:177.8pt;height:42.75pt" o:ole="" fillcolor="window">
            <v:imagedata r:id="rId82" o:title=""/>
          </v:shape>
          <o:OLEObject Type="Embed" ProgID="Equation.3" ShapeID="_x0000_i1059" DrawAspect="Content" ObjectID="_1824384596" r:id="rId83"/>
        </w:object>
      </w:r>
      <w:r w:rsidRPr="002D0CB2">
        <w:t>,</w:t>
      </w:r>
    </w:p>
    <w:p w:rsidR="00AD7D3C" w:rsidRPr="002D0CB2" w:rsidRDefault="00AD7D3C" w:rsidP="00AD7D3C">
      <w:pPr>
        <w:pStyle w:val="affc"/>
      </w:pPr>
      <w:r>
        <w:tab/>
      </w:r>
      <w:r w:rsidRPr="002D0CB2">
        <w:rPr>
          <w:position w:val="-12"/>
        </w:rPr>
        <w:object w:dxaOrig="2760" w:dyaOrig="480" w14:anchorId="32D453C6">
          <v:shape id="_x0000_i1060" type="#_x0000_t75" style="width:138pt;height:24pt" o:ole="" fillcolor="window">
            <v:imagedata r:id="rId84" o:title=""/>
          </v:shape>
          <o:OLEObject Type="Embed" ProgID="Equation.3" ShapeID="_x0000_i1060" DrawAspect="Content" ObjectID="_1824384597" r:id="rId85"/>
        </w:object>
      </w:r>
      <w:r w:rsidRPr="002D0CB2">
        <w:t>.</w:t>
      </w:r>
      <w:r w:rsidRPr="002D0CB2">
        <w:tab/>
        <w:t>(</w:t>
      </w:r>
      <w:r>
        <w:t>1</w:t>
      </w:r>
      <w:r w:rsidRPr="002D0CB2">
        <w:t>.</w:t>
      </w:r>
      <w:r>
        <w:t>10</w:t>
      </w:r>
      <w:r w:rsidRPr="002D0CB2">
        <w:t>)</w:t>
      </w:r>
    </w:p>
    <w:p w:rsidR="00AD7D3C" w:rsidRPr="001F406F" w:rsidRDefault="00F25B50" w:rsidP="00AD7D3C">
      <w:pPr>
        <w:rPr>
          <w:szCs w:val="28"/>
        </w:rPr>
      </w:pPr>
      <w:r>
        <w:rPr>
          <w:szCs w:val="28"/>
        </w:rPr>
        <w:t>На рис.</w:t>
      </w:r>
      <w:r>
        <w:rPr>
          <w:szCs w:val="28"/>
          <w:lang w:val="en-US"/>
        </w:rPr>
        <w:t> </w:t>
      </w:r>
      <w:r w:rsidR="00AD7D3C">
        <w:rPr>
          <w:szCs w:val="28"/>
        </w:rPr>
        <w:t>1</w:t>
      </w:r>
      <w:r w:rsidR="00AD7D3C" w:rsidRPr="002D0CB2">
        <w:rPr>
          <w:szCs w:val="28"/>
        </w:rPr>
        <w:t>.</w:t>
      </w:r>
      <w:r w:rsidR="00AD7D3C">
        <w:rPr>
          <w:szCs w:val="28"/>
        </w:rPr>
        <w:t>5</w:t>
      </w:r>
      <w:r w:rsidR="00AD7D3C" w:rsidRPr="002D0CB2">
        <w:rPr>
          <w:szCs w:val="28"/>
        </w:rPr>
        <w:t>,</w:t>
      </w:r>
      <w:r>
        <w:rPr>
          <w:szCs w:val="28"/>
          <w:lang w:val="en-US"/>
        </w:rPr>
        <w:t> </w:t>
      </w:r>
      <w:r w:rsidR="00435F66" w:rsidRPr="00533674">
        <w:rPr>
          <w:i/>
          <w:szCs w:val="28"/>
        </w:rPr>
        <w:t>б</w:t>
      </w:r>
      <w:r w:rsidR="00AD7D3C" w:rsidRPr="002D0CB2">
        <w:rPr>
          <w:szCs w:val="28"/>
        </w:rPr>
        <w:t xml:space="preserve"> приведены построенные по уравнению (</w:t>
      </w:r>
      <w:r w:rsidR="00AD7D3C">
        <w:rPr>
          <w:szCs w:val="28"/>
        </w:rPr>
        <w:t>1</w:t>
      </w:r>
      <w:r w:rsidR="00AD7D3C" w:rsidRPr="002D0CB2">
        <w:rPr>
          <w:szCs w:val="28"/>
        </w:rPr>
        <w:t>.</w:t>
      </w:r>
      <w:r w:rsidR="00AD7D3C">
        <w:rPr>
          <w:szCs w:val="28"/>
        </w:rPr>
        <w:t>10</w:t>
      </w:r>
      <w:r w:rsidR="00AD7D3C" w:rsidRPr="002D0CB2">
        <w:rPr>
          <w:szCs w:val="28"/>
        </w:rPr>
        <w:t xml:space="preserve">) зависимости силы тока </w:t>
      </w:r>
      <w:r w:rsidR="00AD7D3C" w:rsidRPr="002D0CB2">
        <w:rPr>
          <w:i/>
          <w:szCs w:val="28"/>
          <w:lang w:val="en-US"/>
        </w:rPr>
        <w:t>I</w:t>
      </w:r>
      <w:r w:rsidR="00AD7D3C" w:rsidRPr="002D0CB2">
        <w:rPr>
          <w:szCs w:val="28"/>
        </w:rPr>
        <w:t xml:space="preserve"> от времени </w:t>
      </w:r>
      <w:r w:rsidR="00AD7D3C" w:rsidRPr="002D0CB2">
        <w:rPr>
          <w:i/>
          <w:szCs w:val="28"/>
          <w:lang w:val="en-US"/>
        </w:rPr>
        <w:t>t</w:t>
      </w:r>
      <w:r w:rsidR="00AD7D3C" w:rsidRPr="002D0CB2">
        <w:rPr>
          <w:szCs w:val="28"/>
        </w:rPr>
        <w:t xml:space="preserve"> при различных значениях параметра </w:t>
      </w:r>
      <w:r w:rsidR="00AD7D3C" w:rsidRPr="002D0CB2">
        <w:rPr>
          <w:szCs w:val="28"/>
        </w:rPr>
        <w:sym w:font="Symbol" w:char="0062"/>
      </w:r>
      <w:r w:rsidR="00AD7D3C">
        <w:rPr>
          <w:szCs w:val="28"/>
        </w:rPr>
        <w:t>–</w:t>
      </w:r>
      <w:r w:rsidR="00AD7D3C" w:rsidRPr="002D0CB2">
        <w:rPr>
          <w:szCs w:val="28"/>
        </w:rPr>
        <w:t xml:space="preserve"> от нуля (</w:t>
      </w:r>
      <w:r w:rsidR="00AD7D3C" w:rsidRPr="002D0CB2">
        <w:rPr>
          <w:i/>
          <w:szCs w:val="28"/>
          <w:lang w:val="en-US"/>
        </w:rPr>
        <w:t>L</w:t>
      </w:r>
      <w:r w:rsidR="00AD7D3C" w:rsidRPr="002D0CB2">
        <w:rPr>
          <w:szCs w:val="28"/>
        </w:rPr>
        <w:sym w:font="Symbol" w:char="00AE"/>
      </w:r>
      <w:r w:rsidR="00AD7D3C" w:rsidRPr="002D0CB2">
        <w:rPr>
          <w:szCs w:val="28"/>
        </w:rPr>
        <w:sym w:font="Symbol" w:char="00A5"/>
      </w:r>
      <w:r w:rsidR="00AD7D3C" w:rsidRPr="002D0CB2">
        <w:rPr>
          <w:szCs w:val="28"/>
        </w:rPr>
        <w:t>, соответствует отсутствию убывания тока в цепи) до бесконечности (</w:t>
      </w:r>
      <w:r w:rsidR="00AD7D3C" w:rsidRPr="00D118EC">
        <w:rPr>
          <w:i/>
          <w:szCs w:val="28"/>
          <w:lang w:val="en-US"/>
        </w:rPr>
        <w:t>L</w:t>
      </w:r>
      <w:r w:rsidR="00AD7D3C" w:rsidRPr="002D0CB2">
        <w:rPr>
          <w:szCs w:val="28"/>
        </w:rPr>
        <w:sym w:font="Symbol" w:char="00AE"/>
      </w:r>
      <w:r w:rsidR="00AD7D3C" w:rsidRPr="002D0CB2">
        <w:rPr>
          <w:szCs w:val="28"/>
        </w:rPr>
        <w:t>0, ток мгновенно убывает до нуля). Из формулы (</w:t>
      </w:r>
      <w:r w:rsidR="00AD7D3C">
        <w:rPr>
          <w:szCs w:val="28"/>
        </w:rPr>
        <w:t>1</w:t>
      </w:r>
      <w:r w:rsidR="00AD7D3C" w:rsidRPr="002D0CB2">
        <w:rPr>
          <w:szCs w:val="28"/>
        </w:rPr>
        <w:t>.</w:t>
      </w:r>
      <w:r w:rsidR="00AD7D3C">
        <w:rPr>
          <w:szCs w:val="28"/>
        </w:rPr>
        <w:t>10</w:t>
      </w:r>
      <w:r w:rsidR="00AD7D3C" w:rsidRPr="002D0CB2">
        <w:rPr>
          <w:szCs w:val="28"/>
        </w:rPr>
        <w:t xml:space="preserve">) следует, что чем больше </w:t>
      </w:r>
      <w:r w:rsidR="00AD7D3C" w:rsidRPr="002D0CB2">
        <w:rPr>
          <w:szCs w:val="28"/>
        </w:rPr>
        <w:sym w:font="Symbol" w:char="0062"/>
      </w:r>
      <w:r w:rsidR="00AD7D3C" w:rsidRPr="002D0CB2">
        <w:rPr>
          <w:szCs w:val="28"/>
        </w:rPr>
        <w:t xml:space="preserve">, </w:t>
      </w:r>
      <w:r w:rsidR="00B522C7">
        <w:rPr>
          <w:szCs w:val="28"/>
        </w:rPr>
        <w:t>т. е.</w:t>
      </w:r>
      <w:r w:rsidR="00AD7D3C" w:rsidRPr="002D0CB2">
        <w:rPr>
          <w:szCs w:val="28"/>
        </w:rPr>
        <w:t xml:space="preserve"> чем больше </w:t>
      </w:r>
      <w:r w:rsidR="00AD7D3C" w:rsidRPr="002D0CB2">
        <w:rPr>
          <w:i/>
          <w:szCs w:val="28"/>
          <w:lang w:val="en-US"/>
        </w:rPr>
        <w:t>r</w:t>
      </w:r>
      <w:r w:rsidR="00AD7D3C" w:rsidRPr="002D0CB2">
        <w:rPr>
          <w:szCs w:val="28"/>
        </w:rPr>
        <w:t xml:space="preserve"> или меньше </w:t>
      </w:r>
      <w:r w:rsidR="00AD7D3C" w:rsidRPr="002D0CB2">
        <w:rPr>
          <w:i/>
          <w:szCs w:val="28"/>
          <w:lang w:val="en-US"/>
        </w:rPr>
        <w:t>L</w:t>
      </w:r>
      <w:r w:rsidR="00AD7D3C" w:rsidRPr="002D0CB2">
        <w:rPr>
          <w:szCs w:val="28"/>
        </w:rPr>
        <w:t>, тем быстрее убывает</w:t>
      </w:r>
      <w:r w:rsidR="00245F6F">
        <w:rPr>
          <w:szCs w:val="28"/>
        </w:rPr>
        <w:t xml:space="preserve"> </w:t>
      </w:r>
      <w:r w:rsidR="00AD7D3C" w:rsidRPr="002D0CB2">
        <w:rPr>
          <w:szCs w:val="28"/>
        </w:rPr>
        <w:t>ток в цепи</w:t>
      </w:r>
      <w:r w:rsidR="00AD7D3C">
        <w:rPr>
          <w:szCs w:val="28"/>
        </w:rPr>
        <w:t xml:space="preserve"> [</w:t>
      </w:r>
      <w:r w:rsidR="00AD7D3C" w:rsidRPr="001F406F">
        <w:rPr>
          <w:szCs w:val="28"/>
        </w:rPr>
        <w:t>1</w:t>
      </w:r>
      <w:r w:rsidR="00AD7D3C">
        <w:rPr>
          <w:szCs w:val="28"/>
        </w:rPr>
        <w:t>]</w:t>
      </w:r>
      <w:r w:rsidR="00AD7D3C" w:rsidRPr="002D0CB2">
        <w:rPr>
          <w:szCs w:val="28"/>
        </w:rPr>
        <w:t>.</w:t>
      </w:r>
    </w:p>
    <w:p w:rsidR="00AD7D3C" w:rsidRDefault="00AD7D3C" w:rsidP="00AD7D3C">
      <w:pPr>
        <w:rPr>
          <w:szCs w:val="28"/>
        </w:rPr>
      </w:pPr>
      <w:r>
        <w:rPr>
          <w:szCs w:val="28"/>
        </w:rPr>
        <w:t xml:space="preserve">Рассмотрим, </w:t>
      </w:r>
      <w:r w:rsidRPr="001F406F">
        <w:rPr>
          <w:szCs w:val="28"/>
        </w:rPr>
        <w:t>как изменяется ток</w:t>
      </w:r>
      <w:r>
        <w:rPr>
          <w:szCs w:val="28"/>
        </w:rPr>
        <w:t xml:space="preserve"> при замыкании электрической цепи. </w:t>
      </w:r>
    </w:p>
    <w:p w:rsidR="00AD7D3C" w:rsidRDefault="00AD7D3C" w:rsidP="00AD7D3C">
      <w:pPr>
        <w:rPr>
          <w:szCs w:val="28"/>
        </w:rPr>
      </w:pPr>
      <w:r>
        <w:rPr>
          <w:szCs w:val="28"/>
        </w:rPr>
        <w:t xml:space="preserve">Ключ </w:t>
      </w:r>
      <w:r w:rsidRPr="001F406F">
        <w:rPr>
          <w:i/>
          <w:szCs w:val="28"/>
        </w:rPr>
        <w:t>К</w:t>
      </w:r>
      <w:r w:rsidR="00245F6F">
        <w:rPr>
          <w:i/>
          <w:szCs w:val="28"/>
        </w:rPr>
        <w:t xml:space="preserve"> </w:t>
      </w:r>
      <w:r w:rsidRPr="002D0CB2">
        <w:rPr>
          <w:szCs w:val="28"/>
        </w:rPr>
        <w:t>сначала находится в положении 2</w:t>
      </w:r>
      <w:r>
        <w:rPr>
          <w:szCs w:val="28"/>
        </w:rPr>
        <w:t xml:space="preserve"> (</w:t>
      </w:r>
      <w:r w:rsidRPr="002D0CB2">
        <w:rPr>
          <w:szCs w:val="28"/>
        </w:rPr>
        <w:t>рис.</w:t>
      </w:r>
      <w:r w:rsidR="00F25B50">
        <w:rPr>
          <w:szCs w:val="28"/>
          <w:lang w:val="en-US"/>
        </w:rPr>
        <w:t> </w:t>
      </w:r>
      <w:r>
        <w:rPr>
          <w:szCs w:val="28"/>
        </w:rPr>
        <w:t>1</w:t>
      </w:r>
      <w:r w:rsidRPr="002D0CB2">
        <w:rPr>
          <w:szCs w:val="28"/>
        </w:rPr>
        <w:t>.</w:t>
      </w:r>
      <w:r>
        <w:rPr>
          <w:szCs w:val="28"/>
        </w:rPr>
        <w:t>5,</w:t>
      </w:r>
      <w:r w:rsidR="00F25B50">
        <w:rPr>
          <w:szCs w:val="28"/>
          <w:lang w:val="en-US"/>
        </w:rPr>
        <w:t> </w:t>
      </w:r>
      <w:r w:rsidR="00435F66" w:rsidRPr="00533674">
        <w:rPr>
          <w:i/>
          <w:szCs w:val="28"/>
        </w:rPr>
        <w:t>а</w:t>
      </w:r>
      <w:r>
        <w:rPr>
          <w:szCs w:val="28"/>
        </w:rPr>
        <w:t>)</w:t>
      </w:r>
      <w:r w:rsidRPr="002D0CB2">
        <w:rPr>
          <w:szCs w:val="28"/>
        </w:rPr>
        <w:t>, тока в цепи нет</w:t>
      </w:r>
      <w:r>
        <w:rPr>
          <w:szCs w:val="28"/>
        </w:rPr>
        <w:t xml:space="preserve">. </w:t>
      </w:r>
      <w:r w:rsidRPr="002D0CB2">
        <w:rPr>
          <w:szCs w:val="28"/>
        </w:rPr>
        <w:t xml:space="preserve">В момент времени </w:t>
      </w:r>
      <w:r w:rsidRPr="002D0CB2">
        <w:rPr>
          <w:i/>
          <w:szCs w:val="28"/>
          <w:lang w:val="en-US"/>
        </w:rPr>
        <w:t>t</w:t>
      </w:r>
      <w:r w:rsidR="00245F6F">
        <w:rPr>
          <w:szCs w:val="28"/>
          <w:lang w:val="en-US"/>
        </w:rPr>
        <w:t> </w:t>
      </w:r>
      <w:r w:rsidRPr="002D0CB2">
        <w:rPr>
          <w:szCs w:val="28"/>
        </w:rPr>
        <w:t>=</w:t>
      </w:r>
      <w:r w:rsidR="00245F6F">
        <w:rPr>
          <w:szCs w:val="28"/>
          <w:lang w:val="en-US"/>
        </w:rPr>
        <w:t> </w:t>
      </w:r>
      <w:r w:rsidRPr="002D0CB2">
        <w:rPr>
          <w:szCs w:val="28"/>
        </w:rPr>
        <w:t>0 ключ перебрасывают в положение 1</w:t>
      </w:r>
      <w:r>
        <w:rPr>
          <w:szCs w:val="28"/>
        </w:rPr>
        <w:t xml:space="preserve"> и ток в цепи начинает нарастать [</w:t>
      </w:r>
      <w:r w:rsidRPr="00AB34E1">
        <w:rPr>
          <w:szCs w:val="28"/>
        </w:rPr>
        <w:t>1</w:t>
      </w:r>
      <w:r>
        <w:rPr>
          <w:szCs w:val="28"/>
        </w:rPr>
        <w:t>]. Увеличение тока происходит постепенно вследствие возникающего в катушке явления самоиндукции. Можно показать, что ток будет увеличиваться по закону</w:t>
      </w:r>
    </w:p>
    <w:p w:rsidR="00AD7D3C" w:rsidRPr="002D0CB2" w:rsidRDefault="00AD7D3C" w:rsidP="00AD7D3C">
      <w:pPr>
        <w:pStyle w:val="affc"/>
      </w:pPr>
      <w:r>
        <w:tab/>
      </w:r>
      <w:r w:rsidRPr="002D0CB2">
        <w:rPr>
          <w:position w:val="-12"/>
        </w:rPr>
        <w:object w:dxaOrig="3300" w:dyaOrig="460" w14:anchorId="75C6E620">
          <v:shape id="_x0000_i1061" type="#_x0000_t75" style="width:165pt;height:23.25pt" o:ole="" fillcolor="window">
            <v:imagedata r:id="rId86" o:title=""/>
          </v:shape>
          <o:OLEObject Type="Embed" ProgID="Equation.3" ShapeID="_x0000_i1061" DrawAspect="Content" ObjectID="_1824384598" r:id="rId87"/>
        </w:object>
      </w:r>
      <w:r>
        <w:t>.</w:t>
      </w:r>
      <w:r>
        <w:tab/>
      </w:r>
      <w:r w:rsidRPr="002D0CB2">
        <w:t>(</w:t>
      </w:r>
      <w:r>
        <w:t>1</w:t>
      </w:r>
      <w:r w:rsidRPr="002D0CB2">
        <w:t>.</w:t>
      </w:r>
      <w:r>
        <w:t>1</w:t>
      </w:r>
      <w:r w:rsidRPr="00AB34E1">
        <w:t>1</w:t>
      </w:r>
      <w:r w:rsidRPr="002D0CB2">
        <w:t>)</w:t>
      </w:r>
    </w:p>
    <w:p w:rsidR="00AD7D3C" w:rsidRPr="002D0CB2" w:rsidRDefault="00F25B50" w:rsidP="00AD7D3C">
      <w:pPr>
        <w:rPr>
          <w:szCs w:val="28"/>
        </w:rPr>
      </w:pPr>
      <w:r>
        <w:rPr>
          <w:szCs w:val="28"/>
        </w:rPr>
        <w:t>На рис.</w:t>
      </w:r>
      <w:r>
        <w:rPr>
          <w:szCs w:val="28"/>
          <w:lang w:val="en-US"/>
        </w:rPr>
        <w:t> </w:t>
      </w:r>
      <w:r w:rsidR="00AD7D3C">
        <w:rPr>
          <w:szCs w:val="28"/>
        </w:rPr>
        <w:t>1</w:t>
      </w:r>
      <w:r w:rsidR="00AD7D3C" w:rsidRPr="002D0CB2">
        <w:rPr>
          <w:szCs w:val="28"/>
        </w:rPr>
        <w:t>.</w:t>
      </w:r>
      <w:r w:rsidR="00AD7D3C">
        <w:rPr>
          <w:szCs w:val="28"/>
        </w:rPr>
        <w:t>5,</w:t>
      </w:r>
      <w:r>
        <w:rPr>
          <w:szCs w:val="28"/>
          <w:lang w:val="en-US"/>
        </w:rPr>
        <w:t> </w:t>
      </w:r>
      <w:r w:rsidR="00435F66" w:rsidRPr="00533674">
        <w:rPr>
          <w:i/>
          <w:szCs w:val="28"/>
        </w:rPr>
        <w:t>в</w:t>
      </w:r>
      <w:r w:rsidR="00AD7D3C">
        <w:rPr>
          <w:szCs w:val="28"/>
        </w:rPr>
        <w:t xml:space="preserve"> приведе</w:t>
      </w:r>
      <w:r w:rsidR="00AD7D3C" w:rsidRPr="002D0CB2">
        <w:rPr>
          <w:szCs w:val="28"/>
        </w:rPr>
        <w:t xml:space="preserve">ны графики зависимости </w:t>
      </w:r>
      <w:r w:rsidR="00AD7D3C" w:rsidRPr="002D0CB2">
        <w:rPr>
          <w:i/>
          <w:szCs w:val="28"/>
          <w:lang w:val="en-US"/>
        </w:rPr>
        <w:t>I</w:t>
      </w:r>
      <w:r w:rsidR="00AD7D3C" w:rsidRPr="002D0CB2">
        <w:rPr>
          <w:szCs w:val="28"/>
        </w:rPr>
        <w:t xml:space="preserve"> от </w:t>
      </w:r>
      <w:r w:rsidR="00AD7D3C" w:rsidRPr="002D0CB2">
        <w:rPr>
          <w:i/>
          <w:szCs w:val="28"/>
          <w:lang w:val="en-US"/>
        </w:rPr>
        <w:t>t</w:t>
      </w:r>
      <w:r w:rsidR="00AD7D3C" w:rsidRPr="002D0CB2">
        <w:rPr>
          <w:szCs w:val="28"/>
        </w:rPr>
        <w:t>, полученные из уравнения (</w:t>
      </w:r>
      <w:r w:rsidR="00AD7D3C">
        <w:rPr>
          <w:szCs w:val="28"/>
        </w:rPr>
        <w:t>1</w:t>
      </w:r>
      <w:r w:rsidR="00AD7D3C" w:rsidRPr="002D0CB2">
        <w:rPr>
          <w:szCs w:val="28"/>
        </w:rPr>
        <w:t>.</w:t>
      </w:r>
      <w:r w:rsidR="00AD7D3C">
        <w:rPr>
          <w:szCs w:val="28"/>
        </w:rPr>
        <w:t>1</w:t>
      </w:r>
      <w:r w:rsidR="00AD7D3C" w:rsidRPr="00AB34E1">
        <w:rPr>
          <w:szCs w:val="28"/>
        </w:rPr>
        <w:t>1</w:t>
      </w:r>
      <w:r w:rsidR="00AD7D3C" w:rsidRPr="002D0CB2">
        <w:rPr>
          <w:szCs w:val="28"/>
        </w:rPr>
        <w:t xml:space="preserve">) для разных параметров </w:t>
      </w:r>
      <w:r w:rsidR="00AD7D3C" w:rsidRPr="002D0CB2">
        <w:rPr>
          <w:szCs w:val="28"/>
        </w:rPr>
        <w:sym w:font="Symbol" w:char="0062"/>
      </w:r>
      <w:r w:rsidR="00AD7D3C">
        <w:rPr>
          <w:szCs w:val="28"/>
        </w:rPr>
        <w:t xml:space="preserve">– </w:t>
      </w:r>
      <w:r w:rsidR="00AD7D3C" w:rsidRPr="002D0CB2">
        <w:rPr>
          <w:szCs w:val="28"/>
        </w:rPr>
        <w:t>от нуля (</w:t>
      </w:r>
      <w:r w:rsidR="00AD7D3C" w:rsidRPr="002D0CB2">
        <w:rPr>
          <w:i/>
          <w:szCs w:val="28"/>
          <w:lang w:val="en-US"/>
        </w:rPr>
        <w:t>L</w:t>
      </w:r>
      <w:r w:rsidR="00AD7D3C" w:rsidRPr="002D0CB2">
        <w:rPr>
          <w:szCs w:val="28"/>
        </w:rPr>
        <w:sym w:font="Symbol" w:char="00AE"/>
      </w:r>
      <w:r w:rsidR="00AD7D3C" w:rsidRPr="002D0CB2">
        <w:rPr>
          <w:szCs w:val="28"/>
        </w:rPr>
        <w:sym w:font="Symbol" w:char="00A5"/>
      </w:r>
      <w:r w:rsidR="00AD7D3C" w:rsidRPr="002D0CB2">
        <w:rPr>
          <w:szCs w:val="28"/>
        </w:rPr>
        <w:t>, ток в цепи не нарастает) до бесконечности (</w:t>
      </w:r>
      <w:r w:rsidR="00AD7D3C" w:rsidRPr="002C23FE">
        <w:rPr>
          <w:i/>
          <w:szCs w:val="28"/>
          <w:lang w:val="en-US"/>
        </w:rPr>
        <w:t>L</w:t>
      </w:r>
      <w:r w:rsidR="00AD7D3C" w:rsidRPr="002C23FE">
        <w:rPr>
          <w:i/>
          <w:szCs w:val="28"/>
        </w:rPr>
        <w:sym w:font="Symbol" w:char="00AE"/>
      </w:r>
      <w:r w:rsidR="00AD7D3C" w:rsidRPr="00FE6F1E">
        <w:rPr>
          <w:szCs w:val="28"/>
        </w:rPr>
        <w:t>0</w:t>
      </w:r>
      <w:r w:rsidR="00AD7D3C" w:rsidRPr="002D0CB2">
        <w:rPr>
          <w:szCs w:val="28"/>
        </w:rPr>
        <w:t xml:space="preserve">, ток в цепи мгновенно достигает значения </w:t>
      </w:r>
      <w:r w:rsidR="00AD7D3C" w:rsidRPr="002D0CB2">
        <w:rPr>
          <w:position w:val="-12"/>
          <w:szCs w:val="28"/>
        </w:rPr>
        <w:object w:dxaOrig="720" w:dyaOrig="380" w14:anchorId="680CD659">
          <v:shape id="_x0000_i1062" type="#_x0000_t75" style="width:36pt;height:18.75pt" o:ole="" fillcolor="window">
            <v:imagedata r:id="rId88" o:title=""/>
          </v:shape>
          <o:OLEObject Type="Embed" ProgID="Equation.3" ShapeID="_x0000_i1062" DrawAspect="Content" ObjectID="_1824384599" r:id="rId89"/>
        </w:object>
      </w:r>
      <w:r w:rsidR="00AD7D3C" w:rsidRPr="002D0CB2">
        <w:rPr>
          <w:szCs w:val="28"/>
        </w:rPr>
        <w:t xml:space="preserve">). Видно, что чем больше </w:t>
      </w:r>
      <w:r w:rsidR="00AD7D3C" w:rsidRPr="002D0CB2">
        <w:rPr>
          <w:szCs w:val="28"/>
        </w:rPr>
        <w:sym w:font="Symbol" w:char="0062"/>
      </w:r>
      <w:r w:rsidR="00AD7D3C" w:rsidRPr="002D0CB2">
        <w:rPr>
          <w:szCs w:val="28"/>
        </w:rPr>
        <w:t xml:space="preserve">, </w:t>
      </w:r>
      <w:r w:rsidR="00B522C7">
        <w:rPr>
          <w:szCs w:val="28"/>
        </w:rPr>
        <w:t>т. е.</w:t>
      </w:r>
      <w:r w:rsidR="00AD7D3C" w:rsidRPr="002D0CB2">
        <w:rPr>
          <w:szCs w:val="28"/>
        </w:rPr>
        <w:t xml:space="preserve"> чем больше </w:t>
      </w:r>
      <w:r w:rsidR="00AD7D3C" w:rsidRPr="002D0CB2">
        <w:rPr>
          <w:i/>
          <w:szCs w:val="28"/>
          <w:lang w:val="en-US"/>
        </w:rPr>
        <w:t>R</w:t>
      </w:r>
      <w:r w:rsidR="00AD7D3C" w:rsidRPr="002D0CB2">
        <w:rPr>
          <w:szCs w:val="28"/>
        </w:rPr>
        <w:t xml:space="preserve"> и меньше </w:t>
      </w:r>
      <w:r w:rsidR="00AD7D3C" w:rsidRPr="002D0CB2">
        <w:rPr>
          <w:i/>
          <w:szCs w:val="28"/>
          <w:lang w:val="en-US"/>
        </w:rPr>
        <w:t>L</w:t>
      </w:r>
      <w:r w:rsidR="00AD7D3C" w:rsidRPr="002D0CB2">
        <w:rPr>
          <w:szCs w:val="28"/>
        </w:rPr>
        <w:t>, тем быстрее нарастает ток в цепи</w:t>
      </w:r>
      <w:r w:rsidR="00AD7D3C" w:rsidRPr="00AB34E1">
        <w:rPr>
          <w:szCs w:val="28"/>
        </w:rPr>
        <w:t xml:space="preserve"> [1]</w:t>
      </w:r>
      <w:r w:rsidR="00AD7D3C" w:rsidRPr="002D0CB2">
        <w:rPr>
          <w:szCs w:val="28"/>
        </w:rPr>
        <w:t>.</w:t>
      </w:r>
    </w:p>
    <w:p w:rsidR="00AD7D3C" w:rsidRPr="00CC7EAD" w:rsidRDefault="00AD7D3C" w:rsidP="00AD7D3C">
      <w:pPr>
        <w:pStyle w:val="3"/>
      </w:pPr>
      <w:bookmarkStart w:id="67" w:name="_Toc78297107"/>
      <w:bookmarkStart w:id="68" w:name="_Toc78296554"/>
      <w:bookmarkStart w:id="69" w:name="_Toc78294010"/>
      <w:bookmarkStart w:id="70" w:name="_Toc216765811"/>
      <w:bookmarkStart w:id="71" w:name="_Toc461574299"/>
      <w:bookmarkStart w:id="72" w:name="_Toc485459352"/>
      <w:bookmarkStart w:id="73" w:name="_Toc485534299"/>
      <w:r>
        <w:t>1</w:t>
      </w:r>
      <w:r w:rsidRPr="00CC7EAD">
        <w:t>.</w:t>
      </w:r>
      <w:r>
        <w:t>2.</w:t>
      </w:r>
      <w:r w:rsidRPr="00CC7EAD">
        <w:t>4. Энергия магнитного поля контура с током. Объ</w:t>
      </w:r>
      <w:r w:rsidR="008A05CE">
        <w:t>е</w:t>
      </w:r>
      <w:r w:rsidRPr="00CC7EAD">
        <w:t>мная плотность энергии магнитного поля</w:t>
      </w:r>
      <w:bookmarkEnd w:id="67"/>
      <w:bookmarkEnd w:id="68"/>
      <w:bookmarkEnd w:id="69"/>
      <w:bookmarkEnd w:id="70"/>
      <w:bookmarkEnd w:id="71"/>
      <w:bookmarkEnd w:id="72"/>
      <w:bookmarkEnd w:id="73"/>
    </w:p>
    <w:p w:rsidR="00AD7D3C" w:rsidRPr="007C23F0" w:rsidRDefault="00AD7D3C" w:rsidP="00AD7D3C">
      <w:pPr>
        <w:rPr>
          <w:szCs w:val="28"/>
        </w:rPr>
      </w:pPr>
      <w:r w:rsidRPr="002D0CB2">
        <w:rPr>
          <w:szCs w:val="28"/>
        </w:rPr>
        <w:t xml:space="preserve">Любой контур </w:t>
      </w:r>
      <w:r>
        <w:rPr>
          <w:szCs w:val="28"/>
          <w:lang w:val="en-US"/>
        </w:rPr>
        <w:t>c</w:t>
      </w:r>
      <w:r w:rsidRPr="00AB34E1">
        <w:rPr>
          <w:szCs w:val="28"/>
        </w:rPr>
        <w:t xml:space="preserve"> током </w:t>
      </w:r>
      <w:r w:rsidRPr="002D0CB2">
        <w:rPr>
          <w:szCs w:val="28"/>
        </w:rPr>
        <w:t xml:space="preserve">обладает энергией в виде энергии магнитного поля </w:t>
      </w:r>
      <w:r w:rsidRPr="002D0CB2">
        <w:rPr>
          <w:i/>
          <w:szCs w:val="28"/>
          <w:lang w:val="en-US"/>
        </w:rPr>
        <w:t>W</w:t>
      </w:r>
      <w:r w:rsidRPr="00FE6F1E">
        <w:rPr>
          <w:szCs w:val="28"/>
          <w:vertAlign w:val="subscript"/>
        </w:rPr>
        <w:t>м</w:t>
      </w:r>
      <w:r w:rsidRPr="002D0CB2">
        <w:rPr>
          <w:szCs w:val="28"/>
        </w:rPr>
        <w:t xml:space="preserve">. </w:t>
      </w:r>
      <w:r>
        <w:rPr>
          <w:szCs w:val="28"/>
        </w:rPr>
        <w:t>Получим</w:t>
      </w:r>
      <w:r w:rsidRPr="002D0CB2">
        <w:rPr>
          <w:szCs w:val="28"/>
        </w:rPr>
        <w:t xml:space="preserve"> формулу для </w:t>
      </w:r>
      <w:r w:rsidRPr="002D0CB2">
        <w:rPr>
          <w:i/>
          <w:szCs w:val="28"/>
          <w:lang w:val="en-US"/>
        </w:rPr>
        <w:t>W</w:t>
      </w:r>
      <w:r w:rsidRPr="00FE6F1E">
        <w:rPr>
          <w:szCs w:val="28"/>
          <w:vertAlign w:val="subscript"/>
        </w:rPr>
        <w:t>м</w:t>
      </w:r>
      <w:r w:rsidR="00245F6F">
        <w:rPr>
          <w:szCs w:val="28"/>
          <w:vertAlign w:val="subscript"/>
        </w:rPr>
        <w:t xml:space="preserve"> </w:t>
      </w:r>
      <w:r>
        <w:rPr>
          <w:szCs w:val="28"/>
        </w:rPr>
        <w:t xml:space="preserve">контура с током. Рассмотрим сначала замкнутую цепь, содержащую катушку индуктивности. Так как в цепи идет ток, то внутри катушки </w:t>
      </w:r>
      <w:r w:rsidRPr="002D0CB2">
        <w:rPr>
          <w:szCs w:val="28"/>
        </w:rPr>
        <w:t xml:space="preserve">сосредоточена энергия в виде энергии </w:t>
      </w:r>
      <w:r w:rsidRPr="002D0CB2">
        <w:rPr>
          <w:i/>
          <w:szCs w:val="28"/>
          <w:lang w:val="en-US"/>
        </w:rPr>
        <w:t>W</w:t>
      </w:r>
      <w:r w:rsidRPr="00FE6F1E">
        <w:rPr>
          <w:szCs w:val="28"/>
          <w:vertAlign w:val="subscript"/>
        </w:rPr>
        <w:t>м</w:t>
      </w:r>
      <w:r>
        <w:rPr>
          <w:szCs w:val="28"/>
        </w:rPr>
        <w:t xml:space="preserve">. При размыкании цепи энергия катушки выделится в проводниках в виде Джоулева тепла </w:t>
      </w:r>
      <w:r w:rsidRPr="007C23F0">
        <w:rPr>
          <w:i/>
          <w:szCs w:val="28"/>
        </w:rPr>
        <w:t>Q</w:t>
      </w:r>
    </w:p>
    <w:p w:rsidR="00AD7D3C" w:rsidRPr="002D0CB2" w:rsidRDefault="00AD7D3C" w:rsidP="00AD7D3C">
      <w:pPr>
        <w:pStyle w:val="affc"/>
      </w:pPr>
      <w:r w:rsidRPr="00750588">
        <w:rPr>
          <w:position w:val="-34"/>
        </w:rPr>
        <w:object w:dxaOrig="7200" w:dyaOrig="820" w14:anchorId="14EE4E13">
          <v:shape id="_x0000_i1063" type="#_x0000_t75" style="width:360.7pt;height:42pt" o:ole="" fillcolor="window">
            <v:imagedata r:id="rId90" o:title=""/>
          </v:shape>
          <o:OLEObject Type="Embed" ProgID="Equation.3" ShapeID="_x0000_i1063" DrawAspect="Content" ObjectID="_1824384600" r:id="rId91"/>
        </w:object>
      </w:r>
    </w:p>
    <w:p w:rsidR="00AD7D3C" w:rsidRPr="002D0CB2" w:rsidRDefault="00AD7D3C" w:rsidP="00AD7D3C">
      <w:pPr>
        <w:pStyle w:val="affc"/>
      </w:pPr>
      <w:r>
        <w:tab/>
      </w:r>
      <w:r w:rsidRPr="00FE6F1E">
        <w:rPr>
          <w:position w:val="-26"/>
        </w:rPr>
        <w:object w:dxaOrig="1180" w:dyaOrig="720" w14:anchorId="34CB89A6">
          <v:shape id="_x0000_i1064" type="#_x0000_t75" style="width:58.55pt;height:36pt" o:ole="" fillcolor="window">
            <v:imagedata r:id="rId92" o:title=""/>
          </v:shape>
          <o:OLEObject Type="Embed" ProgID="Equation.3" ShapeID="_x0000_i1064" DrawAspect="Content" ObjectID="_1824384601" r:id="rId93"/>
        </w:object>
      </w:r>
      <w:r w:rsidRPr="002D0CB2">
        <w:t>.</w:t>
      </w:r>
      <w:r w:rsidRPr="002D0CB2">
        <w:tab/>
        <w:t>(</w:t>
      </w:r>
      <w:r>
        <w:t>1</w:t>
      </w:r>
      <w:r w:rsidRPr="002D0CB2">
        <w:t>.</w:t>
      </w:r>
      <w:r>
        <w:t>12</w:t>
      </w:r>
      <w:r w:rsidRPr="002D0CB2">
        <w:t>)</w:t>
      </w:r>
    </w:p>
    <w:p w:rsidR="00AD7D3C" w:rsidRPr="007C23F0" w:rsidRDefault="00AD7D3C" w:rsidP="00AD7D3C">
      <w:pPr>
        <w:rPr>
          <w:szCs w:val="28"/>
        </w:rPr>
      </w:pPr>
      <w:r>
        <w:rPr>
          <w:szCs w:val="28"/>
        </w:rPr>
        <w:t>Под</w:t>
      </w:r>
      <w:r w:rsidR="00245F6F">
        <w:rPr>
          <w:szCs w:val="28"/>
        </w:rPr>
        <w:t xml:space="preserve"> </w:t>
      </w:r>
      <w:r w:rsidRPr="00FE6F1E">
        <w:rPr>
          <w:i/>
          <w:szCs w:val="28"/>
        </w:rPr>
        <w:t>объ</w:t>
      </w:r>
      <w:r w:rsidR="008A05CE">
        <w:rPr>
          <w:i/>
          <w:szCs w:val="28"/>
        </w:rPr>
        <w:t>е</w:t>
      </w:r>
      <w:r w:rsidRPr="00FE6F1E">
        <w:rPr>
          <w:i/>
          <w:szCs w:val="28"/>
        </w:rPr>
        <w:t>мн</w:t>
      </w:r>
      <w:r>
        <w:rPr>
          <w:i/>
          <w:szCs w:val="28"/>
        </w:rPr>
        <w:t>ой</w:t>
      </w:r>
      <w:r w:rsidRPr="00FE6F1E">
        <w:rPr>
          <w:i/>
          <w:szCs w:val="28"/>
        </w:rPr>
        <w:t xml:space="preserve"> плотность</w:t>
      </w:r>
      <w:r>
        <w:rPr>
          <w:i/>
          <w:szCs w:val="28"/>
        </w:rPr>
        <w:t>ю</w:t>
      </w:r>
      <w:r w:rsidRPr="00FE6F1E">
        <w:rPr>
          <w:i/>
          <w:szCs w:val="28"/>
        </w:rPr>
        <w:t xml:space="preserve"> энергии </w:t>
      </w:r>
      <w:r w:rsidRPr="00FE6F1E">
        <w:rPr>
          <w:i/>
          <w:szCs w:val="28"/>
          <w:lang w:val="en-US"/>
        </w:rPr>
        <w:t>w</w:t>
      </w:r>
      <w:r w:rsidRPr="00FE6F1E">
        <w:rPr>
          <w:i/>
          <w:szCs w:val="28"/>
          <w:vertAlign w:val="subscript"/>
        </w:rPr>
        <w:t>м</w:t>
      </w:r>
      <w:r w:rsidRPr="00FE6F1E">
        <w:rPr>
          <w:i/>
          <w:szCs w:val="28"/>
        </w:rPr>
        <w:t xml:space="preserve"> магнитного поля</w:t>
      </w:r>
      <w:r w:rsidR="00245F6F">
        <w:rPr>
          <w:i/>
          <w:szCs w:val="28"/>
        </w:rPr>
        <w:t xml:space="preserve"> </w:t>
      </w:r>
      <w:r w:rsidRPr="007C23F0">
        <w:rPr>
          <w:szCs w:val="28"/>
        </w:rPr>
        <w:t>понимают энергию магнитного поля, заключ</w:t>
      </w:r>
      <w:r w:rsidR="008A05CE">
        <w:rPr>
          <w:szCs w:val="28"/>
        </w:rPr>
        <w:t>е</w:t>
      </w:r>
      <w:r w:rsidRPr="007C23F0">
        <w:rPr>
          <w:szCs w:val="28"/>
        </w:rPr>
        <w:t>нную в единице объ</w:t>
      </w:r>
      <w:r w:rsidR="008A05CE">
        <w:rPr>
          <w:szCs w:val="28"/>
        </w:rPr>
        <w:t>е</w:t>
      </w:r>
      <w:r w:rsidRPr="007C23F0">
        <w:rPr>
          <w:szCs w:val="28"/>
        </w:rPr>
        <w:t>ма пространства</w:t>
      </w:r>
    </w:p>
    <w:p w:rsidR="00AD7D3C" w:rsidRPr="002D0CB2" w:rsidRDefault="00AD7D3C" w:rsidP="00AD7D3C">
      <w:pPr>
        <w:pStyle w:val="affc"/>
      </w:pPr>
      <w:r>
        <w:tab/>
      </w:r>
      <w:r w:rsidRPr="007C23F0">
        <w:rPr>
          <w:position w:val="-26"/>
        </w:rPr>
        <w:object w:dxaOrig="1300" w:dyaOrig="700" w14:anchorId="3632AC05">
          <v:shape id="_x0000_i1065" type="#_x0000_t75" style="width:65.95pt;height:34.5pt" o:ole="" fillcolor="window">
            <v:imagedata r:id="rId94" o:title=""/>
          </v:shape>
          <o:OLEObject Type="Embed" ProgID="Equation.3" ShapeID="_x0000_i1065" DrawAspect="Content" ObjectID="_1824384602" r:id="rId95"/>
        </w:object>
      </w:r>
      <w:r w:rsidRPr="002D0CB2">
        <w:t>.</w:t>
      </w:r>
      <w:r w:rsidRPr="002D0CB2">
        <w:tab/>
        <w:t>(</w:t>
      </w:r>
      <w:r>
        <w:t>1</w:t>
      </w:r>
      <w:r w:rsidRPr="002D0CB2">
        <w:t>.</w:t>
      </w:r>
      <w:r>
        <w:t>1</w:t>
      </w:r>
      <w:r w:rsidRPr="007C23F0">
        <w:t>3</w:t>
      </w:r>
      <w:r w:rsidRPr="002D0CB2">
        <w:t>)</w:t>
      </w:r>
    </w:p>
    <w:p w:rsidR="00AD7D3C" w:rsidRDefault="00AD7D3C" w:rsidP="00AD7D3C">
      <w:pPr>
        <w:rPr>
          <w:szCs w:val="28"/>
        </w:rPr>
      </w:pPr>
      <w:r>
        <w:rPr>
          <w:szCs w:val="28"/>
        </w:rPr>
        <w:t>Исследуем</w:t>
      </w:r>
      <w:r w:rsidR="00B014A9">
        <w:rPr>
          <w:szCs w:val="28"/>
        </w:rPr>
        <w:t>,</w:t>
      </w:r>
      <w:r>
        <w:rPr>
          <w:szCs w:val="28"/>
        </w:rPr>
        <w:t xml:space="preserve"> от чего зависит объемная плотность энергии </w:t>
      </w:r>
      <w:r w:rsidRPr="00FE6F1E">
        <w:rPr>
          <w:i/>
          <w:szCs w:val="28"/>
          <w:lang w:val="en-US"/>
        </w:rPr>
        <w:t>w</w:t>
      </w:r>
      <w:r w:rsidRPr="00FE6F1E">
        <w:rPr>
          <w:i/>
          <w:szCs w:val="28"/>
          <w:vertAlign w:val="subscript"/>
        </w:rPr>
        <w:t>м</w:t>
      </w:r>
      <w:r>
        <w:rPr>
          <w:szCs w:val="28"/>
        </w:rPr>
        <w:t xml:space="preserve"> магнитного поля. Для этого рассмотрим однородное магнитное поле, созданное внутри длинного соленоида с током. Используя выражения (1.12), а также (1.7) для индуктивности соленоида и (1.6) для индукции магнитного поля, выразим объемную плотность энергии </w:t>
      </w:r>
      <w:r w:rsidRPr="00FE6F1E">
        <w:rPr>
          <w:i/>
          <w:szCs w:val="28"/>
          <w:lang w:val="en-US"/>
        </w:rPr>
        <w:t>w</w:t>
      </w:r>
      <w:r w:rsidRPr="00FE6F1E">
        <w:rPr>
          <w:i/>
          <w:szCs w:val="28"/>
          <w:vertAlign w:val="subscript"/>
        </w:rPr>
        <w:t>м</w:t>
      </w:r>
      <w:r>
        <w:rPr>
          <w:szCs w:val="28"/>
        </w:rPr>
        <w:t xml:space="preserve"> магнитного поля</w:t>
      </w:r>
    </w:p>
    <w:p w:rsidR="00AD7D3C" w:rsidRPr="002D0CB2" w:rsidRDefault="00AD7D3C" w:rsidP="00AD7D3C">
      <w:pPr>
        <w:pStyle w:val="affc"/>
      </w:pPr>
      <w:r>
        <w:tab/>
      </w:r>
      <w:r w:rsidRPr="00E26200">
        <w:rPr>
          <w:position w:val="-36"/>
        </w:rPr>
        <w:object w:dxaOrig="5820" w:dyaOrig="920" w14:anchorId="446E574D">
          <v:shape id="_x0000_i1066" type="#_x0000_t75" style="width:278.2pt;height:44.25pt" o:ole="" fillcolor="window">
            <v:imagedata r:id="rId96" o:title=""/>
          </v:shape>
          <o:OLEObject Type="Embed" ProgID="Equation.3" ShapeID="_x0000_i1066" DrawAspect="Content" ObjectID="_1824384603" r:id="rId97"/>
        </w:object>
      </w:r>
      <w:r w:rsidRPr="002D0CB2">
        <w:t>.</w:t>
      </w:r>
      <w:r w:rsidRPr="002D0CB2">
        <w:tab/>
        <w:t>(</w:t>
      </w:r>
      <w:r>
        <w:t>1</w:t>
      </w:r>
      <w:r w:rsidRPr="002D0CB2">
        <w:t>.</w:t>
      </w:r>
      <w:r>
        <w:t>14</w:t>
      </w:r>
      <w:r w:rsidRPr="002D0CB2">
        <w:t>)</w:t>
      </w:r>
    </w:p>
    <w:p w:rsidR="00AD7D3C" w:rsidRPr="00FB7E5E" w:rsidRDefault="00AD7D3C" w:rsidP="00AD7D3C">
      <w:pPr>
        <w:rPr>
          <w:szCs w:val="28"/>
        </w:rPr>
      </w:pPr>
      <w:r>
        <w:rPr>
          <w:szCs w:val="28"/>
        </w:rPr>
        <w:t>Как видно из выражения (1.14), объемная плотность энергии магнитного поля</w:t>
      </w:r>
      <w:r w:rsidRPr="002D0CB2">
        <w:rPr>
          <w:szCs w:val="28"/>
        </w:rPr>
        <w:t xml:space="preserve"> зависит от модуля вектора магнитной индукции</w:t>
      </w:r>
      <w:r w:rsidR="00245F6F">
        <w:rPr>
          <w:szCs w:val="28"/>
        </w:rPr>
        <w:t xml:space="preserve"> </w:t>
      </w:r>
      <w:r w:rsidRPr="00FB7E5E">
        <w:rPr>
          <w:i/>
          <w:szCs w:val="28"/>
        </w:rPr>
        <w:t>B</w:t>
      </w:r>
      <w:r>
        <w:rPr>
          <w:szCs w:val="28"/>
        </w:rPr>
        <w:t>, а также от магнитных свойств окружающей среды.</w:t>
      </w:r>
    </w:p>
    <w:p w:rsidR="00AD7D3C" w:rsidRDefault="00AD7D3C" w:rsidP="00AD7D3C">
      <w:pPr>
        <w:rPr>
          <w:szCs w:val="28"/>
        </w:rPr>
      </w:pPr>
      <w:r>
        <w:rPr>
          <w:szCs w:val="28"/>
        </w:rPr>
        <w:t xml:space="preserve">В случае однородного магнитного поля (вектор магнитной индукции во всех точках поля одинаков), его энергия, заключенная в конечном объеме </w:t>
      </w:r>
      <w:r w:rsidRPr="002D0CB2">
        <w:rPr>
          <w:i/>
          <w:szCs w:val="28"/>
          <w:lang w:val="en-US"/>
        </w:rPr>
        <w:t>V</w:t>
      </w:r>
      <w:r>
        <w:rPr>
          <w:szCs w:val="28"/>
        </w:rPr>
        <w:t xml:space="preserve">, определяется согласно (1.14) по формуле </w:t>
      </w:r>
    </w:p>
    <w:p w:rsidR="00AD7D3C" w:rsidRPr="00FB7E5E" w:rsidRDefault="00AD7D3C" w:rsidP="00AD7D3C">
      <w:pPr>
        <w:pStyle w:val="affc"/>
      </w:pPr>
      <w:r>
        <w:tab/>
      </w:r>
      <w:r w:rsidRPr="003E0767">
        <w:rPr>
          <w:position w:val="-34"/>
        </w:rPr>
        <w:object w:dxaOrig="2560" w:dyaOrig="820" w14:anchorId="7372AF84">
          <v:shape id="_x0000_i1067" type="#_x0000_t75" style="width:122.25pt;height:39.75pt" o:ole="" fillcolor="window">
            <v:imagedata r:id="rId98" o:title=""/>
          </v:shape>
          <o:OLEObject Type="Embed" ProgID="Equation.3" ShapeID="_x0000_i1067" DrawAspect="Content" ObjectID="_1824384604" r:id="rId99"/>
        </w:object>
      </w:r>
      <w:r>
        <w:t>.</w:t>
      </w:r>
      <w:r>
        <w:tab/>
        <w:t>(1.15)</w:t>
      </w:r>
    </w:p>
    <w:p w:rsidR="00AD7D3C" w:rsidRPr="002D0CB2" w:rsidRDefault="00AD7D3C" w:rsidP="00AD7D3C">
      <w:pPr>
        <w:rPr>
          <w:szCs w:val="28"/>
        </w:rPr>
      </w:pPr>
      <w:r>
        <w:rPr>
          <w:szCs w:val="28"/>
        </w:rPr>
        <w:t>Энергия</w:t>
      </w:r>
      <w:r w:rsidRPr="002D0CB2">
        <w:rPr>
          <w:szCs w:val="28"/>
        </w:rPr>
        <w:t xml:space="preserve"> неоднородного магнитного поля, заключ</w:t>
      </w:r>
      <w:r w:rsidR="008A05CE">
        <w:rPr>
          <w:szCs w:val="28"/>
        </w:rPr>
        <w:t>е</w:t>
      </w:r>
      <w:r w:rsidRPr="002D0CB2">
        <w:rPr>
          <w:szCs w:val="28"/>
        </w:rPr>
        <w:t>нн</w:t>
      </w:r>
      <w:r>
        <w:rPr>
          <w:szCs w:val="28"/>
        </w:rPr>
        <w:t>ая</w:t>
      </w:r>
      <w:r w:rsidRPr="002D0CB2">
        <w:rPr>
          <w:szCs w:val="28"/>
        </w:rPr>
        <w:t xml:space="preserve"> в объ</w:t>
      </w:r>
      <w:r w:rsidR="008A05CE">
        <w:rPr>
          <w:szCs w:val="28"/>
        </w:rPr>
        <w:t>е</w:t>
      </w:r>
      <w:r w:rsidRPr="002D0CB2">
        <w:rPr>
          <w:szCs w:val="28"/>
        </w:rPr>
        <w:t xml:space="preserve">ме </w:t>
      </w:r>
      <w:r w:rsidRPr="002D0CB2">
        <w:rPr>
          <w:i/>
          <w:szCs w:val="28"/>
          <w:lang w:val="en-US"/>
        </w:rPr>
        <w:t>V</w:t>
      </w:r>
      <w:r w:rsidRPr="002D0CB2">
        <w:rPr>
          <w:szCs w:val="28"/>
        </w:rPr>
        <w:t>, определ</w:t>
      </w:r>
      <w:r>
        <w:rPr>
          <w:szCs w:val="28"/>
        </w:rPr>
        <w:t>яется</w:t>
      </w:r>
      <w:r w:rsidRPr="002D0CB2">
        <w:rPr>
          <w:szCs w:val="28"/>
        </w:rPr>
        <w:t xml:space="preserve"> по формуле</w:t>
      </w:r>
    </w:p>
    <w:p w:rsidR="00AD7D3C" w:rsidRDefault="00AD7D3C" w:rsidP="00AD7D3C">
      <w:pPr>
        <w:pStyle w:val="affc"/>
      </w:pPr>
      <w:r>
        <w:tab/>
      </w:r>
      <w:r w:rsidRPr="00E26200">
        <w:rPr>
          <w:position w:val="-34"/>
        </w:rPr>
        <w:object w:dxaOrig="3480" w:dyaOrig="840" w14:anchorId="437ADD60">
          <v:shape id="_x0000_i1068" type="#_x0000_t75" style="width:174.7pt;height:42pt" o:ole="" fillcolor="window">
            <v:imagedata r:id="rId100" o:title=""/>
          </v:shape>
          <o:OLEObject Type="Embed" ProgID="Equation.3" ShapeID="_x0000_i1068" DrawAspect="Content" ObjectID="_1824384605" r:id="rId101"/>
        </w:object>
      </w:r>
      <w:r>
        <w:t>.</w:t>
      </w:r>
      <w:r w:rsidRPr="002D0CB2">
        <w:tab/>
        <w:t>(</w:t>
      </w:r>
      <w:r>
        <w:t>1</w:t>
      </w:r>
      <w:r w:rsidRPr="002D0CB2">
        <w:t>.</w:t>
      </w:r>
      <w:r>
        <w:t>16</w:t>
      </w:r>
      <w:r w:rsidRPr="002D0CB2">
        <w:t>)</w:t>
      </w:r>
    </w:p>
    <w:p w:rsidR="00AD7D3C" w:rsidRPr="0080089C" w:rsidRDefault="00AD7D3C" w:rsidP="00AD7D3C">
      <w:pPr>
        <w:pStyle w:val="3"/>
      </w:pPr>
      <w:bookmarkStart w:id="74" w:name="_Toc485459353"/>
      <w:bookmarkStart w:id="75" w:name="_Toc485534300"/>
      <w:r w:rsidRPr="00D33753">
        <w:t xml:space="preserve">Вопросы и задания для самоконтроля к лекции </w:t>
      </w:r>
      <w:r>
        <w:t>2</w:t>
      </w:r>
      <w:bookmarkEnd w:id="74"/>
      <w:bookmarkEnd w:id="75"/>
    </w:p>
    <w:p w:rsidR="00AD7D3C" w:rsidRDefault="00AD7D3C" w:rsidP="00B522C7">
      <w:pPr>
        <w:numPr>
          <w:ilvl w:val="0"/>
          <w:numId w:val="7"/>
        </w:numPr>
        <w:tabs>
          <w:tab w:val="left" w:pos="1134"/>
        </w:tabs>
        <w:ind w:left="0" w:firstLine="709"/>
        <w:rPr>
          <w:szCs w:val="28"/>
        </w:rPr>
      </w:pPr>
      <w:r>
        <w:rPr>
          <w:szCs w:val="28"/>
        </w:rPr>
        <w:t>Сформулируйте определение явления самоиндукции.</w:t>
      </w:r>
    </w:p>
    <w:p w:rsidR="00AD7D3C" w:rsidRDefault="00AD7D3C" w:rsidP="00B522C7">
      <w:pPr>
        <w:numPr>
          <w:ilvl w:val="0"/>
          <w:numId w:val="7"/>
        </w:numPr>
        <w:tabs>
          <w:tab w:val="left" w:pos="1134"/>
        </w:tabs>
        <w:ind w:left="0" w:firstLine="709"/>
        <w:rPr>
          <w:szCs w:val="28"/>
        </w:rPr>
      </w:pPr>
      <w:r w:rsidRPr="00294500">
        <w:rPr>
          <w:szCs w:val="28"/>
        </w:rPr>
        <w:t xml:space="preserve">Как изменится индуктивность соленоида, </w:t>
      </w:r>
      <w:r>
        <w:rPr>
          <w:szCs w:val="28"/>
        </w:rPr>
        <w:t>при увеличении в 3 раза числа его витков на единицу длины. Остальные параметры соленоида (длина, площадь поперечного сечения) остаются неизменными.</w:t>
      </w:r>
    </w:p>
    <w:p w:rsidR="00AD7D3C" w:rsidRDefault="00AD7D3C" w:rsidP="00B522C7">
      <w:pPr>
        <w:numPr>
          <w:ilvl w:val="0"/>
          <w:numId w:val="7"/>
        </w:numPr>
        <w:tabs>
          <w:tab w:val="left" w:pos="1134"/>
        </w:tabs>
        <w:ind w:left="0" w:firstLine="709"/>
        <w:rPr>
          <w:szCs w:val="28"/>
        </w:rPr>
      </w:pPr>
      <w:bookmarkStart w:id="76" w:name="_Toc216848269"/>
      <w:r>
        <w:rPr>
          <w:szCs w:val="28"/>
        </w:rPr>
        <w:t xml:space="preserve">На сколько ампер изменилась сила тока в катушке индуктивностью </w:t>
      </w:r>
      <w:r w:rsidRPr="00670345">
        <w:rPr>
          <w:i/>
          <w:szCs w:val="28"/>
          <w:lang w:val="en-US"/>
        </w:rPr>
        <w:t>L</w:t>
      </w:r>
      <w:r>
        <w:rPr>
          <w:i/>
          <w:szCs w:val="28"/>
          <w:lang w:val="en-US"/>
        </w:rPr>
        <w:t> </w:t>
      </w:r>
      <w:r w:rsidRPr="00670345">
        <w:rPr>
          <w:szCs w:val="28"/>
        </w:rPr>
        <w:t>=</w:t>
      </w:r>
      <w:r>
        <w:rPr>
          <w:szCs w:val="28"/>
          <w:lang w:val="en-US"/>
        </w:rPr>
        <w:t> </w:t>
      </w:r>
      <w:r>
        <w:rPr>
          <w:szCs w:val="28"/>
        </w:rPr>
        <w:t xml:space="preserve">20 Гн, если при этом за 0,5 мин в ней возникла ЭДС самоиндукции </w:t>
      </w:r>
      <w:r w:rsidRPr="002D0CB2">
        <w:rPr>
          <w:szCs w:val="28"/>
        </w:rPr>
        <w:sym w:font="Symbol" w:char="0065"/>
      </w:r>
      <w:r w:rsidRPr="002D0CB2">
        <w:rPr>
          <w:szCs w:val="28"/>
          <w:vertAlign w:val="subscript"/>
          <w:lang w:val="en-US"/>
        </w:rPr>
        <w:t>S</w:t>
      </w:r>
      <w:r w:rsidRPr="00670345">
        <w:rPr>
          <w:szCs w:val="28"/>
          <w:lang w:val="en-US"/>
        </w:rPr>
        <w:t> </w:t>
      </w:r>
      <w:r w:rsidRPr="00670345">
        <w:rPr>
          <w:szCs w:val="28"/>
        </w:rPr>
        <w:t>=</w:t>
      </w:r>
      <w:r>
        <w:rPr>
          <w:szCs w:val="28"/>
          <w:lang w:val="en-US"/>
        </w:rPr>
        <w:t> </w:t>
      </w:r>
      <w:r>
        <w:rPr>
          <w:szCs w:val="28"/>
        </w:rPr>
        <w:t>4 В?</w:t>
      </w:r>
    </w:p>
    <w:p w:rsidR="00AD7D3C" w:rsidRDefault="00AD7D3C" w:rsidP="00B522C7">
      <w:pPr>
        <w:numPr>
          <w:ilvl w:val="0"/>
          <w:numId w:val="7"/>
        </w:numPr>
        <w:tabs>
          <w:tab w:val="left" w:pos="1134"/>
        </w:tabs>
        <w:ind w:left="0" w:firstLine="709"/>
        <w:rPr>
          <w:szCs w:val="28"/>
        </w:rPr>
      </w:pPr>
      <w:r>
        <w:rPr>
          <w:szCs w:val="28"/>
        </w:rPr>
        <w:t xml:space="preserve">Электрическая цепь сопротивлением </w:t>
      </w:r>
      <w:r w:rsidRPr="00472C9B">
        <w:rPr>
          <w:i/>
          <w:szCs w:val="28"/>
          <w:lang w:val="en-US"/>
        </w:rPr>
        <w:t>R</w:t>
      </w:r>
      <w:r w:rsidRPr="000B2AB8">
        <w:rPr>
          <w:szCs w:val="28"/>
        </w:rPr>
        <w:t xml:space="preserve"> =10 Ом</w:t>
      </w:r>
      <w:r>
        <w:rPr>
          <w:szCs w:val="28"/>
        </w:rPr>
        <w:t xml:space="preserve"> содержит катушку индуктивности. При размыкании этой цепи сила тока в ней убывает </w:t>
      </w:r>
      <w:r w:rsidRPr="00392FF8">
        <w:rPr>
          <w:szCs w:val="28"/>
        </w:rPr>
        <w:t xml:space="preserve">в </w:t>
      </w:r>
      <w:r w:rsidRPr="00392FF8">
        <w:rPr>
          <w:i/>
          <w:szCs w:val="28"/>
          <w:lang w:val="en-US"/>
        </w:rPr>
        <w:t>e</w:t>
      </w:r>
      <w:r w:rsidRPr="00392FF8">
        <w:rPr>
          <w:szCs w:val="28"/>
        </w:rPr>
        <w:t xml:space="preserve"> раз (</w:t>
      </w:r>
      <w:r w:rsidRPr="00392FF8">
        <w:rPr>
          <w:i/>
          <w:szCs w:val="28"/>
          <w:lang w:val="en-US"/>
        </w:rPr>
        <w:t>e</w:t>
      </w:r>
      <w:r w:rsidRPr="00392FF8">
        <w:rPr>
          <w:szCs w:val="28"/>
        </w:rPr>
        <w:t>– основание натурального логарифма).</w:t>
      </w:r>
      <w:r>
        <w:rPr>
          <w:szCs w:val="28"/>
        </w:rPr>
        <w:t xml:space="preserve"> Чему равна</w:t>
      </w:r>
      <w:r w:rsidRPr="00717D46">
        <w:rPr>
          <w:szCs w:val="28"/>
        </w:rPr>
        <w:t xml:space="preserve"> индуктивность </w:t>
      </w:r>
      <w:r w:rsidRPr="00717D46">
        <w:rPr>
          <w:i/>
          <w:szCs w:val="28"/>
        </w:rPr>
        <w:t>L</w:t>
      </w:r>
      <w:r w:rsidRPr="00717D46">
        <w:rPr>
          <w:szCs w:val="28"/>
        </w:rPr>
        <w:t xml:space="preserve"> катушки</w:t>
      </w:r>
      <w:r>
        <w:rPr>
          <w:szCs w:val="28"/>
        </w:rPr>
        <w:t>?</w:t>
      </w:r>
    </w:p>
    <w:p w:rsidR="00AD7D3C" w:rsidRPr="003E0767" w:rsidRDefault="00AD7D3C" w:rsidP="00B522C7">
      <w:pPr>
        <w:numPr>
          <w:ilvl w:val="0"/>
          <w:numId w:val="7"/>
        </w:numPr>
        <w:tabs>
          <w:tab w:val="left" w:pos="1134"/>
        </w:tabs>
        <w:ind w:left="0" w:firstLine="709"/>
        <w:rPr>
          <w:szCs w:val="28"/>
        </w:rPr>
      </w:pPr>
      <w:r w:rsidRPr="003E0767">
        <w:rPr>
          <w:szCs w:val="28"/>
        </w:rPr>
        <w:t xml:space="preserve">Рассчитайте энергию </w:t>
      </w:r>
      <w:r w:rsidRPr="003E0767">
        <w:rPr>
          <w:i/>
          <w:szCs w:val="28"/>
          <w:lang w:val="en-US"/>
        </w:rPr>
        <w:t>W</w:t>
      </w:r>
      <w:r w:rsidRPr="003E0767">
        <w:rPr>
          <w:szCs w:val="28"/>
        </w:rPr>
        <w:t xml:space="preserve"> магнитного поля соленоида, если по его обмотке индуктивностью </w:t>
      </w:r>
      <w:r w:rsidRPr="003E0767">
        <w:rPr>
          <w:i/>
          <w:szCs w:val="28"/>
          <w:lang w:val="en-US"/>
        </w:rPr>
        <w:t>L</w:t>
      </w:r>
      <w:r w:rsidRPr="003E0767">
        <w:rPr>
          <w:szCs w:val="28"/>
        </w:rPr>
        <w:t xml:space="preserve"> = 0,20 Гн течет ток силой </w:t>
      </w:r>
      <w:r w:rsidRPr="003E0767">
        <w:rPr>
          <w:i/>
          <w:szCs w:val="28"/>
          <w:lang w:val="en-US"/>
        </w:rPr>
        <w:t>I</w:t>
      </w:r>
      <w:r w:rsidRPr="003E0767">
        <w:rPr>
          <w:szCs w:val="28"/>
        </w:rPr>
        <w:t xml:space="preserve"> = 10 А. Как изменится индуктивность соленоида, при увеличении в 3 раза числа витков на единицу длины. Остальные параметры соленоида (длина, площадь поперечного сечения) остаются неизменными.</w:t>
      </w:r>
    </w:p>
    <w:p w:rsidR="00AD7D3C" w:rsidRDefault="00AD7D3C" w:rsidP="00AD7D3C">
      <w:pPr>
        <w:spacing w:after="120"/>
        <w:ind w:left="426" w:firstLine="0"/>
        <w:rPr>
          <w:szCs w:val="28"/>
        </w:rPr>
      </w:pPr>
      <w:r>
        <w:rPr>
          <w:szCs w:val="28"/>
        </w:rPr>
        <w:br w:type="page"/>
      </w:r>
    </w:p>
    <w:p w:rsidR="00AD7D3C" w:rsidRPr="007C0B53" w:rsidRDefault="00AD7D3C" w:rsidP="00AD7D3C">
      <w:pPr>
        <w:pStyle w:val="1"/>
      </w:pPr>
      <w:bookmarkStart w:id="77" w:name="_Toc461574300"/>
      <w:bookmarkStart w:id="78" w:name="_Toc485459354"/>
      <w:bookmarkStart w:id="79" w:name="_Toc485534301"/>
      <w:r w:rsidRPr="007C0B53">
        <w:t>колебания и волны</w:t>
      </w:r>
      <w:bookmarkEnd w:id="76"/>
      <w:bookmarkEnd w:id="77"/>
      <w:bookmarkEnd w:id="78"/>
      <w:bookmarkEnd w:id="79"/>
    </w:p>
    <w:p w:rsidR="00AD7D3C" w:rsidRPr="002D0CB2" w:rsidRDefault="00AD7D3C" w:rsidP="00AD7D3C">
      <w:pPr>
        <w:pStyle w:val="1"/>
        <w:rPr>
          <w:szCs w:val="28"/>
        </w:rPr>
      </w:pPr>
      <w:bookmarkStart w:id="80" w:name="_Toc485459355"/>
      <w:bookmarkStart w:id="81" w:name="_Toc485534302"/>
      <w:r w:rsidRPr="0059229C">
        <w:t xml:space="preserve">Лекция </w:t>
      </w:r>
      <w:r>
        <w:t>3</w:t>
      </w:r>
      <w:bookmarkEnd w:id="80"/>
      <w:bookmarkEnd w:id="81"/>
    </w:p>
    <w:p w:rsidR="00AD7D3C" w:rsidRPr="00C62FE9" w:rsidRDefault="00AD7D3C" w:rsidP="00AD7D3C">
      <w:pPr>
        <w:rPr>
          <w:szCs w:val="28"/>
        </w:rPr>
      </w:pPr>
      <w:r w:rsidRPr="00C62FE9">
        <w:rPr>
          <w:b/>
          <w:szCs w:val="28"/>
        </w:rPr>
        <w:t>Основные понятия и законы</w:t>
      </w:r>
      <w:r w:rsidRPr="00C62FE9">
        <w:rPr>
          <w:szCs w:val="28"/>
        </w:rPr>
        <w:t>, которые должны быть освоены в ходе лекции: гармонические колебания; квазиупругая сила; незатухающие и затухающие колебания; амплитуда, частота, циклическая частота, период и фаза колебаний; законы изменения смещения, скорости, ускорения, кинетической, потенциальной и полной энергии тела, совершающего незатухающие (затухающие) колебания и графики, выражающие эти законы; логарифмический декремент затухания, время релаксации, добротность системы, механический резонанс.</w:t>
      </w:r>
    </w:p>
    <w:p w:rsidR="00AD7D3C" w:rsidRDefault="00AD7D3C" w:rsidP="00AD7D3C">
      <w:pPr>
        <w:pStyle w:val="20"/>
      </w:pPr>
      <w:bookmarkStart w:id="82" w:name="_Toc461574301"/>
      <w:bookmarkStart w:id="83" w:name="_Toc485459356"/>
      <w:bookmarkStart w:id="84" w:name="_Toc485534303"/>
      <w:r>
        <w:t>2</w:t>
      </w:r>
      <w:r w:rsidRPr="00804FD9">
        <w:t xml:space="preserve">.1. </w:t>
      </w:r>
      <w:r>
        <w:t>Классификация колебаний</w:t>
      </w:r>
      <w:bookmarkEnd w:id="82"/>
      <w:bookmarkEnd w:id="83"/>
      <w:bookmarkEnd w:id="84"/>
    </w:p>
    <w:p w:rsidR="00AD7D3C" w:rsidRPr="00F26DA4" w:rsidRDefault="00AD7D3C" w:rsidP="00AD7D3C">
      <w:pPr>
        <w:rPr>
          <w:szCs w:val="24"/>
        </w:rPr>
      </w:pPr>
      <w:r w:rsidRPr="00F26DA4">
        <w:rPr>
          <w:szCs w:val="24"/>
        </w:rPr>
        <w:t>Колебания – это процессы, характеризующиеся определенной степенью повторяемости во времени. В зависимости от характера воздействия на колеблющуюся систему внешних сил различают свободные и вынужденные колебания. Свободные колебания совершаются в системе, предоставленной самой себе после однократного выведения ее из положения равновесия (например, качели). Свободные колебания могут быть незатухающими (в отсутствии трения или сопротивления среды) и затухающими. Вынужденные колебания обусловлены внешним периодическим воздействием (например, колебания иглы швейной машины).</w:t>
      </w:r>
    </w:p>
    <w:p w:rsidR="00AD7D3C" w:rsidRPr="00F26DA4" w:rsidRDefault="00AD7D3C" w:rsidP="00AD7D3C">
      <w:pPr>
        <w:rPr>
          <w:szCs w:val="24"/>
        </w:rPr>
      </w:pPr>
      <w:r w:rsidRPr="00F26DA4">
        <w:rPr>
          <w:szCs w:val="24"/>
        </w:rPr>
        <w:t>Колебания называют периодическими, если</w:t>
      </w:r>
      <w:r w:rsidR="00A8415A">
        <w:rPr>
          <w:szCs w:val="24"/>
        </w:rPr>
        <w:t xml:space="preserve"> </w:t>
      </w:r>
      <w:r w:rsidRPr="00F26DA4">
        <w:rPr>
          <w:szCs w:val="24"/>
        </w:rPr>
        <w:t>значения</w:t>
      </w:r>
      <w:r w:rsidR="00A8415A">
        <w:rPr>
          <w:szCs w:val="24"/>
        </w:rPr>
        <w:t xml:space="preserve"> </w:t>
      </w:r>
      <w:r w:rsidRPr="00F26DA4">
        <w:rPr>
          <w:szCs w:val="24"/>
        </w:rPr>
        <w:t xml:space="preserve">описывающих их величин повторяются через одинаковый промежуток времени, называемый периодом </w:t>
      </w:r>
      <w:r w:rsidRPr="00F26DA4">
        <w:rPr>
          <w:i/>
          <w:szCs w:val="24"/>
        </w:rPr>
        <w:t>Т</w:t>
      </w:r>
      <w:r w:rsidRPr="00F26DA4">
        <w:rPr>
          <w:szCs w:val="24"/>
        </w:rPr>
        <w:t xml:space="preserve">. </w:t>
      </w:r>
    </w:p>
    <w:p w:rsidR="00AD7D3C" w:rsidRPr="000A182D" w:rsidRDefault="00AD7D3C" w:rsidP="00AD7D3C">
      <w:pPr>
        <w:rPr>
          <w:szCs w:val="24"/>
        </w:rPr>
      </w:pPr>
      <w:r>
        <w:rPr>
          <w:szCs w:val="24"/>
        </w:rPr>
        <w:t xml:space="preserve">Одними из самых распространенных периодических колебаний являются гармонические колебания </w:t>
      </w:r>
      <w:r w:rsidRPr="00F26DA4">
        <w:rPr>
          <w:szCs w:val="24"/>
        </w:rPr>
        <w:t>– колебания, при которых описывающие их величины изменяются по закону косинуса (синуса).</w:t>
      </w:r>
    </w:p>
    <w:p w:rsidR="00AD7D3C" w:rsidRPr="00F52D60" w:rsidRDefault="00AD7D3C" w:rsidP="00AD7D3C">
      <w:pPr>
        <w:rPr>
          <w:szCs w:val="24"/>
        </w:rPr>
      </w:pPr>
      <w:r>
        <w:rPr>
          <w:szCs w:val="24"/>
        </w:rPr>
        <w:t>В</w:t>
      </w:r>
      <w:r w:rsidRPr="00F52D60">
        <w:rPr>
          <w:szCs w:val="24"/>
        </w:rPr>
        <w:t xml:space="preserve"> дальнейшем будем рассматривать только гармонические колебания.</w:t>
      </w:r>
    </w:p>
    <w:p w:rsidR="00AD7D3C" w:rsidRDefault="00AD7D3C" w:rsidP="00AD7D3C">
      <w:pPr>
        <w:pStyle w:val="20"/>
      </w:pPr>
      <w:bookmarkStart w:id="85" w:name="_Toc216848272"/>
      <w:bookmarkStart w:id="86" w:name="_Toc461574302"/>
      <w:bookmarkStart w:id="87" w:name="_Toc485459357"/>
      <w:bookmarkStart w:id="88" w:name="_Toc485534304"/>
      <w:r>
        <w:t>2</w:t>
      </w:r>
      <w:r w:rsidRPr="00774F34">
        <w:t>.</w:t>
      </w:r>
      <w:r w:rsidRPr="006C6AEA">
        <w:t>2</w:t>
      </w:r>
      <w:r w:rsidRPr="00774F34">
        <w:t xml:space="preserve">. </w:t>
      </w:r>
      <w:bookmarkEnd w:id="85"/>
      <w:r w:rsidRPr="00774F34">
        <w:t>Незат</w:t>
      </w:r>
      <w:r>
        <w:t>ухающие механические колебания</w:t>
      </w:r>
      <w:bookmarkEnd w:id="86"/>
      <w:bookmarkEnd w:id="87"/>
      <w:bookmarkEnd w:id="88"/>
    </w:p>
    <w:p w:rsidR="00AD7D3C" w:rsidRDefault="00AD7D3C" w:rsidP="00AD7D3C">
      <w:pPr>
        <w:pStyle w:val="3"/>
      </w:pPr>
      <w:bookmarkStart w:id="89" w:name="_Toc461574303"/>
      <w:bookmarkStart w:id="90" w:name="_Toc485459358"/>
      <w:bookmarkStart w:id="91" w:name="_Toc485534305"/>
      <w:r>
        <w:t>2.</w:t>
      </w:r>
      <w:r w:rsidRPr="006C6AEA">
        <w:t>2</w:t>
      </w:r>
      <w:r>
        <w:t>.1.</w:t>
      </w:r>
      <w:r w:rsidRPr="00774F34">
        <w:t>Условия возникновения колебаний</w:t>
      </w:r>
      <w:bookmarkEnd w:id="89"/>
      <w:bookmarkEnd w:id="90"/>
      <w:bookmarkEnd w:id="91"/>
    </w:p>
    <w:p w:rsidR="00AD7D3C" w:rsidRPr="00646861" w:rsidRDefault="00AD7D3C" w:rsidP="00AD7D3C">
      <w:pPr>
        <w:rPr>
          <w:szCs w:val="28"/>
        </w:rPr>
      </w:pPr>
      <w:r w:rsidRPr="00646861">
        <w:rPr>
          <w:szCs w:val="28"/>
        </w:rPr>
        <w:t xml:space="preserve">Для возникновения незатухающих гармонических механических колебаний необходимы следующие условия: наличие у системы устойчивого положения равновесия; наличие возмущающего воздействия, выводящего </w:t>
      </w:r>
      <w:r>
        <w:rPr>
          <w:szCs w:val="28"/>
        </w:rPr>
        <w:t>систему из положения равновесия;</w:t>
      </w:r>
      <w:r w:rsidRPr="00646861">
        <w:rPr>
          <w:szCs w:val="28"/>
        </w:rPr>
        <w:t xml:space="preserve"> действие упругой (или квазиупругой) силы, возвращающей систему в положение равновесия. </w:t>
      </w:r>
    </w:p>
    <w:p w:rsidR="00AD7D3C" w:rsidRDefault="00AD7D3C" w:rsidP="00AD7D3C">
      <w:pPr>
        <w:rPr>
          <w:szCs w:val="28"/>
        </w:rPr>
      </w:pPr>
      <w:r w:rsidRPr="00646861">
        <w:rPr>
          <w:i/>
          <w:szCs w:val="28"/>
        </w:rPr>
        <w:t>Квазиупругая</w:t>
      </w:r>
      <w:r w:rsidRPr="00646861">
        <w:rPr>
          <w:szCs w:val="28"/>
        </w:rPr>
        <w:t xml:space="preserve"> сила – сила любой природы, подчиняющаяся закону Гука (</w:t>
      </w:r>
      <w:r w:rsidR="00B522C7">
        <w:rPr>
          <w:szCs w:val="28"/>
        </w:rPr>
        <w:t>т. е.</w:t>
      </w:r>
      <w:r w:rsidRPr="00646861">
        <w:rPr>
          <w:szCs w:val="28"/>
        </w:rPr>
        <w:t xml:space="preserve"> направлена к положению равновесия и прямо пропорциональна смещению тела от положения равновесия). Таким образом, квазиупругая сила описывается законом</w:t>
      </w:r>
    </w:p>
    <w:p w:rsidR="00AD7D3C" w:rsidRDefault="00AD7D3C" w:rsidP="00AD7D3C">
      <w:pPr>
        <w:pStyle w:val="affc"/>
        <w:jc w:val="right"/>
      </w:pPr>
      <w:r>
        <w:tab/>
      </w:r>
      <w:r w:rsidRPr="00774F34">
        <w:rPr>
          <w:position w:val="-14"/>
        </w:rPr>
        <w:object w:dxaOrig="1160" w:dyaOrig="400" w14:anchorId="0ACE8262">
          <v:shape id="_x0000_i1069" type="#_x0000_t75" style="width:57.75pt;height:20.25pt" o:ole="" fillcolor="window">
            <v:imagedata r:id="rId102" o:title=""/>
          </v:shape>
          <o:OLEObject Type="Embed" ProgID="Equation.3" ShapeID="_x0000_i1069" DrawAspect="Content" ObjectID="_1824384606" r:id="rId103"/>
        </w:object>
      </w:r>
      <w:r>
        <w:t>,</w:t>
      </w:r>
      <w:r>
        <w:tab/>
        <w:t>(2.1)</w:t>
      </w:r>
    </w:p>
    <w:p w:rsidR="00AD7D3C" w:rsidRPr="00646861" w:rsidRDefault="00AD7D3C" w:rsidP="00AD7D3C">
      <w:pPr>
        <w:ind w:firstLine="0"/>
        <w:rPr>
          <w:szCs w:val="28"/>
        </w:rPr>
      </w:pPr>
      <w:r w:rsidRPr="00646861">
        <w:rPr>
          <w:szCs w:val="28"/>
        </w:rPr>
        <w:t xml:space="preserve">где </w:t>
      </w:r>
      <w:r w:rsidRPr="00646861">
        <w:rPr>
          <w:i/>
          <w:szCs w:val="28"/>
          <w:lang w:val="en-US"/>
        </w:rPr>
        <w:t>x</w:t>
      </w:r>
      <w:r w:rsidRPr="00646861">
        <w:rPr>
          <w:szCs w:val="28"/>
        </w:rPr>
        <w:t xml:space="preserve"> – смещение тела от положения равновесия; </w:t>
      </w:r>
      <w:r w:rsidRPr="00646861">
        <w:rPr>
          <w:i/>
          <w:szCs w:val="28"/>
          <w:lang w:val="en-US"/>
        </w:rPr>
        <w:t>k</w:t>
      </w:r>
      <w:r w:rsidRPr="00646861">
        <w:rPr>
          <w:szCs w:val="28"/>
        </w:rPr>
        <w:t xml:space="preserve"> – коэффициент квазиупругой (упругой) силы.</w:t>
      </w:r>
    </w:p>
    <w:p w:rsidR="00AD7D3C" w:rsidRDefault="00AD7D3C" w:rsidP="00AD7D3C">
      <w:pPr>
        <w:rPr>
          <w:i/>
          <w:szCs w:val="28"/>
        </w:rPr>
      </w:pPr>
      <w:r w:rsidRPr="00646861">
        <w:rPr>
          <w:szCs w:val="28"/>
        </w:rPr>
        <w:t xml:space="preserve">Примерами систем, в которых происходят гармонические колебания, являются </w:t>
      </w:r>
      <w:r w:rsidRPr="00646861">
        <w:rPr>
          <w:i/>
          <w:szCs w:val="28"/>
        </w:rPr>
        <w:t>пружинный</w:t>
      </w:r>
      <w:r w:rsidR="00F25B50">
        <w:rPr>
          <w:szCs w:val="28"/>
        </w:rPr>
        <w:t xml:space="preserve"> (рис.</w:t>
      </w:r>
      <w:r w:rsidR="00F25B50">
        <w:rPr>
          <w:szCs w:val="28"/>
          <w:lang w:val="en-US"/>
        </w:rPr>
        <w:t> </w:t>
      </w:r>
      <w:r>
        <w:rPr>
          <w:szCs w:val="28"/>
        </w:rPr>
        <w:t>2</w:t>
      </w:r>
      <w:r w:rsidRPr="00646861">
        <w:rPr>
          <w:szCs w:val="28"/>
        </w:rPr>
        <w:t>.1) и</w:t>
      </w:r>
      <w:r w:rsidRPr="00646861">
        <w:rPr>
          <w:i/>
          <w:szCs w:val="28"/>
        </w:rPr>
        <w:t xml:space="preserve"> математический</w:t>
      </w:r>
      <w:r w:rsidRPr="00646861">
        <w:rPr>
          <w:szCs w:val="28"/>
        </w:rPr>
        <w:t xml:space="preserve"> (рис.</w:t>
      </w:r>
      <w:r w:rsidR="00F25B50">
        <w:rPr>
          <w:szCs w:val="28"/>
          <w:lang w:val="en-US"/>
        </w:rPr>
        <w:t> </w:t>
      </w:r>
      <w:r>
        <w:rPr>
          <w:szCs w:val="28"/>
        </w:rPr>
        <w:t>2</w:t>
      </w:r>
      <w:r w:rsidRPr="00646861">
        <w:rPr>
          <w:szCs w:val="28"/>
        </w:rPr>
        <w:t xml:space="preserve">.2) </w:t>
      </w:r>
      <w:r w:rsidRPr="00646861">
        <w:rPr>
          <w:i/>
          <w:szCs w:val="28"/>
        </w:rPr>
        <w:t>маятники.</w:t>
      </w:r>
    </w:p>
    <w:p w:rsidR="00C05312" w:rsidRDefault="00C05312" w:rsidP="00533674">
      <w:pPr>
        <w:pStyle w:val="af8"/>
      </w:pPr>
      <w:r>
        <w:rPr>
          <w:noProof/>
        </w:rPr>
        <w:drawing>
          <wp:inline distT="0" distB="0" distL="0" distR="0" wp14:anchorId="3CC2C525" wp14:editId="1711E234">
            <wp:extent cx="3248025" cy="1209371"/>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248025" cy="1209371"/>
                    </a:xfrm>
                    <a:prstGeom prst="rect">
                      <a:avLst/>
                    </a:prstGeom>
                    <a:noFill/>
                    <a:ln>
                      <a:noFill/>
                    </a:ln>
                  </pic:spPr>
                </pic:pic>
              </a:graphicData>
            </a:graphic>
          </wp:inline>
        </w:drawing>
      </w:r>
    </w:p>
    <w:p w:rsidR="00AD7D3C" w:rsidRPr="00EB20E9" w:rsidRDefault="00AD7D3C" w:rsidP="00F25B50">
      <w:pPr>
        <w:pStyle w:val="af4"/>
      </w:pPr>
      <w:r w:rsidRPr="00F25B50">
        <w:t>Рис</w:t>
      </w:r>
      <w:r w:rsidR="00914D2F">
        <w:t>. </w:t>
      </w:r>
      <w:r w:rsidRPr="00EB20E9">
        <w:t>2.1</w:t>
      </w:r>
    </w:p>
    <w:p w:rsidR="00AD7D3C" w:rsidRPr="00646861" w:rsidRDefault="00AD7D3C" w:rsidP="00AD7D3C">
      <w:pPr>
        <w:rPr>
          <w:szCs w:val="28"/>
        </w:rPr>
      </w:pPr>
      <w:r w:rsidRPr="00646861">
        <w:rPr>
          <w:szCs w:val="28"/>
        </w:rPr>
        <w:t xml:space="preserve">Рассмотрим колебания пружинного маятника. После </w:t>
      </w:r>
      <w:r>
        <w:rPr>
          <w:szCs w:val="28"/>
        </w:rPr>
        <w:t xml:space="preserve">однократного </w:t>
      </w:r>
      <w:r w:rsidRPr="00646861">
        <w:rPr>
          <w:szCs w:val="28"/>
        </w:rPr>
        <w:t>выведения груза из положения равновесия, груз начинает двигаться под действием силы упругости, скорость груза постепенно нарастает и в момент прохождения положения равновесия (</w:t>
      </w:r>
      <w:r w:rsidRPr="00646861">
        <w:rPr>
          <w:position w:val="-6"/>
          <w:szCs w:val="28"/>
        </w:rPr>
        <w:object w:dxaOrig="620" w:dyaOrig="300" w14:anchorId="71215A17">
          <v:shape id="_x0000_i1070" type="#_x0000_t75" style="width:30.75pt;height:15.75pt" o:ole="">
            <v:imagedata r:id="rId105" o:title=""/>
          </v:shape>
          <o:OLEObject Type="Embed" ProgID="Equation.3" ShapeID="_x0000_i1070" DrawAspect="Content" ObjectID="_1824384607" r:id="rId106"/>
        </w:object>
      </w:r>
      <w:r w:rsidRPr="00646861">
        <w:rPr>
          <w:szCs w:val="28"/>
        </w:rPr>
        <w:t xml:space="preserve">) становится максимальной. </w:t>
      </w:r>
      <w:r>
        <w:rPr>
          <w:szCs w:val="28"/>
        </w:rPr>
        <w:t>Запасенная в начальный момент времени п</w:t>
      </w:r>
      <w:r w:rsidRPr="00646861">
        <w:rPr>
          <w:szCs w:val="28"/>
        </w:rPr>
        <w:t>отенциальная энергия пружины переходит в кинетическую энергию груза. При дальнейшем движении груза, скорость его начинает убывать (</w:t>
      </w:r>
      <w:r w:rsidRPr="003C511B">
        <w:rPr>
          <w:position w:val="-12"/>
          <w:szCs w:val="28"/>
        </w:rPr>
        <w:object w:dxaOrig="340" w:dyaOrig="420" w14:anchorId="192FC62D">
          <v:shape id="_x0000_i1071" type="#_x0000_t75" style="width:18pt;height:21pt" o:ole="">
            <v:imagedata r:id="rId107" o:title=""/>
          </v:shape>
          <o:OLEObject Type="Embed" ProgID="Equation.3" ShapeID="_x0000_i1071" DrawAspect="Content" ObjectID="_1824384608" r:id="rId108"/>
        </w:object>
      </w:r>
      <w:r w:rsidRPr="00646861">
        <w:rPr>
          <w:szCs w:val="28"/>
        </w:rPr>
        <w:t>, а соответственно и ускорение направлены против смещения) и</w:t>
      </w:r>
      <w:r>
        <w:rPr>
          <w:szCs w:val="28"/>
        </w:rPr>
        <w:t>,</w:t>
      </w:r>
      <w:r w:rsidRPr="00646861">
        <w:rPr>
          <w:szCs w:val="28"/>
        </w:rPr>
        <w:t xml:space="preserve"> достигнув точки с координатой </w:t>
      </w:r>
      <w:r w:rsidRPr="00646861">
        <w:rPr>
          <w:position w:val="-12"/>
          <w:szCs w:val="28"/>
        </w:rPr>
        <w:object w:dxaOrig="940" w:dyaOrig="380" w14:anchorId="1FE9E152">
          <v:shape id="_x0000_i1072" type="#_x0000_t75" style="width:46.5pt;height:18.75pt" o:ole="">
            <v:imagedata r:id="rId109" o:title=""/>
          </v:shape>
          <o:OLEObject Type="Embed" ProgID="Equation.3" ShapeID="_x0000_i1072" DrawAspect="Content" ObjectID="_1824384609" r:id="rId110"/>
        </w:object>
      </w:r>
      <w:r>
        <w:rPr>
          <w:szCs w:val="28"/>
        </w:rPr>
        <w:t>,</w:t>
      </w:r>
      <w:r w:rsidRPr="00646861">
        <w:rPr>
          <w:szCs w:val="28"/>
        </w:rPr>
        <w:t xml:space="preserve"> груз останавливается. Затем под действием силы упругости груз начинает двигаться в обратную сторону. Коэффициент </w:t>
      </w:r>
      <w:r w:rsidRPr="00646861">
        <w:rPr>
          <w:i/>
          <w:szCs w:val="28"/>
          <w:lang w:val="en-US"/>
        </w:rPr>
        <w:t>k</w:t>
      </w:r>
      <w:r w:rsidRPr="00646861">
        <w:rPr>
          <w:szCs w:val="28"/>
        </w:rPr>
        <w:t>,входящий в силу упругости – это коэффициент жесткости пружины.</w:t>
      </w:r>
    </w:p>
    <w:p w:rsidR="00AD7D3C" w:rsidRDefault="00AD7D3C" w:rsidP="00AD7D3C">
      <w:pPr>
        <w:rPr>
          <w:szCs w:val="28"/>
        </w:rPr>
      </w:pPr>
      <w:r w:rsidRPr="00646861">
        <w:rPr>
          <w:szCs w:val="28"/>
        </w:rPr>
        <w:t xml:space="preserve">Математический маятник – это материальная точка, подвешенная на невесомой, нерастяжимой нити длины </w:t>
      </w:r>
      <w:r w:rsidRPr="00646861">
        <w:rPr>
          <w:i/>
          <w:szCs w:val="28"/>
          <w:lang w:val="en-US"/>
        </w:rPr>
        <w:t>l</w:t>
      </w:r>
      <w:r w:rsidRPr="00646861">
        <w:rPr>
          <w:szCs w:val="28"/>
        </w:rPr>
        <w:t>, колеблющаяся п</w:t>
      </w:r>
      <w:r w:rsidR="00F25B50">
        <w:rPr>
          <w:szCs w:val="28"/>
        </w:rPr>
        <w:t>од действием силы тяжести (рис.</w:t>
      </w:r>
      <w:r w:rsidR="00F25B50">
        <w:rPr>
          <w:szCs w:val="28"/>
          <w:lang w:val="en-US"/>
        </w:rPr>
        <w:t> </w:t>
      </w:r>
      <w:r>
        <w:rPr>
          <w:szCs w:val="28"/>
        </w:rPr>
        <w:t>2</w:t>
      </w:r>
      <w:r w:rsidRPr="00646861">
        <w:rPr>
          <w:szCs w:val="28"/>
        </w:rPr>
        <w:t>.2).</w:t>
      </w:r>
    </w:p>
    <w:p w:rsidR="00AD7D3C" w:rsidRDefault="00AD7D3C" w:rsidP="00AD7D3C">
      <w:pPr>
        <w:rPr>
          <w:szCs w:val="28"/>
        </w:rPr>
      </w:pPr>
      <w:r w:rsidRPr="00646861">
        <w:rPr>
          <w:szCs w:val="28"/>
        </w:rPr>
        <w:t xml:space="preserve">Колебания математического маятника будут гармоническими только при малых углах </w:t>
      </w:r>
      <w:r w:rsidRPr="00502EB6">
        <w:rPr>
          <w:position w:val="-6"/>
          <w:szCs w:val="28"/>
        </w:rPr>
        <w:object w:dxaOrig="240" w:dyaOrig="240" w14:anchorId="7A3DAB73">
          <v:shape id="_x0000_i1073" type="#_x0000_t75" style="width:11.25pt;height:11.25pt" o:ole="" fillcolor="window">
            <v:imagedata r:id="rId111" o:title=""/>
          </v:shape>
          <o:OLEObject Type="Embed" ProgID="Equation.3" ShapeID="_x0000_i1073" DrawAspect="Content" ObjectID="_1824384610" r:id="rId112"/>
        </w:object>
      </w:r>
      <w:r w:rsidRPr="00646861">
        <w:rPr>
          <w:szCs w:val="28"/>
        </w:rPr>
        <w:t xml:space="preserve"> отклонения нити от положения равновесия.</w:t>
      </w:r>
      <w:r w:rsidR="003E4651">
        <w:rPr>
          <w:szCs w:val="28"/>
        </w:rPr>
        <w:t xml:space="preserve"> </w:t>
      </w:r>
      <w:r w:rsidRPr="00646861">
        <w:rPr>
          <w:szCs w:val="28"/>
        </w:rPr>
        <w:t xml:space="preserve">Квазиупругая сила </w:t>
      </w:r>
      <w:r w:rsidRPr="00646861">
        <w:rPr>
          <w:position w:val="-16"/>
          <w:szCs w:val="28"/>
        </w:rPr>
        <w:object w:dxaOrig="340" w:dyaOrig="460" w14:anchorId="6C8E0728">
          <v:shape id="_x0000_i1074" type="#_x0000_t75" style="width:18pt;height:22.5pt" o:ole="">
            <v:imagedata r:id="rId113" o:title=""/>
          </v:shape>
          <o:OLEObject Type="Embed" ProgID="Equation.3" ShapeID="_x0000_i1074" DrawAspect="Content" ObjectID="_1824384611" r:id="rId114"/>
        </w:object>
      </w:r>
      <w:r w:rsidRPr="00646861">
        <w:rPr>
          <w:szCs w:val="28"/>
        </w:rPr>
        <w:t xml:space="preserve"> представляет собой проекцию на ось О</w:t>
      </w:r>
      <w:r w:rsidRPr="00646861">
        <w:rPr>
          <w:i/>
          <w:szCs w:val="28"/>
        </w:rPr>
        <w:t>х</w:t>
      </w:r>
      <w:r w:rsidRPr="00646861">
        <w:rPr>
          <w:szCs w:val="28"/>
        </w:rPr>
        <w:t xml:space="preserve"> результирующей силы, действующей на груз математического маятника</w:t>
      </w:r>
      <w:r>
        <w:rPr>
          <w:szCs w:val="28"/>
        </w:rPr>
        <w:t xml:space="preserve"> (см. рис.</w:t>
      </w:r>
      <w:r w:rsidR="00310EDF">
        <w:rPr>
          <w:szCs w:val="28"/>
          <w:lang w:val="en-US"/>
        </w:rPr>
        <w:t> </w:t>
      </w:r>
      <w:r>
        <w:rPr>
          <w:szCs w:val="28"/>
        </w:rPr>
        <w:t>2.2</w:t>
      </w:r>
      <w:r w:rsidRPr="00646861">
        <w:rPr>
          <w:szCs w:val="28"/>
        </w:rPr>
        <w:t>.</w:t>
      </w:r>
      <w:r>
        <w:rPr>
          <w:szCs w:val="28"/>
        </w:rPr>
        <w:t>)</w:t>
      </w:r>
    </w:p>
    <w:p w:rsidR="00AD7D3C" w:rsidRDefault="00C05312" w:rsidP="00262B58">
      <w:pPr>
        <w:pStyle w:val="af8"/>
      </w:pPr>
      <w:r>
        <w:rPr>
          <w:noProof/>
        </w:rPr>
        <w:drawing>
          <wp:inline distT="0" distB="0" distL="0" distR="0" wp14:anchorId="241F9C7D" wp14:editId="6BC338B4">
            <wp:extent cx="1590675" cy="175365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590675" cy="1753654"/>
                    </a:xfrm>
                    <a:prstGeom prst="rect">
                      <a:avLst/>
                    </a:prstGeom>
                    <a:noFill/>
                    <a:ln>
                      <a:noFill/>
                    </a:ln>
                  </pic:spPr>
                </pic:pic>
              </a:graphicData>
            </a:graphic>
          </wp:inline>
        </w:drawing>
      </w:r>
    </w:p>
    <w:p w:rsidR="00AD7D3C" w:rsidRPr="00502EB6" w:rsidRDefault="00AD7D3C" w:rsidP="00F25B50">
      <w:pPr>
        <w:pStyle w:val="af4"/>
      </w:pPr>
      <w:r w:rsidRPr="00F25B50">
        <w:t>Рис</w:t>
      </w:r>
      <w:r w:rsidRPr="00351543">
        <w:t>.</w:t>
      </w:r>
      <w:r w:rsidR="00914D2F">
        <w:t> </w:t>
      </w:r>
      <w:r w:rsidRPr="00EB20E9">
        <w:t>2.2</w:t>
      </w:r>
    </w:p>
    <w:p w:rsidR="00AD7D3C" w:rsidRPr="00502EB6" w:rsidRDefault="00AD7D3C" w:rsidP="00AD7D3C">
      <w:pPr>
        <w:rPr>
          <w:szCs w:val="28"/>
        </w:rPr>
      </w:pPr>
      <w:r w:rsidRPr="00646861">
        <w:rPr>
          <w:szCs w:val="28"/>
        </w:rPr>
        <w:t xml:space="preserve">Учитывая малые значения угла отклонения </w:t>
      </w:r>
      <w:r w:rsidRPr="008945C1">
        <w:rPr>
          <w:position w:val="-6"/>
          <w:szCs w:val="28"/>
        </w:rPr>
        <w:object w:dxaOrig="240" w:dyaOrig="240" w14:anchorId="5DD77B32">
          <v:shape id="_x0000_i1075" type="#_x0000_t75" style="width:11.25pt;height:11.25pt" o:ole="" fillcolor="window">
            <v:imagedata r:id="rId116" o:title=""/>
          </v:shape>
          <o:OLEObject Type="Embed" ProgID="Equation.3" ShapeID="_x0000_i1075" DrawAspect="Content" ObjectID="_1824384612" r:id="rId117"/>
        </w:object>
      </w:r>
      <w:r w:rsidRPr="00646861">
        <w:rPr>
          <w:szCs w:val="28"/>
        </w:rPr>
        <w:t xml:space="preserve"> (</w:t>
      </w:r>
      <w:r w:rsidRPr="00F52D60">
        <w:rPr>
          <w:position w:val="-26"/>
          <w:szCs w:val="28"/>
        </w:rPr>
        <w:object w:dxaOrig="1740" w:dyaOrig="700" w14:anchorId="59010564">
          <v:shape id="_x0000_i1076" type="#_x0000_t75" style="width:87.8pt;height:33.75pt" o:ole="" fillcolor="window">
            <v:imagedata r:id="rId118" o:title=""/>
          </v:shape>
          <o:OLEObject Type="Embed" ProgID="Equation.3" ShapeID="_x0000_i1076" DrawAspect="Content" ObjectID="_1824384613" r:id="rId119"/>
        </w:object>
      </w:r>
      <w:r w:rsidRPr="00646861">
        <w:rPr>
          <w:szCs w:val="28"/>
        </w:rPr>
        <w:t>) запишем</w:t>
      </w:r>
    </w:p>
    <w:p w:rsidR="00AD7D3C" w:rsidRPr="00F52D60" w:rsidRDefault="00F25B50" w:rsidP="00F25B50">
      <w:pPr>
        <w:pStyle w:val="affc"/>
      </w:pPr>
      <w:r w:rsidRPr="00F25B50">
        <w:rPr>
          <w:position w:val="-26"/>
        </w:rPr>
        <w:object w:dxaOrig="3640" w:dyaOrig="700" w14:anchorId="4CCFB5EC">
          <v:shape id="_x0000_i1077" type="#_x0000_t75" style="width:182.9pt;height:33.75pt" o:ole="" fillcolor="window">
            <v:imagedata r:id="rId120" o:title=""/>
          </v:shape>
          <o:OLEObject Type="Embed" ProgID="Equation.3" ShapeID="_x0000_i1077" DrawAspect="Content" ObjectID="_1824384614" r:id="rId121"/>
        </w:object>
      </w:r>
      <w:r w:rsidR="00AD7D3C">
        <w:t>,</w:t>
      </w:r>
    </w:p>
    <w:p w:rsidR="00AD7D3C" w:rsidRPr="00646861" w:rsidRDefault="00AD7D3C" w:rsidP="00AD7D3C">
      <w:pPr>
        <w:ind w:firstLine="0"/>
        <w:rPr>
          <w:szCs w:val="28"/>
        </w:rPr>
      </w:pPr>
      <w:r>
        <w:rPr>
          <w:szCs w:val="28"/>
        </w:rPr>
        <w:t xml:space="preserve">где </w:t>
      </w:r>
      <w:r w:rsidRPr="00502EB6">
        <w:rPr>
          <w:position w:val="-26"/>
          <w:szCs w:val="28"/>
        </w:rPr>
        <w:object w:dxaOrig="900" w:dyaOrig="700" w14:anchorId="0CEC119A">
          <v:shape id="_x0000_i1078" type="#_x0000_t75" style="width:45.75pt;height:33.75pt" o:ole="" fillcolor="window">
            <v:imagedata r:id="rId122" o:title=""/>
          </v:shape>
          <o:OLEObject Type="Embed" ProgID="Equation.3" ShapeID="_x0000_i1078" DrawAspect="Content" ObjectID="_1824384615" r:id="rId123"/>
        </w:object>
      </w:r>
      <w:r w:rsidRPr="00646861">
        <w:rPr>
          <w:szCs w:val="28"/>
        </w:rPr>
        <w:t>– значение коэффициента квазиупругой силы в случае математического маятника.</w:t>
      </w:r>
    </w:p>
    <w:p w:rsidR="00AD7D3C" w:rsidRPr="00502EB6" w:rsidRDefault="00AD7D3C" w:rsidP="00AD7D3C">
      <w:pPr>
        <w:pStyle w:val="3"/>
      </w:pPr>
      <w:bookmarkStart w:id="92" w:name="_Toc216848273"/>
      <w:bookmarkStart w:id="93" w:name="_Toc461574304"/>
      <w:bookmarkStart w:id="94" w:name="_Toc485459359"/>
      <w:bookmarkStart w:id="95" w:name="_Toc485534306"/>
      <w:r w:rsidRPr="00502EB6">
        <w:rPr>
          <w:szCs w:val="28"/>
        </w:rPr>
        <w:t>2.</w:t>
      </w:r>
      <w:r>
        <w:rPr>
          <w:szCs w:val="28"/>
        </w:rPr>
        <w:t>2</w:t>
      </w:r>
      <w:r w:rsidRPr="00502EB6">
        <w:rPr>
          <w:szCs w:val="28"/>
        </w:rPr>
        <w:t xml:space="preserve">.2. </w:t>
      </w:r>
      <w:bookmarkStart w:id="96" w:name="_Toc166048056"/>
      <w:bookmarkEnd w:id="92"/>
      <w:r w:rsidRPr="00502EB6">
        <w:t>Уравнение незатухающих гармонических колебани</w:t>
      </w:r>
      <w:bookmarkEnd w:id="96"/>
      <w:r w:rsidRPr="00502EB6">
        <w:t>й. Основные характеристики незатухающих колебаний</w:t>
      </w:r>
      <w:r>
        <w:t>.</w:t>
      </w:r>
      <w:bookmarkEnd w:id="93"/>
      <w:bookmarkEnd w:id="94"/>
      <w:bookmarkEnd w:id="95"/>
    </w:p>
    <w:p w:rsidR="00AD7D3C" w:rsidRDefault="00AD7D3C" w:rsidP="00AD7D3C">
      <w:pPr>
        <w:rPr>
          <w:szCs w:val="28"/>
        </w:rPr>
      </w:pPr>
      <w:r w:rsidRPr="003B1AAC">
        <w:rPr>
          <w:szCs w:val="28"/>
        </w:rPr>
        <w:t>Гармонические колебания происходят в замкнутой механической системе (</w:t>
      </w:r>
      <w:r w:rsidRPr="003B1AAC">
        <w:rPr>
          <w:position w:val="-10"/>
          <w:szCs w:val="28"/>
          <w:lang w:val="en-US"/>
        </w:rPr>
        <w:object w:dxaOrig="639" w:dyaOrig="340" w14:anchorId="54F50E58">
          <v:shape id="_x0000_i1079" type="#_x0000_t75" style="width:31.5pt;height:18pt" o:ole="" fillcolor="window">
            <v:imagedata r:id="rId124" o:title=""/>
          </v:shape>
          <o:OLEObject Type="Embed" ProgID="Equation.3" ShapeID="_x0000_i1079" DrawAspect="Content" ObjectID="_1824384616" r:id="rId125"/>
        </w:object>
      </w:r>
      <w:r>
        <w:rPr>
          <w:szCs w:val="28"/>
        </w:rPr>
        <w:t>= 0)</w:t>
      </w:r>
      <w:r w:rsidRPr="003B1AAC">
        <w:rPr>
          <w:szCs w:val="28"/>
        </w:rPr>
        <w:t xml:space="preserve"> под действием упругой (квазиупругой) силы</w:t>
      </w:r>
      <w:r>
        <w:rPr>
          <w:szCs w:val="28"/>
        </w:rPr>
        <w:t>, в отсутствие сил трения (сопротивления). Полная механическая энергия системы при этом сохраняется.</w:t>
      </w:r>
    </w:p>
    <w:p w:rsidR="00AD7D3C" w:rsidRPr="003B1AAC" w:rsidRDefault="00AD7D3C" w:rsidP="00B522C7">
      <w:pPr>
        <w:keepNext/>
        <w:rPr>
          <w:szCs w:val="28"/>
        </w:rPr>
      </w:pPr>
      <w:r w:rsidRPr="003B1AAC">
        <w:rPr>
          <w:szCs w:val="28"/>
        </w:rPr>
        <w:t xml:space="preserve">Согласно </w:t>
      </w:r>
      <w:r w:rsidRPr="003B1AAC">
        <w:rPr>
          <w:szCs w:val="28"/>
          <w:lang w:val="en-US"/>
        </w:rPr>
        <w:t>II</w:t>
      </w:r>
      <w:r w:rsidRPr="003B1AAC">
        <w:rPr>
          <w:szCs w:val="28"/>
        </w:rPr>
        <w:t xml:space="preserve"> закону Ньютона</w:t>
      </w:r>
      <w:r w:rsidR="00B014A9">
        <w:rPr>
          <w:szCs w:val="28"/>
        </w:rPr>
        <w:t>,</w:t>
      </w:r>
    </w:p>
    <w:p w:rsidR="00AD7D3C" w:rsidRPr="00D774A6" w:rsidRDefault="00AD7D3C" w:rsidP="00AD7D3C">
      <w:pPr>
        <w:pStyle w:val="affc"/>
      </w:pPr>
      <w:r w:rsidRPr="001879A1">
        <w:rPr>
          <w:position w:val="-18"/>
        </w:rPr>
        <w:object w:dxaOrig="1960" w:dyaOrig="440" w14:anchorId="5B97D578">
          <v:shape id="_x0000_i1080" type="#_x0000_t75" style="width:98.3pt;height:21.75pt" o:ole="" fillcolor="window">
            <v:imagedata r:id="rId126" o:title=""/>
          </v:shape>
          <o:OLEObject Type="Embed" ProgID="Equation.3" ShapeID="_x0000_i1080" DrawAspect="Content" ObjectID="_1824384617" r:id="rId127"/>
        </w:object>
      </w:r>
      <w:r w:rsidRPr="00D774A6">
        <w:t>,</w:t>
      </w:r>
    </w:p>
    <w:p w:rsidR="00AD7D3C" w:rsidRPr="00D774A6" w:rsidRDefault="00AD7D3C" w:rsidP="00AD7D3C">
      <w:r w:rsidRPr="00D774A6">
        <w:t xml:space="preserve">Учитывая, что </w:t>
      </w:r>
      <w:r w:rsidRPr="00D774A6">
        <w:rPr>
          <w:position w:val="-28"/>
        </w:rPr>
        <w:object w:dxaOrig="1560" w:dyaOrig="780" w14:anchorId="2B9D6CC0">
          <v:shape id="_x0000_i1081" type="#_x0000_t75" style="width:78pt;height:38.25pt" o:ole="" fillcolor="window">
            <v:imagedata r:id="rId128" o:title=""/>
          </v:shape>
          <o:OLEObject Type="Embed" ProgID="Equation.3" ShapeID="_x0000_i1081" DrawAspect="Content" ObjectID="_1824384618" r:id="rId129"/>
        </w:object>
      </w:r>
      <w:r w:rsidRPr="00D774A6">
        <w:t xml:space="preserve"> и вводя обозначение </w:t>
      </w:r>
      <w:r w:rsidRPr="00D774A6">
        <w:rPr>
          <w:position w:val="-28"/>
        </w:rPr>
        <w:object w:dxaOrig="880" w:dyaOrig="720" w14:anchorId="1D10C6CB">
          <v:shape id="_x0000_i1082" type="#_x0000_t75" style="width:44.25pt;height:36pt" o:ole="" fillcolor="window">
            <v:imagedata r:id="rId130" o:title=""/>
          </v:shape>
          <o:OLEObject Type="Embed" ProgID="Equation.3" ShapeID="_x0000_i1082" DrawAspect="Content" ObjectID="_1824384619" r:id="rId131"/>
        </w:object>
      </w:r>
      <w:r w:rsidRPr="00D774A6">
        <w:t xml:space="preserve">, получим </w:t>
      </w:r>
    </w:p>
    <w:p w:rsidR="00AD7D3C" w:rsidRPr="00D774A6" w:rsidRDefault="00AD7D3C" w:rsidP="00AD7D3C">
      <w:pPr>
        <w:pStyle w:val="affc"/>
        <w:rPr>
          <w:b/>
        </w:rPr>
      </w:pPr>
      <w:r w:rsidRPr="00D774A6">
        <w:tab/>
      </w:r>
      <w:r w:rsidRPr="00D774A6">
        <w:rPr>
          <w:position w:val="-12"/>
        </w:rPr>
        <w:object w:dxaOrig="1320" w:dyaOrig="420" w14:anchorId="46E79035">
          <v:shape id="_x0000_i1083" type="#_x0000_t75" style="width:66pt;height:21pt" o:ole="" fillcolor="window">
            <v:imagedata r:id="rId132" o:title=""/>
          </v:shape>
          <o:OLEObject Type="Embed" ProgID="Equation.3" ShapeID="_x0000_i1083" DrawAspect="Content" ObjectID="_1824384620" r:id="rId133"/>
        </w:object>
      </w:r>
      <w:r w:rsidR="00B522C7">
        <w:t>.</w:t>
      </w:r>
      <w:r w:rsidRPr="00D774A6">
        <w:tab/>
        <w:t>(</w:t>
      </w:r>
      <w:r>
        <w:t>2</w:t>
      </w:r>
      <w:r w:rsidRPr="00D774A6">
        <w:t>.2)</w:t>
      </w:r>
    </w:p>
    <w:p w:rsidR="00AD7D3C" w:rsidRPr="009A5A53" w:rsidRDefault="00B522C7" w:rsidP="00786278">
      <w:pPr>
        <w:pStyle w:val="22"/>
        <w:rPr>
          <w:szCs w:val="28"/>
        </w:rPr>
      </w:pPr>
      <w:r>
        <w:rPr>
          <w:szCs w:val="28"/>
        </w:rPr>
        <w:t xml:space="preserve">Это </w:t>
      </w:r>
      <w:r w:rsidR="00AD7D3C" w:rsidRPr="009A5A53">
        <w:rPr>
          <w:szCs w:val="28"/>
        </w:rPr>
        <w:t>дифференциальное уравнение свободных незатухающих колебаний.</w:t>
      </w:r>
    </w:p>
    <w:p w:rsidR="00AD7D3C" w:rsidRPr="00D774A6" w:rsidRDefault="00AD7D3C" w:rsidP="00AD7D3C">
      <w:pPr>
        <w:rPr>
          <w:szCs w:val="28"/>
        </w:rPr>
      </w:pPr>
      <w:r w:rsidRPr="00D774A6">
        <w:rPr>
          <w:szCs w:val="28"/>
        </w:rPr>
        <w:t>Решения</w:t>
      </w:r>
      <w:r>
        <w:rPr>
          <w:szCs w:val="28"/>
        </w:rPr>
        <w:t>ми</w:t>
      </w:r>
      <w:r w:rsidRPr="00D774A6">
        <w:rPr>
          <w:szCs w:val="28"/>
        </w:rPr>
        <w:t xml:space="preserve"> этого дифференциального уравнения </w:t>
      </w:r>
      <w:r>
        <w:rPr>
          <w:szCs w:val="28"/>
        </w:rPr>
        <w:t>являются функции</w:t>
      </w:r>
      <w:r w:rsidRPr="00D774A6">
        <w:rPr>
          <w:szCs w:val="28"/>
        </w:rPr>
        <w:t>:</w:t>
      </w:r>
    </w:p>
    <w:p w:rsidR="00AD7D3C" w:rsidRPr="00D774A6" w:rsidRDefault="00AD7D3C" w:rsidP="00AD7D3C">
      <w:pPr>
        <w:pStyle w:val="affc"/>
      </w:pPr>
      <w:r w:rsidRPr="00D774A6">
        <w:tab/>
      </w:r>
      <w:r w:rsidRPr="00351543">
        <w:rPr>
          <w:position w:val="-18"/>
        </w:rPr>
        <w:object w:dxaOrig="5400" w:dyaOrig="560" w14:anchorId="6533295E">
          <v:shape id="_x0000_i1084" type="#_x0000_t75" style="width:269.2pt;height:27.75pt" o:ole="" fillcolor="window">
            <v:imagedata r:id="rId134" o:title=""/>
          </v:shape>
          <o:OLEObject Type="Embed" ProgID="Equation.3" ShapeID="_x0000_i1084" DrawAspect="Content" ObjectID="_1824384621" r:id="rId135"/>
        </w:object>
      </w:r>
      <w:r w:rsidRPr="00D774A6">
        <w:t>,</w:t>
      </w:r>
      <w:r w:rsidRPr="00D774A6">
        <w:tab/>
        <w:t>(</w:t>
      </w:r>
      <w:r>
        <w:t>2</w:t>
      </w:r>
      <w:r w:rsidRPr="00D774A6">
        <w:t>.3)</w:t>
      </w:r>
    </w:p>
    <w:p w:rsidR="00AD7D3C" w:rsidRPr="00D774A6" w:rsidRDefault="00AD7D3C" w:rsidP="00AD7D3C">
      <w:pPr>
        <w:ind w:firstLine="0"/>
        <w:rPr>
          <w:szCs w:val="28"/>
        </w:rPr>
      </w:pPr>
      <w:r w:rsidRPr="00D774A6">
        <w:rPr>
          <w:szCs w:val="28"/>
        </w:rPr>
        <w:t xml:space="preserve">где </w:t>
      </w:r>
      <w:r w:rsidRPr="00D774A6">
        <w:rPr>
          <w:position w:val="-6"/>
          <w:szCs w:val="28"/>
        </w:rPr>
        <w:object w:dxaOrig="220" w:dyaOrig="240" w14:anchorId="5EE411D5">
          <v:shape id="_x0000_i1085" type="#_x0000_t75" style="width:18pt;height:11.25pt" o:ole="" fillcolor="window">
            <v:imagedata r:id="rId136" o:title=""/>
          </v:shape>
          <o:OLEObject Type="Embed" ProgID="Equation.3" ShapeID="_x0000_i1085" DrawAspect="Content" ObjectID="_1824384622" r:id="rId137"/>
        </w:object>
      </w:r>
      <w:r w:rsidRPr="00D774A6">
        <w:rPr>
          <w:szCs w:val="28"/>
        </w:rPr>
        <w:t xml:space="preserve">– смещение от положения равновесия в момент времени </w:t>
      </w:r>
      <w:r w:rsidRPr="00D774A6">
        <w:rPr>
          <w:position w:val="-6"/>
          <w:szCs w:val="28"/>
        </w:rPr>
        <w:object w:dxaOrig="160" w:dyaOrig="260" w14:anchorId="2B6220D3">
          <v:shape id="_x0000_i1086" type="#_x0000_t75" style="width:8.25pt;height:13.5pt" o:ole="" fillcolor="window">
            <v:imagedata r:id="rId138" o:title=""/>
          </v:shape>
          <o:OLEObject Type="Embed" ProgID="Equation.3" ShapeID="_x0000_i1086" DrawAspect="Content" ObjectID="_1824384623" r:id="rId139"/>
        </w:object>
      </w:r>
      <w:r w:rsidRPr="00D774A6">
        <w:rPr>
          <w:szCs w:val="28"/>
        </w:rPr>
        <w:t xml:space="preserve">; </w:t>
      </w:r>
      <w:r w:rsidRPr="00D774A6">
        <w:rPr>
          <w:position w:val="-4"/>
          <w:szCs w:val="28"/>
        </w:rPr>
        <w:object w:dxaOrig="260" w:dyaOrig="279" w14:anchorId="16B80573">
          <v:shape id="_x0000_i1087" type="#_x0000_t75" style="width:13.5pt;height:13.5pt" o:ole="" fillcolor="window">
            <v:imagedata r:id="rId140" o:title=""/>
          </v:shape>
          <o:OLEObject Type="Embed" ProgID="Equation.3" ShapeID="_x0000_i1087" DrawAspect="Content" ObjectID="_1824384624" r:id="rId141"/>
        </w:object>
      </w:r>
      <w:r w:rsidRPr="00D774A6">
        <w:rPr>
          <w:szCs w:val="28"/>
        </w:rPr>
        <w:t>–амплитуда колебаний, т.</w:t>
      </w:r>
      <w:r w:rsidR="00B014A9">
        <w:rPr>
          <w:szCs w:val="28"/>
        </w:rPr>
        <w:t> </w:t>
      </w:r>
      <w:r w:rsidRPr="00D774A6">
        <w:rPr>
          <w:szCs w:val="28"/>
        </w:rPr>
        <w:t xml:space="preserve">е. максимальное смещение (взятое по модулю) от положения равновесия; </w:t>
      </w:r>
      <w:r w:rsidRPr="00D774A6">
        <w:rPr>
          <w:position w:val="-12"/>
          <w:szCs w:val="28"/>
        </w:rPr>
        <w:object w:dxaOrig="360" w:dyaOrig="380" w14:anchorId="7EB9413B">
          <v:shape id="_x0000_i1088" type="#_x0000_t75" style="width:18pt;height:18.75pt" o:ole="" fillcolor="window">
            <v:imagedata r:id="rId142" o:title=""/>
          </v:shape>
          <o:OLEObject Type="Embed" ProgID="Equation.3" ShapeID="_x0000_i1088" DrawAspect="Content" ObjectID="_1824384625" r:id="rId143"/>
        </w:object>
      </w:r>
      <w:r w:rsidRPr="00D774A6">
        <w:rPr>
          <w:szCs w:val="28"/>
        </w:rPr>
        <w:t xml:space="preserve"> – циклическая частота незатухающих колебаний – скалярная физическая величина, численно равная числу полных колебаний, совершенных за </w:t>
      </w:r>
      <w:r w:rsidRPr="00D774A6">
        <w:rPr>
          <w:position w:val="-6"/>
          <w:szCs w:val="28"/>
        </w:rPr>
        <w:object w:dxaOrig="360" w:dyaOrig="300" w14:anchorId="05444C64">
          <v:shape id="_x0000_i1089" type="#_x0000_t75" style="width:18pt;height:15.75pt" o:ole="" fillcolor="window">
            <v:imagedata r:id="rId144" o:title=""/>
          </v:shape>
          <o:OLEObject Type="Embed" ProgID="Equation.3" ShapeID="_x0000_i1089" DrawAspect="Content" ObjectID="_1824384626" r:id="rId145"/>
        </w:object>
      </w:r>
      <w:r w:rsidRPr="00D774A6">
        <w:rPr>
          <w:szCs w:val="28"/>
        </w:rPr>
        <w:t xml:space="preserve"> секунд</w:t>
      </w:r>
      <w:r>
        <w:rPr>
          <w:szCs w:val="28"/>
        </w:rPr>
        <w:t xml:space="preserve">; </w:t>
      </w:r>
      <w:r w:rsidRPr="00D774A6">
        <w:rPr>
          <w:position w:val="-12"/>
          <w:szCs w:val="28"/>
        </w:rPr>
        <w:object w:dxaOrig="340" w:dyaOrig="380" w14:anchorId="1EA8FFB4">
          <v:shape id="_x0000_i1090" type="#_x0000_t75" style="width:18pt;height:18.75pt" o:ole="" fillcolor="window">
            <v:imagedata r:id="rId146" o:title=""/>
          </v:shape>
          <o:OLEObject Type="Embed" ProgID="Equation.3" ShapeID="_x0000_i1090" DrawAspect="Content" ObjectID="_1824384627" r:id="rId147"/>
        </w:object>
      </w:r>
      <w:r w:rsidRPr="00D774A6">
        <w:rPr>
          <w:szCs w:val="28"/>
        </w:rPr>
        <w:t xml:space="preserve"> – начальная фаза колебаний – определяет фазу колебаний в начальный момент времени;.</w:t>
      </w:r>
      <w:r w:rsidRPr="00D774A6">
        <w:rPr>
          <w:position w:val="-12"/>
          <w:szCs w:val="28"/>
        </w:rPr>
        <w:object w:dxaOrig="1400" w:dyaOrig="380" w14:anchorId="72A2AC6F">
          <v:shape id="_x0000_i1091" type="#_x0000_t75" style="width:70.5pt;height:18.75pt" o:ole="" fillcolor="window">
            <v:imagedata r:id="rId148" o:title=""/>
          </v:shape>
          <o:OLEObject Type="Embed" ProgID="Equation.3" ShapeID="_x0000_i1091" DrawAspect="Content" ObjectID="_1824384628" r:id="rId149"/>
        </w:object>
      </w:r>
      <w:r w:rsidRPr="00D774A6">
        <w:rPr>
          <w:szCs w:val="28"/>
        </w:rPr>
        <w:t xml:space="preserve"> – фаза колебаний – величина, определяющая смещение от положения равновесия в данный момент времени</w:t>
      </w:r>
      <w:r>
        <w:rPr>
          <w:szCs w:val="28"/>
        </w:rPr>
        <w:t>.</w:t>
      </w:r>
    </w:p>
    <w:p w:rsidR="00AD7D3C" w:rsidRPr="00D774A6" w:rsidRDefault="00AD7D3C" w:rsidP="00AD7D3C">
      <w:pPr>
        <w:rPr>
          <w:szCs w:val="28"/>
        </w:rPr>
      </w:pPr>
      <w:r>
        <w:rPr>
          <w:szCs w:val="28"/>
        </w:rPr>
        <w:t xml:space="preserve">Кроме того, к основным характеристикам колебаний относятся </w:t>
      </w:r>
      <w:r w:rsidRPr="00D774A6">
        <w:rPr>
          <w:szCs w:val="28"/>
        </w:rPr>
        <w:t xml:space="preserve">также следующие величины: </w:t>
      </w:r>
      <w:r w:rsidRPr="00D774A6">
        <w:rPr>
          <w:position w:val="-12"/>
          <w:szCs w:val="28"/>
        </w:rPr>
        <w:object w:dxaOrig="279" w:dyaOrig="380" w14:anchorId="427C2653">
          <v:shape id="_x0000_i1092" type="#_x0000_t75" style="width:13.5pt;height:18.75pt" o:ole="" fillcolor="window">
            <v:imagedata r:id="rId150" o:title=""/>
          </v:shape>
          <o:OLEObject Type="Embed" ProgID="Equation.3" ShapeID="_x0000_i1092" DrawAspect="Content" ObjectID="_1824384629" r:id="rId151"/>
        </w:object>
      </w:r>
      <w:r w:rsidRPr="00D774A6">
        <w:rPr>
          <w:szCs w:val="28"/>
        </w:rPr>
        <w:t xml:space="preserve"> – период незатухающих колебаний, </w:t>
      </w:r>
      <w:r w:rsidR="00B522C7">
        <w:rPr>
          <w:szCs w:val="28"/>
        </w:rPr>
        <w:t>т. е.</w:t>
      </w:r>
      <w:r w:rsidRPr="00D774A6">
        <w:rPr>
          <w:szCs w:val="28"/>
        </w:rPr>
        <w:t xml:space="preserve"> промежуток времени, за которое совершается одно полное колебание;</w:t>
      </w:r>
      <w:r w:rsidRPr="00D774A6">
        <w:rPr>
          <w:position w:val="-12"/>
          <w:szCs w:val="28"/>
        </w:rPr>
        <w:object w:dxaOrig="279" w:dyaOrig="380" w14:anchorId="35E25C8B">
          <v:shape id="_x0000_i1093" type="#_x0000_t75" style="width:13.5pt;height:18.75pt" o:ole="" fillcolor="window">
            <v:imagedata r:id="rId152" o:title=""/>
          </v:shape>
          <o:OLEObject Type="Embed" ProgID="Equation.3" ShapeID="_x0000_i1093" DrawAspect="Content" ObjectID="_1824384630" r:id="rId153"/>
        </w:object>
      </w:r>
      <w:r w:rsidR="00310EDF" w:rsidRPr="00533674">
        <w:rPr>
          <w:szCs w:val="28"/>
        </w:rPr>
        <w:t xml:space="preserve"> </w:t>
      </w:r>
      <w:r w:rsidRPr="00D774A6">
        <w:rPr>
          <w:szCs w:val="28"/>
        </w:rPr>
        <w:t>–</w:t>
      </w:r>
      <w:r w:rsidR="00310EDF" w:rsidRPr="00533674">
        <w:rPr>
          <w:szCs w:val="28"/>
        </w:rPr>
        <w:t xml:space="preserve"> </w:t>
      </w:r>
      <w:r w:rsidRPr="00D774A6">
        <w:rPr>
          <w:szCs w:val="28"/>
        </w:rPr>
        <w:t>частота колебаний, численно равна</w:t>
      </w:r>
      <w:r>
        <w:rPr>
          <w:szCs w:val="28"/>
        </w:rPr>
        <w:t>я</w:t>
      </w:r>
      <w:r w:rsidRPr="00D774A6">
        <w:rPr>
          <w:szCs w:val="28"/>
        </w:rPr>
        <w:t xml:space="preserve"> числу полных колебаний, совершенных системой за 1 секунду.</w:t>
      </w:r>
    </w:p>
    <w:p w:rsidR="00AD7D3C" w:rsidRPr="00D774A6" w:rsidRDefault="00AD7D3C" w:rsidP="00AD7D3C">
      <w:pPr>
        <w:pStyle w:val="affc"/>
      </w:pPr>
      <w:r w:rsidRPr="00D774A6">
        <w:tab/>
      </w:r>
      <w:r w:rsidRPr="00D774A6">
        <w:rPr>
          <w:position w:val="-34"/>
        </w:rPr>
        <w:object w:dxaOrig="880" w:dyaOrig="780" w14:anchorId="4B6D78CA">
          <v:shape id="_x0000_i1094" type="#_x0000_t75" style="width:44.25pt;height:38.25pt" o:ole="" fillcolor="window">
            <v:imagedata r:id="rId154" o:title=""/>
          </v:shape>
          <o:OLEObject Type="Embed" ProgID="Equation.DSMT4" ShapeID="_x0000_i1094" DrawAspect="Content" ObjectID="_1824384631" r:id="rId155"/>
        </w:object>
      </w:r>
      <w:r w:rsidRPr="00D774A6">
        <w:t>,</w:t>
      </w:r>
      <w:r w:rsidRPr="00D774A6">
        <w:tab/>
        <w:t>(</w:t>
      </w:r>
      <w:r>
        <w:t>2</w:t>
      </w:r>
      <w:r w:rsidRPr="00D774A6">
        <w:t>.4)</w:t>
      </w:r>
    </w:p>
    <w:p w:rsidR="00AD7D3C" w:rsidRPr="00D774A6" w:rsidRDefault="00AD7D3C" w:rsidP="00AD7D3C">
      <w:pPr>
        <w:pStyle w:val="affc"/>
      </w:pPr>
      <w:r w:rsidRPr="00D774A6">
        <w:tab/>
      </w:r>
      <w:r w:rsidRPr="00D774A6">
        <w:rPr>
          <w:position w:val="-34"/>
        </w:rPr>
        <w:object w:dxaOrig="1800" w:dyaOrig="780" w14:anchorId="5DF1BA69">
          <v:shape id="_x0000_i1095" type="#_x0000_t75" style="width:90pt;height:38.25pt" o:ole="" fillcolor="window">
            <v:imagedata r:id="rId156" o:title=""/>
          </v:shape>
          <o:OLEObject Type="Embed" ProgID="Equation.DSMT4" ShapeID="_x0000_i1095" DrawAspect="Content" ObjectID="_1824384632" r:id="rId157"/>
        </w:object>
      </w:r>
      <w:r w:rsidRPr="00D774A6">
        <w:t>.</w:t>
      </w:r>
      <w:r w:rsidRPr="00D774A6">
        <w:tab/>
        <w:t>(</w:t>
      </w:r>
      <w:r>
        <w:t>2</w:t>
      </w:r>
      <w:r w:rsidRPr="00D774A6">
        <w:t>.5)</w:t>
      </w:r>
    </w:p>
    <w:p w:rsidR="00AD7D3C" w:rsidRPr="00D774A6" w:rsidRDefault="00AD7D3C" w:rsidP="00AD7D3C">
      <w:pPr>
        <w:rPr>
          <w:szCs w:val="28"/>
        </w:rPr>
      </w:pPr>
      <w:r w:rsidRPr="00D774A6">
        <w:rPr>
          <w:szCs w:val="28"/>
        </w:rPr>
        <w:t xml:space="preserve">В случае </w:t>
      </w:r>
      <w:r w:rsidRPr="00D774A6">
        <w:rPr>
          <w:i/>
          <w:szCs w:val="28"/>
        </w:rPr>
        <w:t>пружинного маятника</w:t>
      </w:r>
      <w:r w:rsidRPr="00D774A6">
        <w:rPr>
          <w:szCs w:val="28"/>
        </w:rPr>
        <w:t xml:space="preserve"> циклическая частота и период незатухающих колебаний равны соответственно:</w:t>
      </w:r>
    </w:p>
    <w:p w:rsidR="00AD7D3C" w:rsidRPr="00D774A6" w:rsidRDefault="00AD7D3C" w:rsidP="00AD7D3C">
      <w:pPr>
        <w:pStyle w:val="affc"/>
      </w:pPr>
      <w:r w:rsidRPr="00D774A6">
        <w:tab/>
      </w:r>
      <w:r w:rsidR="00BE4501" w:rsidRPr="00B50A7F">
        <w:rPr>
          <w:position w:val="-28"/>
        </w:rPr>
        <w:object w:dxaOrig="2799" w:dyaOrig="780" w14:anchorId="6552E7D8">
          <v:shape id="_x0000_i1096" type="#_x0000_t75" style="width:138pt;height:38.25pt" o:ole="">
            <v:imagedata r:id="rId158" o:title=""/>
          </v:shape>
          <o:OLEObject Type="Embed" ProgID="Equation.3" ShapeID="_x0000_i1096" DrawAspect="Content" ObjectID="_1824384633" r:id="rId159"/>
        </w:object>
      </w:r>
      <w:r w:rsidRPr="00D774A6">
        <w:t>,</w:t>
      </w:r>
      <w:r w:rsidRPr="00D774A6">
        <w:tab/>
        <w:t>(</w:t>
      </w:r>
      <w:r>
        <w:t>2</w:t>
      </w:r>
      <w:r w:rsidRPr="00D774A6">
        <w:t>.6)</w:t>
      </w:r>
    </w:p>
    <w:p w:rsidR="00AD7D3C" w:rsidRPr="00D774A6" w:rsidRDefault="00AD7D3C" w:rsidP="00AD7D3C">
      <w:pPr>
        <w:ind w:firstLine="0"/>
        <w:rPr>
          <w:szCs w:val="28"/>
        </w:rPr>
      </w:pPr>
      <w:r w:rsidRPr="00D774A6">
        <w:rPr>
          <w:szCs w:val="28"/>
        </w:rPr>
        <w:t>а для математического маятника</w:t>
      </w:r>
      <w:r>
        <w:rPr>
          <w:szCs w:val="28"/>
        </w:rPr>
        <w:t xml:space="preserve">, с учетом того, что </w:t>
      </w:r>
      <w:r w:rsidRPr="00502EB6">
        <w:rPr>
          <w:position w:val="-26"/>
          <w:szCs w:val="28"/>
        </w:rPr>
        <w:object w:dxaOrig="900" w:dyaOrig="700" w14:anchorId="0EC9D811">
          <v:shape id="_x0000_i1097" type="#_x0000_t75" style="width:45.75pt;height:33.75pt" o:ole="" fillcolor="window">
            <v:imagedata r:id="rId122" o:title=""/>
          </v:shape>
          <o:OLEObject Type="Embed" ProgID="Equation.3" ShapeID="_x0000_i1097" DrawAspect="Content" ObjectID="_1824384634" r:id="rId160"/>
        </w:object>
      </w:r>
      <w:r w:rsidRPr="00D774A6">
        <w:rPr>
          <w:szCs w:val="28"/>
        </w:rPr>
        <w:t>:</w:t>
      </w:r>
    </w:p>
    <w:p w:rsidR="00AD7D3C" w:rsidRPr="00D774A6" w:rsidRDefault="00AD7D3C" w:rsidP="00AD7D3C">
      <w:pPr>
        <w:pStyle w:val="affc"/>
      </w:pPr>
      <w:r w:rsidRPr="00D774A6">
        <w:tab/>
      </w:r>
      <w:r w:rsidRPr="00351543">
        <w:rPr>
          <w:position w:val="-34"/>
        </w:rPr>
        <w:object w:dxaOrig="3760" w:dyaOrig="840" w14:anchorId="7C34824D">
          <v:shape id="_x0000_i1098" type="#_x0000_t75" style="width:188.2pt;height:42pt" o:ole="">
            <v:imagedata r:id="rId161" o:title=""/>
          </v:shape>
          <o:OLEObject Type="Embed" ProgID="Equation.3" ShapeID="_x0000_i1098" DrawAspect="Content" ObjectID="_1824384635" r:id="rId162"/>
        </w:object>
      </w:r>
      <w:r w:rsidRPr="00D774A6">
        <w:t>,</w:t>
      </w:r>
      <w:r w:rsidRPr="00D774A6">
        <w:tab/>
        <w:t>(</w:t>
      </w:r>
      <w:r>
        <w:t>2</w:t>
      </w:r>
      <w:r w:rsidRPr="00D774A6">
        <w:t>.7)</w:t>
      </w:r>
    </w:p>
    <w:p w:rsidR="00AD7D3C" w:rsidRPr="00D774A6" w:rsidRDefault="00AD7D3C" w:rsidP="00AD7D3C">
      <w:pPr>
        <w:rPr>
          <w:szCs w:val="28"/>
        </w:rPr>
      </w:pPr>
      <w:r>
        <w:rPr>
          <w:szCs w:val="28"/>
        </w:rPr>
        <w:t xml:space="preserve">Рассмотрим, как изменяются со временем скорость и ускорение колеблющегося тела. </w:t>
      </w:r>
      <w:r w:rsidRPr="00D774A6">
        <w:rPr>
          <w:szCs w:val="28"/>
        </w:rPr>
        <w:t>Пусть смещение тела от положения равновесия изменяется по закону косинуса:</w:t>
      </w:r>
    </w:p>
    <w:p w:rsidR="00AD7D3C" w:rsidRPr="00D774A6" w:rsidRDefault="00AD7D3C" w:rsidP="00AD7D3C">
      <w:pPr>
        <w:pStyle w:val="affc"/>
      </w:pPr>
      <w:r w:rsidRPr="00D774A6">
        <w:tab/>
      </w:r>
      <w:r w:rsidRPr="00D774A6">
        <w:rPr>
          <w:position w:val="-14"/>
        </w:rPr>
        <w:object w:dxaOrig="1920" w:dyaOrig="400" w14:anchorId="4B2E4334">
          <v:shape id="_x0000_i1099" type="#_x0000_t75" style="width:108pt;height:22.5pt" o:ole="" fillcolor="window">
            <v:imagedata r:id="rId163" o:title=""/>
          </v:shape>
          <o:OLEObject Type="Embed" ProgID="Equation.DSMT4" ShapeID="_x0000_i1099" DrawAspect="Content" ObjectID="_1824384636" r:id="rId164"/>
        </w:object>
      </w:r>
      <w:r w:rsidRPr="00D774A6">
        <w:t>.</w:t>
      </w:r>
      <w:r w:rsidRPr="00D774A6">
        <w:tab/>
        <w:t>(</w:t>
      </w:r>
      <w:r>
        <w:t>2</w:t>
      </w:r>
      <w:r w:rsidRPr="00D774A6">
        <w:t>.8)</w:t>
      </w:r>
    </w:p>
    <w:p w:rsidR="00AD7D3C" w:rsidRPr="00D774A6" w:rsidRDefault="00AD7D3C" w:rsidP="00AD7D3C">
      <w:pPr>
        <w:rPr>
          <w:szCs w:val="28"/>
        </w:rPr>
      </w:pPr>
      <w:r>
        <w:rPr>
          <w:szCs w:val="28"/>
        </w:rPr>
        <w:t xml:space="preserve">Учитывая определения скорости и ускорения тела, запишем: </w:t>
      </w:r>
    </w:p>
    <w:p w:rsidR="00AD7D3C" w:rsidRPr="00D774A6" w:rsidRDefault="00AD7D3C" w:rsidP="00AD7D3C">
      <w:pPr>
        <w:pStyle w:val="affc"/>
      </w:pPr>
      <w:r w:rsidRPr="00F264A2">
        <w:tab/>
      </w:r>
      <w:r w:rsidRPr="00D774A6">
        <w:rPr>
          <w:position w:val="-12"/>
        </w:rPr>
        <w:object w:dxaOrig="5560" w:dyaOrig="520" w14:anchorId="3C5E38C0">
          <v:shape id="_x0000_i1100" type="#_x0000_t75" style="width:273.85pt;height:26.25pt" o:ole="">
            <v:imagedata r:id="rId165" o:title=""/>
          </v:shape>
          <o:OLEObject Type="Embed" ProgID="Equation.3" ShapeID="_x0000_i1100" DrawAspect="Content" ObjectID="_1824384637" r:id="rId166"/>
        </w:object>
      </w:r>
      <w:r w:rsidRPr="00D774A6">
        <w:t>,</w:t>
      </w:r>
      <w:r w:rsidRPr="00D774A6">
        <w:tab/>
        <w:t>(</w:t>
      </w:r>
      <w:r>
        <w:t>2</w:t>
      </w:r>
      <w:r w:rsidRPr="00D774A6">
        <w:t>.9)</w:t>
      </w:r>
    </w:p>
    <w:p w:rsidR="00AD7D3C" w:rsidRPr="00D774A6" w:rsidRDefault="00AD7D3C" w:rsidP="00AD7D3C">
      <w:pPr>
        <w:pStyle w:val="affc"/>
      </w:pPr>
      <w:r w:rsidRPr="00F264A2">
        <w:tab/>
      </w:r>
      <w:r w:rsidRPr="00720E89">
        <w:rPr>
          <w:position w:val="-12"/>
        </w:rPr>
        <w:object w:dxaOrig="5660" w:dyaOrig="540" w14:anchorId="7F690BBE">
          <v:shape id="_x0000_i1101" type="#_x0000_t75" style="width:281.3pt;height:27.75pt" o:ole="">
            <v:imagedata r:id="rId167" o:title=""/>
          </v:shape>
          <o:OLEObject Type="Embed" ProgID="Equation.3" ShapeID="_x0000_i1101" DrawAspect="Content" ObjectID="_1824384638" r:id="rId168"/>
        </w:object>
      </w:r>
      <w:r w:rsidRPr="00D774A6">
        <w:t>,</w:t>
      </w:r>
      <w:r w:rsidRPr="00D774A6">
        <w:tab/>
        <w:t>(</w:t>
      </w:r>
      <w:r>
        <w:t>2</w:t>
      </w:r>
      <w:r w:rsidRPr="00D774A6">
        <w:t>.10)</w:t>
      </w:r>
    </w:p>
    <w:p w:rsidR="00AD7D3C" w:rsidRDefault="00AD7D3C" w:rsidP="00B522C7">
      <w:pPr>
        <w:ind w:firstLine="0"/>
      </w:pPr>
      <w:r w:rsidRPr="00D774A6">
        <w:t xml:space="preserve">где </w:t>
      </w:r>
      <w:r w:rsidRPr="00D774A6">
        <w:rPr>
          <w:position w:val="-12"/>
        </w:rPr>
        <w:object w:dxaOrig="1100" w:dyaOrig="360" w14:anchorId="79F5623F">
          <v:shape id="_x0000_i1102" type="#_x0000_t75" style="width:60pt;height:19.5pt" o:ole="">
            <v:imagedata r:id="rId169" o:title=""/>
          </v:shape>
          <o:OLEObject Type="Embed" ProgID="Equation.DSMT4" ShapeID="_x0000_i1102" DrawAspect="Content" ObjectID="_1824384639" r:id="rId170"/>
        </w:object>
      </w:r>
      <w:r w:rsidRPr="00D774A6">
        <w:t xml:space="preserve"> и </w:t>
      </w:r>
      <w:r w:rsidRPr="00D774A6">
        <w:rPr>
          <w:position w:val="-12"/>
        </w:rPr>
        <w:object w:dxaOrig="1080" w:dyaOrig="380" w14:anchorId="305C7DF9">
          <v:shape id="_x0000_i1103" type="#_x0000_t75" style="width:68.25pt;height:22.5pt" o:ole="">
            <v:imagedata r:id="rId171" o:title=""/>
          </v:shape>
          <o:OLEObject Type="Embed" ProgID="Equation.DSMT4" ShapeID="_x0000_i1103" DrawAspect="Content" ObjectID="_1824384640" r:id="rId172"/>
        </w:object>
      </w:r>
      <w:r w:rsidRPr="00D774A6">
        <w:t xml:space="preserve"> – амплитудные (максимальные) значения скорости и ускорения колеблющегося тела, соответственно.</w:t>
      </w:r>
    </w:p>
    <w:p w:rsidR="00AD7D3C" w:rsidRPr="00D774A6" w:rsidRDefault="00AD7D3C" w:rsidP="00AD7D3C">
      <w:pPr>
        <w:rPr>
          <w:szCs w:val="28"/>
        </w:rPr>
      </w:pPr>
      <w:r w:rsidRPr="00D774A6">
        <w:rPr>
          <w:szCs w:val="28"/>
        </w:rPr>
        <w:t>Графики зависимостей (</w:t>
      </w:r>
      <w:r>
        <w:rPr>
          <w:szCs w:val="28"/>
        </w:rPr>
        <w:t>2</w:t>
      </w:r>
      <w:r w:rsidRPr="00D774A6">
        <w:rPr>
          <w:szCs w:val="28"/>
        </w:rPr>
        <w:t>.8) – (</w:t>
      </w:r>
      <w:r>
        <w:rPr>
          <w:szCs w:val="28"/>
        </w:rPr>
        <w:t>2</w:t>
      </w:r>
      <w:r w:rsidRPr="00D774A6">
        <w:rPr>
          <w:szCs w:val="28"/>
        </w:rPr>
        <w:t>.10</w:t>
      </w:r>
      <w:r w:rsidRPr="00351543">
        <w:t>)</w:t>
      </w:r>
      <w:r w:rsidRPr="00D774A6">
        <w:rPr>
          <w:szCs w:val="28"/>
        </w:rPr>
        <w:t xml:space="preserve"> при </w:t>
      </w:r>
      <w:r w:rsidRPr="00D774A6">
        <w:rPr>
          <w:position w:val="-12"/>
          <w:szCs w:val="28"/>
        </w:rPr>
        <w:object w:dxaOrig="700" w:dyaOrig="360" w14:anchorId="4C85F0CC">
          <v:shape id="_x0000_i1104" type="#_x0000_t75" style="width:34.5pt;height:18pt" o:ole="" fillcolor="window">
            <v:imagedata r:id="rId173" o:title=""/>
          </v:shape>
          <o:OLEObject Type="Embed" ProgID="Equation.3" ShapeID="_x0000_i1104" DrawAspect="Content" ObjectID="_1824384641" r:id="rId174"/>
        </w:object>
      </w:r>
      <w:r w:rsidRPr="00D774A6">
        <w:rPr>
          <w:szCs w:val="28"/>
        </w:rPr>
        <w:t xml:space="preserve"> представлены на рис. </w:t>
      </w:r>
      <w:r>
        <w:rPr>
          <w:szCs w:val="28"/>
        </w:rPr>
        <w:t>2</w:t>
      </w:r>
      <w:r w:rsidRPr="00D774A6">
        <w:rPr>
          <w:szCs w:val="28"/>
        </w:rPr>
        <w:t>.3</w:t>
      </w:r>
    </w:p>
    <w:p w:rsidR="00AD7D3C" w:rsidRPr="00EB20E9" w:rsidRDefault="00AD7D3C" w:rsidP="00AD7D3C">
      <w:pPr>
        <w:pStyle w:val="af8"/>
        <w:spacing w:before="0"/>
        <w:jc w:val="left"/>
        <w:rPr>
          <w:sz w:val="24"/>
          <w:lang w:val="en-US"/>
        </w:rPr>
      </w:pPr>
      <w:r>
        <w:rPr>
          <w:noProof/>
          <w:sz w:val="24"/>
        </w:rPr>
        <w:drawing>
          <wp:inline distT="0" distB="0" distL="0" distR="0" wp14:anchorId="3B6354AA" wp14:editId="6CB3E096">
            <wp:extent cx="5732780" cy="1037590"/>
            <wp:effectExtent l="19050" t="0" r="1270" b="0"/>
            <wp:docPr id="3777" name="Рисунок 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7"/>
                    <pic:cNvPicPr>
                      <a:picLocks noChangeAspect="1" noChangeArrowheads="1"/>
                    </pic:cNvPicPr>
                  </pic:nvPicPr>
                  <pic:blipFill>
                    <a:blip r:embed="rId175" cstate="print"/>
                    <a:srcRect/>
                    <a:stretch>
                      <a:fillRect/>
                    </a:stretch>
                  </pic:blipFill>
                  <pic:spPr bwMode="auto">
                    <a:xfrm>
                      <a:off x="0" y="0"/>
                      <a:ext cx="5732780" cy="1037590"/>
                    </a:xfrm>
                    <a:prstGeom prst="rect">
                      <a:avLst/>
                    </a:prstGeom>
                    <a:noFill/>
                    <a:ln w="9525">
                      <a:noFill/>
                      <a:miter lim="800000"/>
                      <a:headEnd/>
                      <a:tailEnd/>
                    </a:ln>
                  </pic:spPr>
                </pic:pic>
              </a:graphicData>
            </a:graphic>
          </wp:inline>
        </w:drawing>
      </w:r>
    </w:p>
    <w:p w:rsidR="00AD7D3C" w:rsidRPr="00EB20E9" w:rsidRDefault="00F25B50" w:rsidP="00F25B50">
      <w:pPr>
        <w:pStyle w:val="af4"/>
      </w:pPr>
      <w:r>
        <w:t>Рис.</w:t>
      </w:r>
      <w:r>
        <w:rPr>
          <w:lang w:val="en-US"/>
        </w:rPr>
        <w:t> </w:t>
      </w:r>
      <w:r w:rsidR="00AD7D3C" w:rsidRPr="00EB20E9">
        <w:t>2.3</w:t>
      </w:r>
    </w:p>
    <w:p w:rsidR="00AD7D3C" w:rsidRPr="00D774A6" w:rsidRDefault="00AD7D3C" w:rsidP="00AD7D3C">
      <w:pPr>
        <w:rPr>
          <w:szCs w:val="28"/>
        </w:rPr>
      </w:pPr>
      <w:r>
        <w:rPr>
          <w:szCs w:val="28"/>
        </w:rPr>
        <w:t>Тело</w:t>
      </w:r>
      <w:r w:rsidRPr="00D774A6">
        <w:rPr>
          <w:szCs w:val="28"/>
        </w:rPr>
        <w:t>, совершающ</w:t>
      </w:r>
      <w:r>
        <w:rPr>
          <w:szCs w:val="28"/>
        </w:rPr>
        <w:t>ее</w:t>
      </w:r>
      <w:r w:rsidRPr="00D774A6">
        <w:rPr>
          <w:szCs w:val="28"/>
        </w:rPr>
        <w:t xml:space="preserve"> гармонические колебания, обладает и кинетической, и потенциальной энергией: </w:t>
      </w:r>
    </w:p>
    <w:p w:rsidR="00AD7D3C" w:rsidRPr="00D774A6" w:rsidRDefault="00AD7D3C" w:rsidP="00AD7D3C">
      <w:pPr>
        <w:pStyle w:val="affc"/>
      </w:pPr>
      <w:r w:rsidRPr="00D774A6">
        <w:tab/>
      </w:r>
      <w:r w:rsidRPr="00D774A6">
        <w:rPr>
          <w:position w:val="-24"/>
        </w:rPr>
        <w:object w:dxaOrig="3500" w:dyaOrig="660" w14:anchorId="77812363">
          <v:shape id="_x0000_i1105" type="#_x0000_t75" style="width:210pt;height:39.75pt" o:ole="" fillcolor="window">
            <v:imagedata r:id="rId176" o:title=""/>
          </v:shape>
          <o:OLEObject Type="Embed" ProgID="Equation.DSMT4" ShapeID="_x0000_i1105" DrawAspect="Content" ObjectID="_1824384642" r:id="rId177"/>
        </w:object>
      </w:r>
      <w:r w:rsidRPr="00D774A6">
        <w:tab/>
        <w:t>(</w:t>
      </w:r>
      <w:r>
        <w:t>2</w:t>
      </w:r>
      <w:r w:rsidRPr="00D774A6">
        <w:t>.11)</w:t>
      </w:r>
    </w:p>
    <w:p w:rsidR="00AD7D3C" w:rsidRPr="00D774A6" w:rsidRDefault="00AD7D3C" w:rsidP="00AD7D3C">
      <w:pPr>
        <w:pStyle w:val="16"/>
      </w:pPr>
      <w:r w:rsidRPr="00D774A6">
        <w:tab/>
      </w:r>
      <w:r w:rsidRPr="00D774A6">
        <w:rPr>
          <w:position w:val="-24"/>
        </w:rPr>
        <w:object w:dxaOrig="3100" w:dyaOrig="660" w14:anchorId="564BDA29">
          <v:shape id="_x0000_i1106" type="#_x0000_t75" style="width:179.95pt;height:38.25pt" o:ole="" fillcolor="window">
            <v:imagedata r:id="rId178" o:title=""/>
          </v:shape>
          <o:OLEObject Type="Embed" ProgID="Equation.DSMT4" ShapeID="_x0000_i1106" DrawAspect="Content" ObjectID="_1824384643" r:id="rId179"/>
        </w:object>
      </w:r>
      <w:r w:rsidRPr="00D774A6">
        <w:t>.</w:t>
      </w:r>
      <w:r w:rsidRPr="00D774A6">
        <w:tab/>
        <w:t>(</w:t>
      </w:r>
      <w:r>
        <w:t>2</w:t>
      </w:r>
      <w:r w:rsidRPr="00D774A6">
        <w:t>.12)</w:t>
      </w:r>
    </w:p>
    <w:p w:rsidR="00AD7D3C" w:rsidRPr="00022BEA" w:rsidRDefault="00AD7D3C" w:rsidP="00AD7D3C">
      <w:pPr>
        <w:rPr>
          <w:szCs w:val="28"/>
        </w:rPr>
      </w:pPr>
      <w:r>
        <w:rPr>
          <w:szCs w:val="28"/>
        </w:rPr>
        <w:t xml:space="preserve">Поскольку в системе нет неконсервативных сил, то полная механическая энергия </w:t>
      </w:r>
      <w:r w:rsidRPr="00022BEA">
        <w:rPr>
          <w:i/>
          <w:szCs w:val="28"/>
          <w:lang w:val="en-US"/>
        </w:rPr>
        <w:t>W</w:t>
      </w:r>
      <w:r>
        <w:rPr>
          <w:szCs w:val="28"/>
        </w:rPr>
        <w:t xml:space="preserve"> системы не изменяется:</w:t>
      </w:r>
    </w:p>
    <w:p w:rsidR="00AD7D3C" w:rsidRPr="00D774A6" w:rsidRDefault="00AD7D3C" w:rsidP="00AD7D3C">
      <w:pPr>
        <w:pStyle w:val="affc"/>
      </w:pPr>
      <w:r>
        <w:tab/>
      </w:r>
      <w:r w:rsidRPr="00D774A6">
        <w:rPr>
          <w:position w:val="-26"/>
        </w:rPr>
        <w:object w:dxaOrig="4620" w:dyaOrig="760" w14:anchorId="3B1D3E5E">
          <v:shape id="_x0000_i1107" type="#_x0000_t75" style="width:231.7pt;height:38.25pt" o:ole="" fillcolor="window">
            <v:imagedata r:id="rId180" o:title=""/>
          </v:shape>
          <o:OLEObject Type="Embed" ProgID="Equation.3" ShapeID="_x0000_i1107" DrawAspect="Content" ObjectID="_1824384644" r:id="rId181"/>
        </w:object>
      </w:r>
      <w:r w:rsidR="00F25B50" w:rsidRPr="00BE4501">
        <w:t>.</w:t>
      </w:r>
      <w:r w:rsidRPr="00D774A6">
        <w:tab/>
      </w:r>
      <w:r>
        <w:t>(2</w:t>
      </w:r>
      <w:r w:rsidRPr="00D774A6">
        <w:t>.13)</w:t>
      </w:r>
    </w:p>
    <w:p w:rsidR="00AD7D3C" w:rsidRPr="00D774A6" w:rsidRDefault="00BE4501" w:rsidP="00AD7D3C">
      <w:pPr>
        <w:rPr>
          <w:szCs w:val="28"/>
        </w:rPr>
      </w:pPr>
      <w:r>
        <w:rPr>
          <w:szCs w:val="28"/>
        </w:rPr>
        <w:t>На рис.</w:t>
      </w:r>
      <w:r>
        <w:rPr>
          <w:szCs w:val="28"/>
          <w:lang w:val="en-US"/>
        </w:rPr>
        <w:t> </w:t>
      </w:r>
      <w:r w:rsidR="00AD7D3C">
        <w:rPr>
          <w:szCs w:val="28"/>
        </w:rPr>
        <w:t>2</w:t>
      </w:r>
      <w:r w:rsidR="00AD7D3C" w:rsidRPr="00D774A6">
        <w:rPr>
          <w:szCs w:val="28"/>
        </w:rPr>
        <w:t>.4 приведены графики зависимости кинетической, потенциальной энергии системы, отвечающие зависимостям (</w:t>
      </w:r>
      <w:r w:rsidR="00AD7D3C">
        <w:rPr>
          <w:szCs w:val="28"/>
        </w:rPr>
        <w:t>2</w:t>
      </w:r>
      <w:r w:rsidR="00AD7D3C" w:rsidRPr="00D774A6">
        <w:rPr>
          <w:szCs w:val="28"/>
        </w:rPr>
        <w:t>.11), (</w:t>
      </w:r>
      <w:r w:rsidR="00AD7D3C">
        <w:rPr>
          <w:szCs w:val="28"/>
        </w:rPr>
        <w:t>2</w:t>
      </w:r>
      <w:r w:rsidR="00AD7D3C" w:rsidRPr="00D774A6">
        <w:rPr>
          <w:szCs w:val="28"/>
        </w:rPr>
        <w:t xml:space="preserve">.12) при </w:t>
      </w:r>
      <w:r w:rsidR="00AD7D3C" w:rsidRPr="00D774A6">
        <w:rPr>
          <w:position w:val="-12"/>
          <w:szCs w:val="28"/>
        </w:rPr>
        <w:object w:dxaOrig="700" w:dyaOrig="360" w14:anchorId="6BBA6020">
          <v:shape id="_x0000_i1108" type="#_x0000_t75" style="width:42pt;height:21.75pt" o:ole="" fillcolor="window">
            <v:imagedata r:id="rId173" o:title=""/>
          </v:shape>
          <o:OLEObject Type="Embed" ProgID="Equation.3" ShapeID="_x0000_i1108" DrawAspect="Content" ObjectID="_1824384645" r:id="rId182"/>
        </w:object>
      </w:r>
      <w:r w:rsidR="00AD7D3C" w:rsidRPr="00D774A6">
        <w:rPr>
          <w:szCs w:val="28"/>
        </w:rPr>
        <w:t>, а также полной энергии.</w:t>
      </w:r>
    </w:p>
    <w:p w:rsidR="00AD7D3C" w:rsidRPr="00591ED0" w:rsidRDefault="00AD7D3C" w:rsidP="00AD7D3C">
      <w:pPr>
        <w:pStyle w:val="af8"/>
        <w:spacing w:before="0"/>
        <w:jc w:val="left"/>
      </w:pPr>
      <w:r>
        <w:t>Как видно и</w:t>
      </w:r>
      <w:r w:rsidR="00BE4501">
        <w:t>з графиков, приведенных на рис.</w:t>
      </w:r>
      <w:r w:rsidR="00BE4501">
        <w:rPr>
          <w:lang w:val="en-US"/>
        </w:rPr>
        <w:t> </w:t>
      </w:r>
      <w:r>
        <w:t>2.3 и 2.4, период изменения</w:t>
      </w:r>
      <w:r w:rsidRPr="007C0B53">
        <w:t xml:space="preserve"> потенциальной и кинетической энергий в два раза меньше, чем для смещения </w:t>
      </w:r>
      <w:r w:rsidRPr="007C0B53">
        <w:rPr>
          <w:i/>
        </w:rPr>
        <w:t>х</w:t>
      </w:r>
      <w:r w:rsidRPr="007C0B53">
        <w:t>.</w:t>
      </w:r>
    </w:p>
    <w:p w:rsidR="00AD7D3C" w:rsidRDefault="00AD7D3C" w:rsidP="00AD7D3C">
      <w:pPr>
        <w:pStyle w:val="af8"/>
      </w:pPr>
      <w:r>
        <w:rPr>
          <w:noProof/>
        </w:rPr>
        <w:drawing>
          <wp:inline distT="0" distB="0" distL="0" distR="0" wp14:anchorId="4BBBCABC" wp14:editId="7E5D6BE1">
            <wp:extent cx="5038090" cy="1108075"/>
            <wp:effectExtent l="19050" t="0" r="0" b="0"/>
            <wp:docPr id="3782" name="Рисунок 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2"/>
                    <pic:cNvPicPr>
                      <a:picLocks noChangeAspect="1" noChangeArrowheads="1"/>
                    </pic:cNvPicPr>
                  </pic:nvPicPr>
                  <pic:blipFill>
                    <a:blip r:embed="rId183" cstate="print"/>
                    <a:srcRect/>
                    <a:stretch>
                      <a:fillRect/>
                    </a:stretch>
                  </pic:blipFill>
                  <pic:spPr bwMode="auto">
                    <a:xfrm>
                      <a:off x="0" y="0"/>
                      <a:ext cx="5038090" cy="1108075"/>
                    </a:xfrm>
                    <a:prstGeom prst="rect">
                      <a:avLst/>
                    </a:prstGeom>
                    <a:noFill/>
                    <a:ln w="9525">
                      <a:noFill/>
                      <a:miter lim="800000"/>
                      <a:headEnd/>
                      <a:tailEnd/>
                    </a:ln>
                  </pic:spPr>
                </pic:pic>
              </a:graphicData>
            </a:graphic>
          </wp:inline>
        </w:drawing>
      </w:r>
    </w:p>
    <w:p w:rsidR="00AD7D3C" w:rsidRPr="00EB20E9" w:rsidRDefault="00914D2F" w:rsidP="00BE4501">
      <w:pPr>
        <w:pStyle w:val="af4"/>
      </w:pPr>
      <w:r>
        <w:t>Рис. </w:t>
      </w:r>
      <w:r w:rsidR="00AD7D3C" w:rsidRPr="00EB20E9">
        <w:t>2.4</w:t>
      </w:r>
    </w:p>
    <w:p w:rsidR="00AD7D3C" w:rsidRPr="007C0B53" w:rsidRDefault="00AD7D3C" w:rsidP="00AD7D3C">
      <w:pPr>
        <w:pStyle w:val="20"/>
      </w:pPr>
      <w:bookmarkStart w:id="97" w:name="_Toc461574305"/>
      <w:bookmarkStart w:id="98" w:name="_Toc485459360"/>
      <w:bookmarkStart w:id="99" w:name="_Toc485534307"/>
      <w:bookmarkStart w:id="100" w:name="_Toc216848276"/>
      <w:r>
        <w:t>2.3</w:t>
      </w:r>
      <w:r w:rsidRPr="007C0B53">
        <w:t>. Затухающие колебания</w:t>
      </w:r>
      <w:bookmarkEnd w:id="97"/>
      <w:bookmarkEnd w:id="98"/>
      <w:bookmarkEnd w:id="99"/>
    </w:p>
    <w:p w:rsidR="00AD7D3C" w:rsidRPr="007C0B53" w:rsidRDefault="00AD7D3C" w:rsidP="00AD7D3C">
      <w:pPr>
        <w:pStyle w:val="3"/>
      </w:pPr>
      <w:bookmarkStart w:id="101" w:name="_Toc461574306"/>
      <w:bookmarkStart w:id="102" w:name="_Toc485459361"/>
      <w:bookmarkStart w:id="103" w:name="_Toc485534308"/>
      <w:r>
        <w:t>2.3.</w:t>
      </w:r>
      <w:r w:rsidRPr="007C0B53">
        <w:t xml:space="preserve">1. </w:t>
      </w:r>
      <w:r>
        <w:t>У</w:t>
      </w:r>
      <w:r w:rsidRPr="007C0B53">
        <w:t>равнение затухающих</w:t>
      </w:r>
      <w:r>
        <w:t xml:space="preserve"> колебаний</w:t>
      </w:r>
      <w:bookmarkEnd w:id="101"/>
      <w:bookmarkEnd w:id="102"/>
      <w:bookmarkEnd w:id="103"/>
    </w:p>
    <w:p w:rsidR="00AD7D3C" w:rsidRPr="007C0B53" w:rsidRDefault="00AD7D3C" w:rsidP="00AD7D3C">
      <w:pPr>
        <w:rPr>
          <w:szCs w:val="28"/>
        </w:rPr>
      </w:pPr>
      <w:r w:rsidRPr="007C0B53">
        <w:rPr>
          <w:szCs w:val="28"/>
        </w:rPr>
        <w:t>В реальных условиях механические колебания всегда происходят в какой-либо среде. В этом случае на тело, совершающе</w:t>
      </w:r>
      <w:r>
        <w:rPr>
          <w:szCs w:val="28"/>
        </w:rPr>
        <w:t>е</w:t>
      </w:r>
      <w:r w:rsidRPr="007C0B53">
        <w:rPr>
          <w:szCs w:val="28"/>
        </w:rPr>
        <w:t xml:space="preserve"> колебания, действуют квазиупругая (или упругая)</w:t>
      </w:r>
      <w:r w:rsidR="003E4651">
        <w:rPr>
          <w:szCs w:val="28"/>
        </w:rPr>
        <w:t xml:space="preserve"> </w:t>
      </w:r>
      <w:r w:rsidRPr="007C0B53">
        <w:rPr>
          <w:szCs w:val="28"/>
        </w:rPr>
        <w:t xml:space="preserve">сила и сила сопротивления среды </w:t>
      </w:r>
      <w:r w:rsidRPr="00A9756A">
        <w:rPr>
          <w:position w:val="-16"/>
          <w:szCs w:val="28"/>
        </w:rPr>
        <w:object w:dxaOrig="600" w:dyaOrig="460" w14:anchorId="22F133AE">
          <v:shape id="_x0000_i1109" type="#_x0000_t75" style="width:29.25pt;height:21.75pt" o:ole="" fillcolor="window">
            <v:imagedata r:id="rId184" o:title=""/>
          </v:shape>
          <o:OLEObject Type="Embed" ProgID="Equation.3" ShapeID="_x0000_i1109" DrawAspect="Content" ObjectID="_1824384646" r:id="rId185"/>
        </w:object>
      </w:r>
      <w:r w:rsidRPr="007C0B53">
        <w:rPr>
          <w:szCs w:val="28"/>
        </w:rPr>
        <w:t>, которая в при малых скоростях движения тела прямо пропорциональна его скорости движения и направлена противоположно ей.</w:t>
      </w:r>
    </w:p>
    <w:p w:rsidR="00AD7D3C" w:rsidRPr="007C0B53" w:rsidRDefault="00AD7D3C" w:rsidP="00AD7D3C">
      <w:pPr>
        <w:pStyle w:val="affc"/>
      </w:pPr>
      <w:r>
        <w:tab/>
      </w:r>
      <w:r w:rsidRPr="00591ED0">
        <w:rPr>
          <w:position w:val="-16"/>
        </w:rPr>
        <w:object w:dxaOrig="2460" w:dyaOrig="420" w14:anchorId="5C8C5DCB">
          <v:shape id="_x0000_i1110" type="#_x0000_t75" style="width:125.2pt;height:21pt" o:ole="" fillcolor="window">
            <v:imagedata r:id="rId186" o:title=""/>
          </v:shape>
          <o:OLEObject Type="Embed" ProgID="Equation.3" ShapeID="_x0000_i1110" DrawAspect="Content" ObjectID="_1824384647" r:id="rId187"/>
        </w:object>
      </w:r>
      <w:r w:rsidRPr="007C0B53">
        <w:t>,</w:t>
      </w:r>
      <w:r>
        <w:tab/>
      </w:r>
      <w:r w:rsidRPr="007C0B53">
        <w:t>(</w:t>
      </w:r>
      <w:r>
        <w:t>2</w:t>
      </w:r>
      <w:r w:rsidRPr="007C0B53">
        <w:t>.</w:t>
      </w:r>
      <w:r>
        <w:t>14</w:t>
      </w:r>
      <w:r w:rsidRPr="007C0B53">
        <w:t>)</w:t>
      </w:r>
    </w:p>
    <w:p w:rsidR="00AD7D3C" w:rsidRPr="007C0B53" w:rsidRDefault="00AD7D3C" w:rsidP="00B522C7">
      <w:pPr>
        <w:ind w:firstLine="0"/>
        <w:rPr>
          <w:szCs w:val="28"/>
        </w:rPr>
      </w:pPr>
      <w:r w:rsidRPr="007C0B53">
        <w:rPr>
          <w:szCs w:val="28"/>
        </w:rPr>
        <w:t xml:space="preserve">где коэффициент </w:t>
      </w:r>
      <w:r w:rsidRPr="007C0B53">
        <w:rPr>
          <w:position w:val="-4"/>
          <w:szCs w:val="28"/>
        </w:rPr>
        <w:object w:dxaOrig="180" w:dyaOrig="200" w14:anchorId="5CBB1A9C">
          <v:shape id="_x0000_i1111" type="#_x0000_t75" style="width:9.75pt;height:10.5pt" o:ole="" fillcolor="window">
            <v:imagedata r:id="rId188" o:title=""/>
          </v:shape>
          <o:OLEObject Type="Embed" ProgID="Equation.3" ShapeID="_x0000_i1111" DrawAspect="Content" ObjectID="_1824384648" r:id="rId189"/>
        </w:object>
      </w:r>
      <w:r w:rsidRPr="007C0B53">
        <w:rPr>
          <w:szCs w:val="28"/>
        </w:rPr>
        <w:t xml:space="preserve"> называют коэффициентом сопротивления среды.</w:t>
      </w:r>
    </w:p>
    <w:p w:rsidR="00AD7D3C" w:rsidRPr="00022BEA" w:rsidRDefault="00AD7D3C" w:rsidP="00AD7D3C">
      <w:pPr>
        <w:ind w:firstLine="708"/>
        <w:rPr>
          <w:szCs w:val="28"/>
        </w:rPr>
      </w:pPr>
      <w:r w:rsidRPr="00A9756A">
        <w:rPr>
          <w:szCs w:val="28"/>
        </w:rPr>
        <w:t>Работа силы сопротивления приводит к уменьшению механической энергии замкнутой системы и уменьшению амплитуды колебаний</w:t>
      </w:r>
      <w:r>
        <w:rPr>
          <w:szCs w:val="28"/>
        </w:rPr>
        <w:t>.</w:t>
      </w:r>
      <w:r w:rsidR="003E4651">
        <w:rPr>
          <w:szCs w:val="28"/>
        </w:rPr>
        <w:t xml:space="preserve"> </w:t>
      </w:r>
      <w:r w:rsidRPr="00022BEA">
        <w:rPr>
          <w:szCs w:val="28"/>
        </w:rPr>
        <w:t xml:space="preserve">С помощью второго закона Ньютона выведем зависимость смещения </w:t>
      </w:r>
      <w:r w:rsidRPr="00022BEA">
        <w:rPr>
          <w:i/>
          <w:szCs w:val="28"/>
        </w:rPr>
        <w:t>х</w:t>
      </w:r>
      <w:r w:rsidRPr="00022BEA">
        <w:rPr>
          <w:szCs w:val="28"/>
        </w:rPr>
        <w:t xml:space="preserve"> тела от положен</w:t>
      </w:r>
      <w:r>
        <w:rPr>
          <w:szCs w:val="28"/>
        </w:rPr>
        <w:t>ия равновесия с течением времен:</w:t>
      </w:r>
    </w:p>
    <w:p w:rsidR="00AD7D3C" w:rsidRPr="00BD0822" w:rsidRDefault="00AD7D3C" w:rsidP="00AD7D3C">
      <w:pPr>
        <w:pStyle w:val="affc"/>
      </w:pPr>
      <w:r>
        <w:tab/>
      </w:r>
      <w:r w:rsidRPr="00351543">
        <w:rPr>
          <w:position w:val="-18"/>
        </w:rPr>
        <w:object w:dxaOrig="5360" w:dyaOrig="560" w14:anchorId="788D49CF">
          <v:shape id="_x0000_i1112" type="#_x0000_t75" style="width:271.5pt;height:27.75pt" o:ole="" fillcolor="window">
            <v:imagedata r:id="rId190" o:title=""/>
          </v:shape>
          <o:OLEObject Type="Embed" ProgID="Equation.3" ShapeID="_x0000_i1112" DrawAspect="Content" ObjectID="_1824384649" r:id="rId191"/>
        </w:object>
      </w:r>
      <w:r w:rsidRPr="00472C9B">
        <w:tab/>
      </w:r>
      <w:r w:rsidRPr="007C0B53">
        <w:t>(</w:t>
      </w:r>
      <w:r>
        <w:t>2</w:t>
      </w:r>
      <w:r w:rsidRPr="007C0B53">
        <w:t>.</w:t>
      </w:r>
      <w:r>
        <w:t>15</w:t>
      </w:r>
      <w:r w:rsidRPr="007C0B53">
        <w:t>)</w:t>
      </w:r>
    </w:p>
    <w:p w:rsidR="00AD7D3C" w:rsidRPr="007C0B53" w:rsidRDefault="00AD7D3C" w:rsidP="00AD7D3C">
      <w:pPr>
        <w:pStyle w:val="affc"/>
      </w:pPr>
      <w:r>
        <w:tab/>
      </w:r>
      <w:r w:rsidRPr="007C0B53">
        <w:rPr>
          <w:position w:val="-12"/>
        </w:rPr>
        <w:object w:dxaOrig="2160" w:dyaOrig="460" w14:anchorId="6AD07369">
          <v:shape id="_x0000_i1113" type="#_x0000_t75" style="width:105.75pt;height:22.5pt" o:ole="" fillcolor="window">
            <v:imagedata r:id="rId192" o:title=""/>
          </v:shape>
          <o:OLEObject Type="Embed" ProgID="Equation.3" ShapeID="_x0000_i1113" DrawAspect="Content" ObjectID="_1824384650" r:id="rId193"/>
        </w:object>
      </w:r>
      <w:r>
        <w:t>,</w:t>
      </w:r>
      <w:r w:rsidRPr="00BD0822">
        <w:tab/>
      </w:r>
      <w:r w:rsidRPr="007C0B53">
        <w:t>(</w:t>
      </w:r>
      <w:r>
        <w:t>2</w:t>
      </w:r>
      <w:r w:rsidRPr="007C0B53">
        <w:t>.</w:t>
      </w:r>
      <w:r>
        <w:t>1</w:t>
      </w:r>
      <w:r w:rsidRPr="00472C9B">
        <w:t>6</w:t>
      </w:r>
      <w:r w:rsidRPr="007C0B53">
        <w:t>)</w:t>
      </w:r>
    </w:p>
    <w:p w:rsidR="00AD7D3C" w:rsidRPr="007C0B53" w:rsidRDefault="00AD7D3C" w:rsidP="00AD7D3C">
      <w:pPr>
        <w:pStyle w:val="affc"/>
      </w:pPr>
      <w:r>
        <w:tab/>
      </w:r>
      <w:r w:rsidRPr="00876C95">
        <w:rPr>
          <w:position w:val="-12"/>
        </w:rPr>
        <w:object w:dxaOrig="1300" w:dyaOrig="360" w14:anchorId="1E295C63">
          <v:shape id="_x0000_i1114" type="#_x0000_t75" style="width:50.25pt;height:18pt" o:ole="" fillcolor="window">
            <v:imagedata r:id="rId194" o:title=""/>
          </v:shape>
          <o:OLEObject Type="Embed" ProgID="Equation.3" ShapeID="_x0000_i1114" DrawAspect="Content" ObjectID="_1824384651" r:id="rId195"/>
        </w:object>
      </w:r>
      <w:r w:rsidRPr="007C0B53">
        <w:t>,</w:t>
      </w:r>
      <w:r>
        <w:tab/>
        <w:t>(2</w:t>
      </w:r>
      <w:r w:rsidRPr="007C0B53">
        <w:t>.</w:t>
      </w:r>
      <w:r>
        <w:t>1</w:t>
      </w:r>
      <w:r w:rsidRPr="00472C9B">
        <w:t>7</w:t>
      </w:r>
      <w:r w:rsidRPr="007C0B53">
        <w:t>)</w:t>
      </w:r>
    </w:p>
    <w:p w:rsidR="00AD7D3C" w:rsidRPr="007C0B53" w:rsidRDefault="00AD7D3C" w:rsidP="00AD7D3C">
      <w:pPr>
        <w:ind w:firstLine="0"/>
        <w:rPr>
          <w:szCs w:val="28"/>
        </w:rPr>
      </w:pPr>
      <w:r w:rsidRPr="007C0B53">
        <w:rPr>
          <w:szCs w:val="28"/>
        </w:rPr>
        <w:t xml:space="preserve">где параметр </w:t>
      </w:r>
      <w:r w:rsidRPr="007C0B53">
        <w:rPr>
          <w:position w:val="-10"/>
          <w:szCs w:val="28"/>
        </w:rPr>
        <w:object w:dxaOrig="200" w:dyaOrig="320" w14:anchorId="35BA1DB8">
          <v:shape id="_x0000_i1115" type="#_x0000_t75" style="width:9.75pt;height:16.5pt" o:ole="" fillcolor="window">
            <v:imagedata r:id="rId196" o:title=""/>
          </v:shape>
          <o:OLEObject Type="Embed" ProgID="Equation.3" ShapeID="_x0000_i1115" DrawAspect="Content" ObjectID="_1824384652" r:id="rId197"/>
        </w:object>
      </w:r>
      <w:r w:rsidRPr="007C0B53">
        <w:rPr>
          <w:szCs w:val="28"/>
        </w:rPr>
        <w:t xml:space="preserve">называют </w:t>
      </w:r>
      <w:r w:rsidRPr="00876C95">
        <w:rPr>
          <w:i/>
          <w:szCs w:val="28"/>
        </w:rPr>
        <w:t>коэффициентом затухания.</w:t>
      </w:r>
    </w:p>
    <w:p w:rsidR="00AD7D3C" w:rsidRPr="007C0B53" w:rsidRDefault="00AD7D3C" w:rsidP="00AD7D3C">
      <w:pPr>
        <w:rPr>
          <w:szCs w:val="28"/>
        </w:rPr>
      </w:pPr>
      <w:r>
        <w:rPr>
          <w:szCs w:val="28"/>
        </w:rPr>
        <w:t xml:space="preserve">Уравнение </w:t>
      </w:r>
      <w:r w:rsidRPr="007C0B53">
        <w:rPr>
          <w:szCs w:val="28"/>
        </w:rPr>
        <w:t>(</w:t>
      </w:r>
      <w:r>
        <w:rPr>
          <w:szCs w:val="28"/>
        </w:rPr>
        <w:t>2.1</w:t>
      </w:r>
      <w:r w:rsidRPr="00195DE5">
        <w:rPr>
          <w:szCs w:val="28"/>
        </w:rPr>
        <w:t>6</w:t>
      </w:r>
      <w:r w:rsidRPr="007C0B53">
        <w:rPr>
          <w:szCs w:val="28"/>
        </w:rPr>
        <w:t>)</w:t>
      </w:r>
      <w:r>
        <w:rPr>
          <w:szCs w:val="28"/>
        </w:rPr>
        <w:t xml:space="preserve"> является </w:t>
      </w:r>
      <w:r w:rsidRPr="0076032A">
        <w:rPr>
          <w:i/>
          <w:szCs w:val="28"/>
        </w:rPr>
        <w:t>дифференциальн</w:t>
      </w:r>
      <w:r>
        <w:rPr>
          <w:i/>
          <w:szCs w:val="28"/>
        </w:rPr>
        <w:t>ым</w:t>
      </w:r>
      <w:r w:rsidRPr="0076032A">
        <w:rPr>
          <w:i/>
          <w:szCs w:val="28"/>
        </w:rPr>
        <w:t xml:space="preserve"> уравнени</w:t>
      </w:r>
      <w:r>
        <w:rPr>
          <w:i/>
          <w:szCs w:val="28"/>
        </w:rPr>
        <w:t>ем</w:t>
      </w:r>
      <w:r w:rsidR="003E4651">
        <w:rPr>
          <w:i/>
          <w:szCs w:val="28"/>
        </w:rPr>
        <w:t xml:space="preserve"> </w:t>
      </w:r>
      <w:r w:rsidRPr="0076032A">
        <w:rPr>
          <w:i/>
          <w:szCs w:val="28"/>
        </w:rPr>
        <w:t>затухающих колебаний</w:t>
      </w:r>
      <w:r>
        <w:rPr>
          <w:i/>
          <w:szCs w:val="28"/>
        </w:rPr>
        <w:t xml:space="preserve">. </w:t>
      </w:r>
      <w:r w:rsidRPr="0076032A">
        <w:rPr>
          <w:szCs w:val="28"/>
        </w:rPr>
        <w:t>Его</w:t>
      </w:r>
      <w:r w:rsidR="003E4651">
        <w:rPr>
          <w:szCs w:val="28"/>
        </w:rPr>
        <w:t xml:space="preserve"> </w:t>
      </w:r>
      <w:r>
        <w:rPr>
          <w:szCs w:val="28"/>
        </w:rPr>
        <w:t xml:space="preserve">решением </w:t>
      </w:r>
      <w:r w:rsidRPr="007C0B53">
        <w:rPr>
          <w:szCs w:val="28"/>
        </w:rPr>
        <w:t>явля</w:t>
      </w:r>
      <w:r>
        <w:rPr>
          <w:szCs w:val="28"/>
        </w:rPr>
        <w:t>е</w:t>
      </w:r>
      <w:r w:rsidRPr="007C0B53">
        <w:rPr>
          <w:szCs w:val="28"/>
        </w:rPr>
        <w:t xml:space="preserve">тся </w:t>
      </w:r>
      <w:r>
        <w:rPr>
          <w:szCs w:val="28"/>
        </w:rPr>
        <w:t>функция (</w:t>
      </w:r>
      <w:r w:rsidRPr="0076032A">
        <w:rPr>
          <w:i/>
          <w:szCs w:val="28"/>
        </w:rPr>
        <w:t>уравнение затухающих колебаний</w:t>
      </w:r>
      <w:r>
        <w:rPr>
          <w:szCs w:val="28"/>
        </w:rPr>
        <w:t xml:space="preserve"> в интегральной форме)</w:t>
      </w:r>
    </w:p>
    <w:p w:rsidR="00AD7D3C" w:rsidRPr="00195DE5" w:rsidRDefault="00AD7D3C" w:rsidP="00AD7D3C">
      <w:pPr>
        <w:pStyle w:val="affc"/>
      </w:pPr>
      <w:r>
        <w:tab/>
      </w:r>
      <w:r w:rsidRPr="007C0B53">
        <w:rPr>
          <w:position w:val="-12"/>
        </w:rPr>
        <w:object w:dxaOrig="2860" w:dyaOrig="420" w14:anchorId="459B0488">
          <v:shape id="_x0000_i1116" type="#_x0000_t75" style="width:148.45pt;height:21.75pt" o:ole="" fillcolor="window">
            <v:imagedata r:id="rId198" o:title=""/>
          </v:shape>
          <o:OLEObject Type="Embed" ProgID="Equation.3" ShapeID="_x0000_i1116" DrawAspect="Content" ObjectID="_1824384653" r:id="rId199"/>
        </w:object>
      </w:r>
      <w:r>
        <w:t>,</w:t>
      </w:r>
      <w:r>
        <w:tab/>
      </w:r>
      <w:r w:rsidRPr="007C0B53">
        <w:t>(</w:t>
      </w:r>
      <w:r>
        <w:t>2</w:t>
      </w:r>
      <w:r w:rsidRPr="007C0B53">
        <w:t>.</w:t>
      </w:r>
      <w:r>
        <w:t>18</w:t>
      </w:r>
      <w:r w:rsidRPr="007C0B53">
        <w:t>)</w:t>
      </w:r>
    </w:p>
    <w:p w:rsidR="00AD7D3C" w:rsidRDefault="00AD7D3C" w:rsidP="00AD7D3C">
      <w:pPr>
        <w:ind w:firstLine="0"/>
        <w:rPr>
          <w:szCs w:val="28"/>
        </w:rPr>
      </w:pPr>
      <w:r>
        <w:rPr>
          <w:szCs w:val="28"/>
        </w:rPr>
        <w:t>г</w:t>
      </w:r>
      <w:r w:rsidRPr="00195DE5">
        <w:rPr>
          <w:szCs w:val="28"/>
        </w:rPr>
        <w:t xml:space="preserve">де </w:t>
      </w:r>
      <w:r>
        <w:rPr>
          <w:szCs w:val="28"/>
        </w:rPr>
        <w:sym w:font="Symbol" w:char="F077"/>
      </w:r>
      <w:r w:rsidR="00310EDF" w:rsidRPr="00533674">
        <w:rPr>
          <w:szCs w:val="28"/>
        </w:rPr>
        <w:t xml:space="preserve"> </w:t>
      </w:r>
      <w:r>
        <w:rPr>
          <w:szCs w:val="28"/>
        </w:rPr>
        <w:t>–</w:t>
      </w:r>
      <w:r w:rsidR="00310EDF" w:rsidRPr="00533674">
        <w:rPr>
          <w:szCs w:val="28"/>
        </w:rPr>
        <w:t xml:space="preserve"> </w:t>
      </w:r>
      <w:r w:rsidRPr="00195DE5">
        <w:rPr>
          <w:i/>
          <w:szCs w:val="28"/>
        </w:rPr>
        <w:t>частота затухающих колебаний</w:t>
      </w:r>
      <w:r>
        <w:rPr>
          <w:szCs w:val="28"/>
        </w:rPr>
        <w:t xml:space="preserve">, зависящая от собственной частоты </w:t>
      </w:r>
      <w:r>
        <w:rPr>
          <w:szCs w:val="28"/>
        </w:rPr>
        <w:sym w:font="Symbol" w:char="F077"/>
      </w:r>
      <w:r>
        <w:rPr>
          <w:szCs w:val="28"/>
          <w:vertAlign w:val="subscript"/>
        </w:rPr>
        <w:t>0</w:t>
      </w:r>
      <w:r>
        <w:rPr>
          <w:szCs w:val="28"/>
        </w:rPr>
        <w:t xml:space="preserve"> и коэффициента затухания: </w:t>
      </w:r>
    </w:p>
    <w:p w:rsidR="00AD7D3C" w:rsidRDefault="00AD7D3C" w:rsidP="00AD7D3C">
      <w:pPr>
        <w:pStyle w:val="affc"/>
      </w:pPr>
      <w:r>
        <w:tab/>
      </w:r>
      <w:r w:rsidRPr="00C11780">
        <w:rPr>
          <w:position w:val="-14"/>
        </w:rPr>
        <w:object w:dxaOrig="1660" w:dyaOrig="499" w14:anchorId="06783ADD">
          <v:shape id="_x0000_i1117" type="#_x0000_t75" style="width:79.5pt;height:24pt" o:ole="" fillcolor="window">
            <v:imagedata r:id="rId200" o:title=""/>
          </v:shape>
          <o:OLEObject Type="Embed" ProgID="Equation.3" ShapeID="_x0000_i1117" DrawAspect="Content" ObjectID="_1824384654" r:id="rId201"/>
        </w:object>
      </w:r>
      <w:r w:rsidRPr="00C11780">
        <w:t>.</w:t>
      </w:r>
      <w:r w:rsidRPr="00C11780">
        <w:tab/>
        <w:t>(2.19)</w:t>
      </w:r>
    </w:p>
    <w:p w:rsidR="00AD7D3C" w:rsidRPr="00195DE5" w:rsidRDefault="00AD7D3C" w:rsidP="00AD7D3C">
      <w:pPr>
        <w:rPr>
          <w:szCs w:val="28"/>
        </w:rPr>
      </w:pPr>
      <w:r>
        <w:rPr>
          <w:szCs w:val="28"/>
        </w:rPr>
        <w:t xml:space="preserve">Амплитуда </w:t>
      </w:r>
      <w:r w:rsidRPr="00195DE5">
        <w:rPr>
          <w:i/>
          <w:szCs w:val="28"/>
        </w:rPr>
        <w:t>A</w:t>
      </w:r>
      <w:r>
        <w:rPr>
          <w:szCs w:val="28"/>
        </w:rPr>
        <w:t>(</w:t>
      </w:r>
      <w:r w:rsidRPr="00195DE5">
        <w:rPr>
          <w:i/>
          <w:szCs w:val="28"/>
          <w:lang w:val="en-US"/>
        </w:rPr>
        <w:t>t</w:t>
      </w:r>
      <w:r>
        <w:rPr>
          <w:szCs w:val="28"/>
        </w:rPr>
        <w:t>)</w:t>
      </w:r>
      <w:r w:rsidR="00310EDF" w:rsidRPr="00533674">
        <w:rPr>
          <w:szCs w:val="28"/>
        </w:rPr>
        <w:t xml:space="preserve"> </w:t>
      </w:r>
      <w:r>
        <w:rPr>
          <w:szCs w:val="28"/>
        </w:rPr>
        <w:t>затухающих колебаний с течением времени уменьшается и определяется выражением</w:t>
      </w:r>
    </w:p>
    <w:p w:rsidR="00AD7D3C" w:rsidRPr="00C11780" w:rsidRDefault="00AD7D3C" w:rsidP="00AD7D3C">
      <w:pPr>
        <w:pStyle w:val="affc"/>
      </w:pPr>
      <w:r w:rsidRPr="00C11780">
        <w:tab/>
      </w:r>
      <w:r w:rsidRPr="00C11780">
        <w:rPr>
          <w:position w:val="-12"/>
        </w:rPr>
        <w:object w:dxaOrig="1520" w:dyaOrig="440" w14:anchorId="585E23FE">
          <v:shape id="_x0000_i1118" type="#_x0000_t75" style="width:79.5pt;height:21.75pt" o:ole="" fillcolor="window">
            <v:imagedata r:id="rId202" o:title=""/>
          </v:shape>
          <o:OLEObject Type="Embed" ProgID="Equation.3" ShapeID="_x0000_i1118" DrawAspect="Content" ObjectID="_1824384655" r:id="rId203"/>
        </w:object>
      </w:r>
      <w:r w:rsidRPr="00C11780">
        <w:t>,</w:t>
      </w:r>
      <w:r>
        <w:tab/>
      </w:r>
      <w:r w:rsidRPr="00C11780">
        <w:t>(2.20)</w:t>
      </w:r>
    </w:p>
    <w:p w:rsidR="00AD7D3C" w:rsidRDefault="00AD7D3C" w:rsidP="00AD7D3C">
      <w:pPr>
        <w:ind w:firstLine="708"/>
        <w:rPr>
          <w:szCs w:val="28"/>
        </w:rPr>
      </w:pPr>
      <w:r w:rsidRPr="00C11780">
        <w:rPr>
          <w:szCs w:val="28"/>
        </w:rPr>
        <w:t xml:space="preserve">Графики зависимости от времени </w:t>
      </w:r>
      <w:r w:rsidRPr="00C11780">
        <w:rPr>
          <w:i/>
          <w:szCs w:val="28"/>
          <w:lang w:val="en-US"/>
        </w:rPr>
        <w:t>t</w:t>
      </w:r>
      <w:r w:rsidRPr="00C11780">
        <w:rPr>
          <w:szCs w:val="28"/>
        </w:rPr>
        <w:t xml:space="preserve"> амплитуды колебаний </w:t>
      </w:r>
      <w:r w:rsidRPr="00C11780">
        <w:rPr>
          <w:position w:val="-10"/>
          <w:szCs w:val="28"/>
        </w:rPr>
        <w:object w:dxaOrig="480" w:dyaOrig="320" w14:anchorId="766A4A57">
          <v:shape id="_x0000_i1119" type="#_x0000_t75" style="width:30pt;height:18.75pt" o:ole="" fillcolor="window">
            <v:imagedata r:id="rId204" o:title=""/>
          </v:shape>
          <o:OLEObject Type="Embed" ProgID="Equation.3" ShapeID="_x0000_i1119" DrawAspect="Content" ObjectID="_1824384656" r:id="rId205"/>
        </w:object>
      </w:r>
      <w:r w:rsidRPr="00C11780">
        <w:rPr>
          <w:szCs w:val="28"/>
        </w:rPr>
        <w:t xml:space="preserve"> и смещения </w:t>
      </w:r>
      <w:r w:rsidRPr="00C11780">
        <w:rPr>
          <w:position w:val="-10"/>
          <w:szCs w:val="28"/>
        </w:rPr>
        <w:object w:dxaOrig="440" w:dyaOrig="320" w14:anchorId="1BC93658">
          <v:shape id="_x0000_i1120" type="#_x0000_t75" style="width:25.5pt;height:18pt" o:ole="" fillcolor="window">
            <v:imagedata r:id="rId206" o:title=""/>
          </v:shape>
          <o:OLEObject Type="Embed" ProgID="Equation.3" ShapeID="_x0000_i1120" DrawAspect="Content" ObjectID="_1824384657" r:id="rId207"/>
        </w:object>
      </w:r>
      <w:r w:rsidRPr="00C11780">
        <w:rPr>
          <w:szCs w:val="28"/>
        </w:rPr>
        <w:t xml:space="preserve"> приведены на рис.</w:t>
      </w:r>
      <w:r w:rsidR="00A43E43">
        <w:rPr>
          <w:szCs w:val="28"/>
          <w:lang w:val="en-US"/>
        </w:rPr>
        <w:t> </w:t>
      </w:r>
      <w:r w:rsidRPr="00C11780">
        <w:rPr>
          <w:szCs w:val="28"/>
        </w:rPr>
        <w:t>2.5.</w:t>
      </w:r>
    </w:p>
    <w:p w:rsidR="00C05312" w:rsidRDefault="00C05312" w:rsidP="00533674">
      <w:pPr>
        <w:pStyle w:val="af8"/>
      </w:pPr>
      <w:r>
        <w:rPr>
          <w:noProof/>
        </w:rPr>
        <w:drawing>
          <wp:inline distT="0" distB="0" distL="0" distR="0" wp14:anchorId="610091EB" wp14:editId="6DEAD5E3">
            <wp:extent cx="4724400" cy="1758772"/>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4724400" cy="1758772"/>
                    </a:xfrm>
                    <a:prstGeom prst="rect">
                      <a:avLst/>
                    </a:prstGeom>
                    <a:noFill/>
                    <a:ln>
                      <a:noFill/>
                    </a:ln>
                  </pic:spPr>
                </pic:pic>
              </a:graphicData>
            </a:graphic>
          </wp:inline>
        </w:drawing>
      </w:r>
    </w:p>
    <w:p w:rsidR="00AD7D3C" w:rsidRPr="00AB7244" w:rsidRDefault="00914D2F" w:rsidP="00A43E43">
      <w:pPr>
        <w:pStyle w:val="af4"/>
      </w:pPr>
      <w:r>
        <w:t>Рис. </w:t>
      </w:r>
      <w:r w:rsidR="00AD7D3C" w:rsidRPr="00AB7244">
        <w:t>2.</w:t>
      </w:r>
      <w:r w:rsidR="00AD7D3C">
        <w:t>5</w:t>
      </w:r>
    </w:p>
    <w:p w:rsidR="00AD7D3C" w:rsidRPr="00C11780" w:rsidRDefault="00AD7D3C" w:rsidP="00AD7D3C">
      <w:pPr>
        <w:rPr>
          <w:szCs w:val="28"/>
        </w:rPr>
      </w:pPr>
      <w:r>
        <w:rPr>
          <w:szCs w:val="28"/>
        </w:rPr>
        <w:t>Согласно формуле (2.13)</w:t>
      </w:r>
      <w:r w:rsidR="003E4651">
        <w:rPr>
          <w:szCs w:val="28"/>
        </w:rPr>
        <w:t xml:space="preserve"> </w:t>
      </w:r>
      <w:r>
        <w:rPr>
          <w:szCs w:val="28"/>
        </w:rPr>
        <w:t>полная механическая энергия</w:t>
      </w:r>
      <w:r w:rsidRPr="007C0B53">
        <w:rPr>
          <w:szCs w:val="28"/>
        </w:rPr>
        <w:t xml:space="preserve"> колебаний пропорциональна </w:t>
      </w:r>
      <w:r>
        <w:rPr>
          <w:szCs w:val="28"/>
        </w:rPr>
        <w:t xml:space="preserve">квадрату </w:t>
      </w:r>
      <w:r w:rsidRPr="007C0B53">
        <w:rPr>
          <w:szCs w:val="28"/>
        </w:rPr>
        <w:t xml:space="preserve">их </w:t>
      </w:r>
      <w:r>
        <w:rPr>
          <w:szCs w:val="28"/>
        </w:rPr>
        <w:t>амплитуды. Поэтому</w:t>
      </w:r>
      <w:r w:rsidRPr="007C0B53">
        <w:rPr>
          <w:szCs w:val="28"/>
        </w:rPr>
        <w:t xml:space="preserve"> энергия колебаний убывает </w:t>
      </w:r>
      <w:r w:rsidRPr="00C11780">
        <w:rPr>
          <w:szCs w:val="28"/>
        </w:rPr>
        <w:t>также по экспоненциальному закону</w:t>
      </w:r>
    </w:p>
    <w:p w:rsidR="00AD7D3C" w:rsidRPr="00C11780" w:rsidRDefault="00AD7D3C" w:rsidP="00AD7D3C">
      <w:pPr>
        <w:pStyle w:val="affc"/>
      </w:pPr>
      <w:r>
        <w:tab/>
      </w:r>
      <w:r w:rsidRPr="00C11780">
        <w:rPr>
          <w:position w:val="-12"/>
        </w:rPr>
        <w:object w:dxaOrig="1719" w:dyaOrig="440" w14:anchorId="244D7EF9">
          <v:shape id="_x0000_i1121" type="#_x0000_t75" style="width:91.55pt;height:22.5pt" o:ole="" fillcolor="window">
            <v:imagedata r:id="rId209" o:title=""/>
          </v:shape>
          <o:OLEObject Type="Embed" ProgID="Equation.3" ShapeID="_x0000_i1121" DrawAspect="Content" ObjectID="_1824384658" r:id="rId210"/>
        </w:object>
      </w:r>
      <w:r w:rsidRPr="00C11780">
        <w:t>.</w:t>
      </w:r>
      <w:r w:rsidRPr="00C11780">
        <w:tab/>
        <w:t>(2.21)</w:t>
      </w:r>
    </w:p>
    <w:p w:rsidR="00AD7D3C" w:rsidRPr="00C11780" w:rsidRDefault="00AD7D3C" w:rsidP="00AD7D3C">
      <w:pPr>
        <w:rPr>
          <w:szCs w:val="28"/>
        </w:rPr>
      </w:pPr>
      <w:r w:rsidRPr="00C11780">
        <w:rPr>
          <w:szCs w:val="28"/>
        </w:rPr>
        <w:t>Затухающие колебания не являются строго периодическими вследствие уменьшения со временем их амплитуды</w:t>
      </w:r>
      <w:r>
        <w:rPr>
          <w:szCs w:val="28"/>
        </w:rPr>
        <w:t xml:space="preserve">. Однако под периодом </w:t>
      </w:r>
      <w:r w:rsidRPr="00C86F03">
        <w:rPr>
          <w:i/>
          <w:szCs w:val="28"/>
          <w:lang w:val="en-US"/>
        </w:rPr>
        <w:t>T</w:t>
      </w:r>
      <w:r w:rsidR="00310EDF" w:rsidRPr="00533674">
        <w:rPr>
          <w:i/>
          <w:szCs w:val="28"/>
        </w:rPr>
        <w:t xml:space="preserve"> </w:t>
      </w:r>
      <w:r>
        <w:rPr>
          <w:szCs w:val="28"/>
        </w:rPr>
        <w:t xml:space="preserve">затухающих колебаний </w:t>
      </w:r>
      <w:r w:rsidRPr="00BD0822">
        <w:rPr>
          <w:szCs w:val="28"/>
        </w:rPr>
        <w:t xml:space="preserve">понимают </w:t>
      </w:r>
      <w:r w:rsidRPr="00BD0822">
        <w:rPr>
          <w:i/>
          <w:szCs w:val="28"/>
        </w:rPr>
        <w:t>минимальный промежуток</w:t>
      </w:r>
      <w:r w:rsidR="003E4651">
        <w:rPr>
          <w:i/>
          <w:szCs w:val="28"/>
        </w:rPr>
        <w:t xml:space="preserve"> </w:t>
      </w:r>
      <w:r w:rsidRPr="00BD0822">
        <w:rPr>
          <w:i/>
          <w:szCs w:val="28"/>
        </w:rPr>
        <w:t xml:space="preserve">времени, за который колеблющееся тело дважды отклоняется в одну сторону </w:t>
      </w:r>
      <w:r w:rsidRPr="00BD0822">
        <w:rPr>
          <w:szCs w:val="28"/>
        </w:rPr>
        <w:t>(рис.2.5)</w:t>
      </w:r>
      <w:r>
        <w:rPr>
          <w:szCs w:val="28"/>
        </w:rPr>
        <w:t xml:space="preserve">. Период затухающих колебаний называют также </w:t>
      </w:r>
      <w:r w:rsidRPr="00C11780">
        <w:rPr>
          <w:i/>
          <w:szCs w:val="28"/>
        </w:rPr>
        <w:t>условным периодом</w:t>
      </w:r>
      <w:r>
        <w:rPr>
          <w:szCs w:val="28"/>
        </w:rPr>
        <w:t xml:space="preserve">. </w:t>
      </w:r>
    </w:p>
    <w:p w:rsidR="00AD7D3C" w:rsidRDefault="00AD7D3C" w:rsidP="00AD7D3C">
      <w:pPr>
        <w:pStyle w:val="3"/>
      </w:pPr>
      <w:bookmarkStart w:id="104" w:name="_Toc461574307"/>
      <w:bookmarkStart w:id="105" w:name="_Toc485459362"/>
      <w:bookmarkStart w:id="106" w:name="_Toc485534309"/>
      <w:r>
        <w:t>2</w:t>
      </w:r>
      <w:r w:rsidRPr="007C0B53">
        <w:t>.</w:t>
      </w:r>
      <w:r>
        <w:t>3</w:t>
      </w:r>
      <w:r w:rsidRPr="007C0B53">
        <w:t xml:space="preserve">.2. </w:t>
      </w:r>
      <w:r>
        <w:t>Основные х</w:t>
      </w:r>
      <w:r w:rsidRPr="007C0B53">
        <w:t>арактеристики затухающих колебаний</w:t>
      </w:r>
      <w:bookmarkEnd w:id="104"/>
      <w:bookmarkEnd w:id="105"/>
      <w:bookmarkEnd w:id="106"/>
    </w:p>
    <w:p w:rsidR="00AD7D3C" w:rsidRPr="007C0B53" w:rsidRDefault="00AD7D3C" w:rsidP="00786278">
      <w:pPr>
        <w:rPr>
          <w:szCs w:val="28"/>
        </w:rPr>
      </w:pPr>
      <w:r w:rsidRPr="00A97186">
        <w:rPr>
          <w:i/>
          <w:szCs w:val="28"/>
        </w:rPr>
        <w:t>1. Критический коэффициент сопротивления среды</w:t>
      </w:r>
      <w:r w:rsidR="00310EDF" w:rsidRPr="00533674">
        <w:rPr>
          <w:i/>
          <w:szCs w:val="28"/>
        </w:rPr>
        <w:t xml:space="preserve"> </w:t>
      </w:r>
      <w:r w:rsidRPr="007C0B53">
        <w:rPr>
          <w:position w:val="-10"/>
          <w:szCs w:val="28"/>
        </w:rPr>
        <w:object w:dxaOrig="260" w:dyaOrig="340" w14:anchorId="481838BC">
          <v:shape id="_x0000_i1122" type="#_x0000_t75" style="width:13.5pt;height:18pt" o:ole="">
            <v:imagedata r:id="rId211" o:title=""/>
          </v:shape>
          <o:OLEObject Type="Embed" ProgID="Equation.3" ShapeID="_x0000_i1122" DrawAspect="Content" ObjectID="_1824384659" r:id="rId212"/>
        </w:object>
      </w:r>
      <w:r w:rsidR="00310EDF" w:rsidRPr="00533674">
        <w:rPr>
          <w:szCs w:val="28"/>
        </w:rPr>
        <w:t xml:space="preserve"> </w:t>
      </w:r>
      <w:r>
        <w:rPr>
          <w:szCs w:val="28"/>
        </w:rPr>
        <w:t>–</w:t>
      </w:r>
      <w:r w:rsidRPr="007C0B53">
        <w:rPr>
          <w:szCs w:val="28"/>
        </w:rPr>
        <w:t xml:space="preserve"> это такой коэффициент, при котором в системе происходит </w:t>
      </w:r>
      <w:r w:rsidRPr="00A97186">
        <w:rPr>
          <w:i/>
          <w:szCs w:val="28"/>
        </w:rPr>
        <w:t>апериодическое движение.</w:t>
      </w:r>
      <w:r w:rsidR="003E4651">
        <w:rPr>
          <w:i/>
          <w:szCs w:val="28"/>
        </w:rPr>
        <w:t xml:space="preserve"> </w:t>
      </w:r>
      <w:r w:rsidRPr="007C0B53">
        <w:rPr>
          <w:szCs w:val="28"/>
        </w:rPr>
        <w:t>При этом изменение смещения груза к положению равновесия происходит в отсутствие колебательного движения (кривая 1 или 2 на рис.</w:t>
      </w:r>
      <w:r w:rsidR="00A43E43">
        <w:rPr>
          <w:szCs w:val="28"/>
          <w:lang w:val="en-US"/>
        </w:rPr>
        <w:t> </w:t>
      </w:r>
      <w:r>
        <w:rPr>
          <w:szCs w:val="28"/>
        </w:rPr>
        <w:t>2</w:t>
      </w:r>
      <w:r w:rsidRPr="007C0B53">
        <w:rPr>
          <w:szCs w:val="28"/>
        </w:rPr>
        <w:t>.</w:t>
      </w:r>
      <w:r>
        <w:rPr>
          <w:szCs w:val="28"/>
        </w:rPr>
        <w:t>6</w:t>
      </w:r>
      <w:r w:rsidRPr="007C0B53">
        <w:rPr>
          <w:szCs w:val="28"/>
        </w:rPr>
        <w:t>)</w:t>
      </w:r>
      <w:r>
        <w:rPr>
          <w:szCs w:val="28"/>
        </w:rPr>
        <w:t>.</w:t>
      </w:r>
    </w:p>
    <w:p w:rsidR="00AD7D3C" w:rsidRPr="007C0B53" w:rsidRDefault="00AD7D3C" w:rsidP="00786278">
      <w:pPr>
        <w:rPr>
          <w:szCs w:val="28"/>
        </w:rPr>
      </w:pPr>
      <w:r w:rsidRPr="007C0B53">
        <w:rPr>
          <w:szCs w:val="28"/>
        </w:rPr>
        <w:t xml:space="preserve">Убывание смещения </w:t>
      </w:r>
      <w:r w:rsidRPr="007C0B53">
        <w:rPr>
          <w:position w:val="-6"/>
          <w:szCs w:val="28"/>
        </w:rPr>
        <w:object w:dxaOrig="220" w:dyaOrig="240" w14:anchorId="2E3D713C">
          <v:shape id="_x0000_i1123" type="#_x0000_t75" style="width:10.5pt;height:11.25pt" o:ole="">
            <v:imagedata r:id="rId213" o:title=""/>
          </v:shape>
          <o:OLEObject Type="Embed" ProgID="Equation.3" ShapeID="_x0000_i1123" DrawAspect="Content" ObjectID="_1824384660" r:id="rId214"/>
        </w:object>
      </w:r>
      <w:r w:rsidRPr="007C0B53">
        <w:rPr>
          <w:szCs w:val="28"/>
        </w:rPr>
        <w:t xml:space="preserve"> тела в механической системе по кривым 1 или 2, либо по кривой, расположенной между ними, зависит от начальных условий</w:t>
      </w:r>
      <w:r w:rsidR="00310EDF" w:rsidRPr="00533674">
        <w:rPr>
          <w:szCs w:val="28"/>
        </w:rPr>
        <w:t xml:space="preserve"> </w:t>
      </w:r>
      <w:r w:rsidRPr="002A4F2D">
        <w:rPr>
          <w:szCs w:val="28"/>
        </w:rPr>
        <w:t>(например, от того, сообщили или нет маятнику после выведения его из положения равновесия начальную скорость)</w:t>
      </w:r>
      <w:r w:rsidRPr="007C0B53">
        <w:rPr>
          <w:szCs w:val="28"/>
        </w:rPr>
        <w:t xml:space="preserve">. </w:t>
      </w:r>
    </w:p>
    <w:p w:rsidR="00AD7D3C" w:rsidRPr="00C92998" w:rsidRDefault="00AD7D3C" w:rsidP="00786278">
      <w:pPr>
        <w:rPr>
          <w:szCs w:val="28"/>
        </w:rPr>
      </w:pPr>
      <w:r>
        <w:rPr>
          <w:szCs w:val="28"/>
        </w:rPr>
        <w:t xml:space="preserve">Так как при </w:t>
      </w:r>
      <w:r w:rsidRPr="00C92998">
        <w:rPr>
          <w:i/>
          <w:szCs w:val="28"/>
        </w:rPr>
        <w:t>r</w:t>
      </w:r>
      <w:r>
        <w:rPr>
          <w:szCs w:val="28"/>
        </w:rPr>
        <w:t xml:space="preserve"> = </w:t>
      </w:r>
      <w:r w:rsidRPr="00C92998">
        <w:rPr>
          <w:i/>
          <w:szCs w:val="28"/>
        </w:rPr>
        <w:t>r</w:t>
      </w:r>
      <w:r>
        <w:rPr>
          <w:szCs w:val="28"/>
          <w:vertAlign w:val="subscript"/>
        </w:rPr>
        <w:t>к</w:t>
      </w:r>
      <w:r>
        <w:rPr>
          <w:szCs w:val="28"/>
        </w:rPr>
        <w:t xml:space="preserve"> колебательное движение отсутствует, то</w:t>
      </w:r>
    </w:p>
    <w:p w:rsidR="00AD7D3C" w:rsidRDefault="00AD7D3C" w:rsidP="00AD7D3C">
      <w:pPr>
        <w:pStyle w:val="affc"/>
      </w:pPr>
      <w:r w:rsidRPr="00D44ED4">
        <w:rPr>
          <w:position w:val="-28"/>
        </w:rPr>
        <w:object w:dxaOrig="7160" w:dyaOrig="780" w14:anchorId="080ABA8B">
          <v:shape id="_x0000_i1124" type="#_x0000_t75" style="width:357.65pt;height:38.25pt" o:ole="" fillcolor="window">
            <v:imagedata r:id="rId215" o:title=""/>
          </v:shape>
          <o:OLEObject Type="Embed" ProgID="Equation.3" ShapeID="_x0000_i1124" DrawAspect="Content" ObjectID="_1824384661" r:id="rId216"/>
        </w:object>
      </w:r>
      <w:r w:rsidRPr="007C0B53">
        <w:t>;</w:t>
      </w:r>
    </w:p>
    <w:p w:rsidR="00AD7D3C" w:rsidRDefault="00AD7D3C" w:rsidP="00AD7D3C">
      <w:pPr>
        <w:pStyle w:val="affc"/>
      </w:pPr>
      <w:r>
        <w:tab/>
      </w:r>
      <w:r w:rsidRPr="00D44ED4">
        <w:rPr>
          <w:position w:val="-12"/>
        </w:rPr>
        <w:object w:dxaOrig="1300" w:dyaOrig="440" w14:anchorId="4467DB9D">
          <v:shape id="_x0000_i1125" type="#_x0000_t75" style="width:63.75pt;height:21pt" o:ole="" fillcolor="window">
            <v:imagedata r:id="rId217" o:title=""/>
          </v:shape>
          <o:OLEObject Type="Embed" ProgID="Equation.3" ShapeID="_x0000_i1125" DrawAspect="Content" ObjectID="_1824384662" r:id="rId218"/>
        </w:object>
      </w:r>
      <w:r>
        <w:tab/>
      </w:r>
      <w:r w:rsidRPr="007C0B53">
        <w:t>(</w:t>
      </w:r>
      <w:r>
        <w:t>2</w:t>
      </w:r>
      <w:r w:rsidRPr="007C0B53">
        <w:t>.</w:t>
      </w:r>
      <w:r>
        <w:t>22)</w:t>
      </w:r>
    </w:p>
    <w:p w:rsidR="00AD7D3C" w:rsidRPr="007C0B53" w:rsidRDefault="00AD7D3C" w:rsidP="00786278">
      <w:pPr>
        <w:rPr>
          <w:szCs w:val="28"/>
        </w:rPr>
      </w:pPr>
      <w:r w:rsidRPr="007C0B53">
        <w:rPr>
          <w:szCs w:val="28"/>
        </w:rPr>
        <w:t xml:space="preserve">Для </w:t>
      </w:r>
      <w:r w:rsidRPr="009A3FDD">
        <w:rPr>
          <w:position w:val="-12"/>
          <w:szCs w:val="28"/>
        </w:rPr>
        <w:object w:dxaOrig="680" w:dyaOrig="380" w14:anchorId="6C5A9083">
          <v:shape id="_x0000_i1126" type="#_x0000_t75" style="width:33.75pt;height:18.75pt" o:ole="">
            <v:imagedata r:id="rId219" o:title=""/>
          </v:shape>
          <o:OLEObject Type="Embed" ProgID="Equation.3" ShapeID="_x0000_i1126" DrawAspect="Content" ObjectID="_1824384663" r:id="rId220"/>
        </w:object>
      </w:r>
      <w:r w:rsidRPr="007C0B53">
        <w:rPr>
          <w:szCs w:val="28"/>
        </w:rPr>
        <w:t xml:space="preserve">в среде наблюдается апериодическое движение тела, а при </w:t>
      </w:r>
      <w:r w:rsidRPr="009A3FDD">
        <w:rPr>
          <w:position w:val="-12"/>
          <w:szCs w:val="28"/>
        </w:rPr>
        <w:object w:dxaOrig="680" w:dyaOrig="380" w14:anchorId="6B55A285">
          <v:shape id="_x0000_i1127" type="#_x0000_t75" style="width:33.75pt;height:18.75pt" o:ole="">
            <v:imagedata r:id="rId221" o:title=""/>
          </v:shape>
          <o:OLEObject Type="Embed" ProgID="Equation.3" ShapeID="_x0000_i1127" DrawAspect="Content" ObjectID="_1824384664" r:id="rId222"/>
        </w:object>
      </w:r>
      <w:r w:rsidRPr="007C0B53">
        <w:rPr>
          <w:szCs w:val="28"/>
        </w:rPr>
        <w:t xml:space="preserve"> в среде происходят затухающие колебания</w:t>
      </w:r>
      <w:r>
        <w:rPr>
          <w:szCs w:val="28"/>
        </w:rPr>
        <w:t>.</w:t>
      </w:r>
    </w:p>
    <w:p w:rsidR="00AD7D3C" w:rsidRPr="007C0B53" w:rsidRDefault="00AD7D3C" w:rsidP="00CA69AA">
      <w:pPr>
        <w:pStyle w:val="af8"/>
      </w:pPr>
      <w:r w:rsidRPr="00CB651C">
        <w:rPr>
          <w:noProof/>
        </w:rPr>
        <w:drawing>
          <wp:inline distT="0" distB="0" distL="0" distR="0" wp14:anchorId="651C466C" wp14:editId="08C678BA">
            <wp:extent cx="1819910" cy="1099185"/>
            <wp:effectExtent l="19050" t="0" r="8890" b="0"/>
            <wp:docPr id="3805" name="Рисунок 3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5"/>
                    <pic:cNvPicPr>
                      <a:picLocks noChangeAspect="1" noChangeArrowheads="1"/>
                    </pic:cNvPicPr>
                  </pic:nvPicPr>
                  <pic:blipFill>
                    <a:blip r:embed="rId223" cstate="print"/>
                    <a:srcRect/>
                    <a:stretch>
                      <a:fillRect/>
                    </a:stretch>
                  </pic:blipFill>
                  <pic:spPr bwMode="auto">
                    <a:xfrm>
                      <a:off x="0" y="0"/>
                      <a:ext cx="1819910" cy="1099185"/>
                    </a:xfrm>
                    <a:prstGeom prst="rect">
                      <a:avLst/>
                    </a:prstGeom>
                    <a:noFill/>
                    <a:ln w="9525">
                      <a:noFill/>
                      <a:miter lim="800000"/>
                      <a:headEnd/>
                      <a:tailEnd/>
                    </a:ln>
                  </pic:spPr>
                </pic:pic>
              </a:graphicData>
            </a:graphic>
          </wp:inline>
        </w:drawing>
      </w:r>
    </w:p>
    <w:p w:rsidR="00AD7D3C" w:rsidRPr="009A3FDD" w:rsidRDefault="00AD7D3C" w:rsidP="00A43E43">
      <w:pPr>
        <w:pStyle w:val="af4"/>
      </w:pPr>
      <w:r w:rsidRPr="009A3FDD">
        <w:t>Рис.</w:t>
      </w:r>
      <w:r w:rsidR="00914D2F">
        <w:rPr>
          <w:lang w:val="en-US"/>
        </w:rPr>
        <w:t> </w:t>
      </w:r>
      <w:r w:rsidRPr="009A3FDD">
        <w:t>2.</w:t>
      </w:r>
      <w:r>
        <w:t>6</w:t>
      </w:r>
    </w:p>
    <w:p w:rsidR="00AD7D3C" w:rsidRPr="00C86F03" w:rsidRDefault="00AD7D3C" w:rsidP="00AD7D3C">
      <w:pPr>
        <w:rPr>
          <w:szCs w:val="28"/>
        </w:rPr>
      </w:pPr>
      <w:r w:rsidRPr="00C86F03">
        <w:rPr>
          <w:i/>
          <w:szCs w:val="28"/>
        </w:rPr>
        <w:t>2. Время релаксации</w:t>
      </w:r>
      <w:r w:rsidR="003E4651">
        <w:rPr>
          <w:i/>
          <w:szCs w:val="28"/>
        </w:rPr>
        <w:t xml:space="preserve"> </w:t>
      </w:r>
      <w:r w:rsidR="00435F66" w:rsidRPr="00533674">
        <w:rPr>
          <w:szCs w:val="28"/>
        </w:rPr>
        <w:t>τ</w:t>
      </w:r>
      <w:r w:rsidR="003E4651">
        <w:rPr>
          <w:szCs w:val="28"/>
        </w:rPr>
        <w:t xml:space="preserve"> </w:t>
      </w:r>
      <w:r w:rsidR="00A43E43">
        <w:rPr>
          <w:szCs w:val="28"/>
        </w:rPr>
        <w:t>–</w:t>
      </w:r>
      <w:r w:rsidRPr="00C86F03">
        <w:rPr>
          <w:szCs w:val="28"/>
        </w:rPr>
        <w:t xml:space="preserve"> это время, в течение которого амплитуда колебаний убывает в </w:t>
      </w:r>
      <w:r w:rsidRPr="00C86F03">
        <w:rPr>
          <w:i/>
          <w:szCs w:val="28"/>
          <w:lang w:val="en-US"/>
        </w:rPr>
        <w:t>e</w:t>
      </w:r>
      <w:r w:rsidRPr="00C86F03">
        <w:rPr>
          <w:szCs w:val="28"/>
        </w:rPr>
        <w:t>раз (</w:t>
      </w:r>
      <w:r w:rsidRPr="00C86F03">
        <w:rPr>
          <w:i/>
          <w:szCs w:val="28"/>
          <w:lang w:val="en-US"/>
        </w:rPr>
        <w:t>e</w:t>
      </w:r>
      <w:r w:rsidRPr="00C86F03">
        <w:rPr>
          <w:szCs w:val="28"/>
        </w:rPr>
        <w:t>- основание натурального логарифма) [3]</w:t>
      </w:r>
    </w:p>
    <w:p w:rsidR="00AD7D3C" w:rsidRPr="00C86F03" w:rsidRDefault="00AD7D3C" w:rsidP="00AD7D3C">
      <w:pPr>
        <w:pStyle w:val="affc"/>
      </w:pPr>
      <w:r w:rsidRPr="00C86F03">
        <w:rPr>
          <w:position w:val="-32"/>
        </w:rPr>
        <w:object w:dxaOrig="3560" w:dyaOrig="760" w14:anchorId="0D312420">
          <v:shape id="_x0000_i1128" type="#_x0000_t75" style="width:177.8pt;height:38.25pt" o:ole="" fillcolor="window">
            <v:imagedata r:id="rId224" o:title=""/>
          </v:shape>
          <o:OLEObject Type="Embed" ProgID="Equation.3" ShapeID="_x0000_i1128" DrawAspect="Content" ObjectID="_1824384665" r:id="rId225"/>
        </w:object>
      </w:r>
      <w:r w:rsidRPr="00C86F03">
        <w:t>,</w:t>
      </w:r>
    </w:p>
    <w:p w:rsidR="00AD7D3C" w:rsidRPr="00C86F03" w:rsidRDefault="00AD7D3C" w:rsidP="00AD7D3C">
      <w:pPr>
        <w:pStyle w:val="affc"/>
      </w:pPr>
      <w:r>
        <w:tab/>
      </w:r>
      <w:r w:rsidRPr="00C86F03">
        <w:rPr>
          <w:position w:val="-10"/>
        </w:rPr>
        <w:object w:dxaOrig="900" w:dyaOrig="340" w14:anchorId="25D324FD">
          <v:shape id="_x0000_i1129" type="#_x0000_t75" style="width:40.5pt;height:15.75pt" o:ole="" fillcolor="window">
            <v:imagedata r:id="rId226" o:title=""/>
          </v:shape>
          <o:OLEObject Type="Embed" ProgID="Equation.3" ShapeID="_x0000_i1129" DrawAspect="Content" ObjectID="_1824384666" r:id="rId227"/>
        </w:object>
      </w:r>
      <w:r w:rsidRPr="00C86F03">
        <w:t>.</w:t>
      </w:r>
      <w:r>
        <w:tab/>
        <w:t>(2.23)</w:t>
      </w:r>
    </w:p>
    <w:p w:rsidR="00AD7D3C" w:rsidRPr="00C86F03" w:rsidRDefault="00AD7D3C" w:rsidP="00AD7D3C">
      <w:pPr>
        <w:ind w:firstLine="708"/>
        <w:rPr>
          <w:szCs w:val="28"/>
        </w:rPr>
      </w:pPr>
      <w:r w:rsidRPr="00C86F03">
        <w:rPr>
          <w:szCs w:val="28"/>
        </w:rPr>
        <w:t xml:space="preserve">За время релаксации в системе совершается </w:t>
      </w:r>
      <w:r w:rsidRPr="00C86F03">
        <w:rPr>
          <w:position w:val="-12"/>
          <w:szCs w:val="28"/>
        </w:rPr>
        <w:object w:dxaOrig="340" w:dyaOrig="360" w14:anchorId="6D96167F">
          <v:shape id="_x0000_i1130" type="#_x0000_t75" style="width:19.5pt;height:20.25pt" o:ole="" fillcolor="window">
            <v:imagedata r:id="rId228" o:title=""/>
          </v:shape>
          <o:OLEObject Type="Embed" ProgID="Equation.3" ShapeID="_x0000_i1130" DrawAspect="Content" ObjectID="_1824384667" r:id="rId229"/>
        </w:object>
      </w:r>
      <w:r w:rsidRPr="00C86F03">
        <w:rPr>
          <w:szCs w:val="28"/>
        </w:rPr>
        <w:t xml:space="preserve"> полных колебаний [3]</w:t>
      </w:r>
    </w:p>
    <w:p w:rsidR="00AD7D3C" w:rsidRPr="00C86F03" w:rsidRDefault="00AD7D3C" w:rsidP="00AD7D3C">
      <w:pPr>
        <w:pStyle w:val="affc"/>
      </w:pPr>
      <w:r>
        <w:tab/>
      </w:r>
      <w:r w:rsidRPr="00C86F03">
        <w:rPr>
          <w:position w:val="-32"/>
        </w:rPr>
        <w:object w:dxaOrig="1560" w:dyaOrig="760" w14:anchorId="27AE0D92">
          <v:shape id="_x0000_i1131" type="#_x0000_t75" style="width:78pt;height:38.25pt" o:ole="" fillcolor="window">
            <v:imagedata r:id="rId230" o:title=""/>
          </v:shape>
          <o:OLEObject Type="Embed" ProgID="Equation.3" ShapeID="_x0000_i1131" DrawAspect="Content" ObjectID="_1824384668" r:id="rId231"/>
        </w:object>
      </w:r>
      <w:r>
        <w:t>.</w:t>
      </w:r>
      <w:r>
        <w:tab/>
      </w:r>
      <w:r w:rsidRPr="00C86F03">
        <w:t>(2.24)</w:t>
      </w:r>
    </w:p>
    <w:p w:rsidR="00AD7D3C" w:rsidRPr="00C86F03" w:rsidRDefault="00AD7D3C" w:rsidP="00AD7D3C">
      <w:pPr>
        <w:rPr>
          <w:szCs w:val="28"/>
        </w:rPr>
      </w:pPr>
      <w:r w:rsidRPr="00C86F03">
        <w:rPr>
          <w:i/>
          <w:szCs w:val="28"/>
        </w:rPr>
        <w:t>3. Логарифмический декремент затухания δ</w:t>
      </w:r>
      <w:r w:rsidRPr="00C86F03">
        <w:rPr>
          <w:szCs w:val="28"/>
        </w:rPr>
        <w:t xml:space="preserve"> характеризует уменьшение амплитуды за период колебаний и численно равен</w:t>
      </w:r>
    </w:p>
    <w:p w:rsidR="00AD7D3C" w:rsidRPr="00BD0822" w:rsidRDefault="00AD7D3C" w:rsidP="00AD7D3C">
      <w:pPr>
        <w:pStyle w:val="affc"/>
        <w:rPr>
          <w:highlight w:val="yellow"/>
        </w:rPr>
      </w:pPr>
      <w:r>
        <w:tab/>
      </w:r>
      <w:r w:rsidRPr="00C86F03">
        <w:rPr>
          <w:position w:val="-34"/>
        </w:rPr>
        <w:object w:dxaOrig="2960" w:dyaOrig="780" w14:anchorId="39523C9E">
          <v:shape id="_x0000_i1132" type="#_x0000_t75" style="width:148.45pt;height:38.25pt" o:ole="" fillcolor="window">
            <v:imagedata r:id="rId232" o:title=""/>
          </v:shape>
          <o:OLEObject Type="Embed" ProgID="Equation.3" ShapeID="_x0000_i1132" DrawAspect="Content" ObjectID="_1824384669" r:id="rId233"/>
        </w:object>
      </w:r>
      <w:r w:rsidRPr="00C86F03">
        <w:t>.</w:t>
      </w:r>
      <w:r>
        <w:tab/>
        <w:t>(2.25)</w:t>
      </w:r>
    </w:p>
    <w:p w:rsidR="00AD7D3C" w:rsidRPr="00C86F03" w:rsidRDefault="00AD7D3C" w:rsidP="00AD7D3C">
      <w:pPr>
        <w:rPr>
          <w:szCs w:val="28"/>
        </w:rPr>
      </w:pPr>
      <w:r w:rsidRPr="00C86F03">
        <w:rPr>
          <w:i/>
          <w:szCs w:val="28"/>
        </w:rPr>
        <w:t xml:space="preserve">4. Добротность </w:t>
      </w:r>
      <w:r w:rsidRPr="00C86F03">
        <w:rPr>
          <w:i/>
          <w:szCs w:val="28"/>
          <w:lang w:val="en-US"/>
        </w:rPr>
        <w:t>Q</w:t>
      </w:r>
      <w:r w:rsidRPr="00C86F03">
        <w:rPr>
          <w:i/>
          <w:szCs w:val="28"/>
        </w:rPr>
        <w:t xml:space="preserve"> системы</w:t>
      </w:r>
      <w:r w:rsidR="003E4651">
        <w:rPr>
          <w:i/>
          <w:szCs w:val="28"/>
        </w:rPr>
        <w:t xml:space="preserve"> </w:t>
      </w:r>
      <w:r w:rsidRPr="00C86F03">
        <w:rPr>
          <w:szCs w:val="28"/>
        </w:rPr>
        <w:t xml:space="preserve">вводят [3] как величину, определяющую потери энергии колебаний системы за один условный период колебаний, </w:t>
      </w:r>
    </w:p>
    <w:p w:rsidR="00AD7D3C" w:rsidRPr="007C0B53" w:rsidRDefault="00AD7D3C" w:rsidP="00AD7D3C">
      <w:pPr>
        <w:pStyle w:val="affc"/>
      </w:pPr>
      <w:r>
        <w:tab/>
      </w:r>
      <w:r w:rsidRPr="00C86F03">
        <w:rPr>
          <w:position w:val="-34"/>
        </w:rPr>
        <w:object w:dxaOrig="3860" w:dyaOrig="780" w14:anchorId="1C62FC8E">
          <v:shape id="_x0000_i1133" type="#_x0000_t75" style="width:193.6pt;height:38.25pt" o:ole="" fillcolor="window">
            <v:imagedata r:id="rId234" o:title=""/>
          </v:shape>
          <o:OLEObject Type="Embed" ProgID="Equation.3" ShapeID="_x0000_i1133" DrawAspect="Content" ObjectID="_1824384670" r:id="rId235"/>
        </w:object>
      </w:r>
      <w:r>
        <w:tab/>
        <w:t>(2.26</w:t>
      </w:r>
      <w:r w:rsidRPr="007C0B53">
        <w:t>)</w:t>
      </w:r>
    </w:p>
    <w:p w:rsidR="00AD7D3C" w:rsidRPr="0054773F" w:rsidRDefault="00AD7D3C" w:rsidP="00AD7D3C">
      <w:pPr>
        <w:pStyle w:val="20"/>
      </w:pPr>
      <w:bookmarkStart w:id="107" w:name="_Toc461574308"/>
      <w:bookmarkStart w:id="108" w:name="_Toc485459363"/>
      <w:bookmarkStart w:id="109" w:name="_Toc485534310"/>
      <w:r w:rsidRPr="0054773F">
        <w:t>2.4. Вынужденные механические колебания</w:t>
      </w:r>
      <w:bookmarkEnd w:id="107"/>
      <w:bookmarkEnd w:id="108"/>
      <w:bookmarkEnd w:id="109"/>
    </w:p>
    <w:p w:rsidR="00AD7D3C" w:rsidRPr="00670FCC" w:rsidRDefault="00AD7D3C" w:rsidP="00AD7D3C">
      <w:pPr>
        <w:pStyle w:val="3"/>
      </w:pPr>
      <w:bookmarkStart w:id="110" w:name="_Toc461574309"/>
      <w:bookmarkStart w:id="111" w:name="_Toc485459364"/>
      <w:bookmarkStart w:id="112" w:name="_Toc485534311"/>
      <w:r w:rsidRPr="00670FCC">
        <w:t>2.4.1. Уравнение вынужденных механических колебаний</w:t>
      </w:r>
      <w:bookmarkEnd w:id="110"/>
      <w:bookmarkEnd w:id="111"/>
      <w:bookmarkEnd w:id="112"/>
    </w:p>
    <w:p w:rsidR="00AD7D3C" w:rsidRPr="00670FCC" w:rsidRDefault="00AD7D3C" w:rsidP="00AD7D3C">
      <w:r w:rsidRPr="00670FCC">
        <w:t xml:space="preserve">Если на колеблющуюся систему, кроме упругой (квазиупругой) силы и силы сопротивления, действует внешняя, периодически изменяющаяся сила, то в системе происходят </w:t>
      </w:r>
      <w:r w:rsidRPr="00670FCC">
        <w:rPr>
          <w:i/>
        </w:rPr>
        <w:t>вынужденные</w:t>
      </w:r>
      <w:r w:rsidRPr="00670FCC">
        <w:t xml:space="preserve"> механические колебания.</w:t>
      </w:r>
    </w:p>
    <w:p w:rsidR="00AD7D3C" w:rsidRDefault="00AD7D3C" w:rsidP="00AD7D3C">
      <w:r w:rsidRPr="00670FCC">
        <w:t>Внешняя сила пополняет энергию системы, расходуемую на работу против силы сопротивления. Поэтому в системе с течением времени устанавливаются вынужденные колебания с постоянной амплитудой</w:t>
      </w:r>
      <w:r>
        <w:t xml:space="preserve"> (незатухающие колебания)</w:t>
      </w:r>
      <w:r w:rsidRPr="0075301D">
        <w:t xml:space="preserve">. </w:t>
      </w:r>
    </w:p>
    <w:p w:rsidR="00AD7D3C" w:rsidRPr="0075301D" w:rsidRDefault="00AD7D3C" w:rsidP="00AD7D3C">
      <w:r w:rsidRPr="0075301D">
        <w:t xml:space="preserve">Пусть внешняя сила изменяется с частотой </w:t>
      </w:r>
      <w:r w:rsidRPr="0075301D">
        <w:rPr>
          <w:position w:val="-4"/>
        </w:rPr>
        <w:object w:dxaOrig="279" w:dyaOrig="279" w14:anchorId="156B5B0D">
          <v:shape id="_x0000_i1134" type="#_x0000_t75" style="width:13.5pt;height:13.5pt" o:ole="">
            <v:imagedata r:id="rId236" o:title=""/>
          </v:shape>
          <o:OLEObject Type="Embed" ProgID="Equation.3" ShapeID="_x0000_i1134" DrawAspect="Content" ObjectID="_1824384671" r:id="rId237"/>
        </w:object>
      </w:r>
      <w:r w:rsidRPr="0075301D">
        <w:t xml:space="preserve"> по гармоническому закону: </w:t>
      </w:r>
      <w:r w:rsidRPr="0075301D">
        <w:rPr>
          <w:position w:val="-12"/>
        </w:rPr>
        <w:object w:dxaOrig="1660" w:dyaOrig="380" w14:anchorId="26C2BA32">
          <v:shape id="_x0000_i1135" type="#_x0000_t75" style="width:82.5pt;height:18.75pt" o:ole="">
            <v:imagedata r:id="rId238" o:title=""/>
          </v:shape>
          <o:OLEObject Type="Embed" ProgID="Equation.3" ShapeID="_x0000_i1135" DrawAspect="Content" ObjectID="_1824384672" r:id="rId239"/>
        </w:object>
      </w:r>
      <w:r w:rsidRPr="0075301D">
        <w:t xml:space="preserve">. Тогда в проекции на направление движения (ось </w:t>
      </w:r>
      <w:r w:rsidRPr="0075301D">
        <w:rPr>
          <w:position w:val="-6"/>
        </w:rPr>
        <w:object w:dxaOrig="400" w:dyaOrig="300" w14:anchorId="757FEC89">
          <v:shape id="_x0000_i1136" type="#_x0000_t75" style="width:20.25pt;height:15.75pt" o:ole="" fillcolor="window">
            <v:imagedata r:id="rId240" o:title=""/>
          </v:shape>
          <o:OLEObject Type="Embed" ProgID="Equation.3" ShapeID="_x0000_i1136" DrawAspect="Content" ObjectID="_1824384673" r:id="rId241"/>
        </w:object>
      </w:r>
      <w:r w:rsidRPr="0075301D">
        <w:t xml:space="preserve">) </w:t>
      </w:r>
      <w:r w:rsidRPr="0075301D">
        <w:rPr>
          <w:lang w:val="en-US"/>
        </w:rPr>
        <w:t>II</w:t>
      </w:r>
      <w:r w:rsidRPr="0075301D">
        <w:t xml:space="preserve"> закон Ньютона имеет вид</w:t>
      </w:r>
    </w:p>
    <w:p w:rsidR="00AD7D3C" w:rsidRPr="0075301D" w:rsidRDefault="00AD7D3C" w:rsidP="00AD7D3C">
      <w:pPr>
        <w:pStyle w:val="affc"/>
      </w:pPr>
      <w:r w:rsidRPr="0075301D">
        <w:tab/>
      </w:r>
      <w:r w:rsidRPr="0075301D">
        <w:rPr>
          <w:position w:val="-16"/>
        </w:rPr>
        <w:object w:dxaOrig="5360" w:dyaOrig="420" w14:anchorId="4BD9485A">
          <v:shape id="_x0000_i1137" type="#_x0000_t75" style="width:267.75pt;height:21pt" o:ole="">
            <v:imagedata r:id="rId242" o:title=""/>
          </v:shape>
          <o:OLEObject Type="Embed" ProgID="Equation.3" ShapeID="_x0000_i1137" DrawAspect="Content" ObjectID="_1824384674" r:id="rId243"/>
        </w:object>
      </w:r>
      <w:r w:rsidRPr="0075301D">
        <w:t>,</w:t>
      </w:r>
      <w:r w:rsidRPr="0075301D">
        <w:tab/>
        <w:t>(</w:t>
      </w:r>
      <w:r>
        <w:t>2</w:t>
      </w:r>
      <w:r w:rsidRPr="0075301D">
        <w:t>.</w:t>
      </w:r>
      <w:r>
        <w:t>27</w:t>
      </w:r>
      <w:r w:rsidRPr="0075301D">
        <w:t>)</w:t>
      </w:r>
    </w:p>
    <w:p w:rsidR="00AD7D3C" w:rsidRPr="0075301D" w:rsidRDefault="00AD7D3C" w:rsidP="00AD7D3C">
      <w:r w:rsidRPr="0075301D">
        <w:t xml:space="preserve">Учитывая, что </w:t>
      </w:r>
      <w:r w:rsidRPr="0075301D">
        <w:rPr>
          <w:position w:val="-12"/>
        </w:rPr>
        <w:object w:dxaOrig="760" w:dyaOrig="380" w14:anchorId="5B225DF2">
          <v:shape id="_x0000_i1138" type="#_x0000_t75" style="width:38.25pt;height:18.75pt" o:ole="" fillcolor="window">
            <v:imagedata r:id="rId244" o:title=""/>
          </v:shape>
          <o:OLEObject Type="Embed" ProgID="Equation.3" ShapeID="_x0000_i1138" DrawAspect="Content" ObjectID="_1824384675" r:id="rId245"/>
        </w:object>
      </w:r>
      <w:r w:rsidRPr="0075301D">
        <w:t xml:space="preserve">, </w:t>
      </w:r>
      <w:r w:rsidRPr="0075301D">
        <w:rPr>
          <w:position w:val="-12"/>
        </w:rPr>
        <w:object w:dxaOrig="780" w:dyaOrig="380" w14:anchorId="6526A5E8">
          <v:shape id="_x0000_i1139" type="#_x0000_t75" style="width:38.25pt;height:18.75pt" o:ole="">
            <v:imagedata r:id="rId246" o:title=""/>
          </v:shape>
          <o:OLEObject Type="Embed" ProgID="Equation.3" ShapeID="_x0000_i1139" DrawAspect="Content" ObjectID="_1824384676" r:id="rId247"/>
        </w:object>
      </w:r>
      <w:r w:rsidRPr="0075301D">
        <w:t xml:space="preserve">, </w:t>
      </w:r>
      <w:r w:rsidRPr="0075301D">
        <w:rPr>
          <w:position w:val="-28"/>
        </w:rPr>
        <w:object w:dxaOrig="880" w:dyaOrig="720" w14:anchorId="6A48636C">
          <v:shape id="_x0000_i1140" type="#_x0000_t75" style="width:44.25pt;height:36pt" o:ole="" fillcolor="window">
            <v:imagedata r:id="rId130" o:title=""/>
          </v:shape>
          <o:OLEObject Type="Embed" ProgID="Equation.3" ShapeID="_x0000_i1140" DrawAspect="Content" ObjectID="_1824384677" r:id="rId248"/>
        </w:object>
      </w:r>
      <w:r w:rsidRPr="0075301D">
        <w:t xml:space="preserve"> и </w:t>
      </w:r>
      <w:r w:rsidRPr="0075301D">
        <w:rPr>
          <w:position w:val="-28"/>
        </w:rPr>
        <w:object w:dxaOrig="880" w:dyaOrig="720" w14:anchorId="76230690">
          <v:shape id="_x0000_i1141" type="#_x0000_t75" style="width:44.25pt;height:36pt" o:ole="" fillcolor="window">
            <v:imagedata r:id="rId249" o:title=""/>
          </v:shape>
          <o:OLEObject Type="Embed" ProgID="Equation.3" ShapeID="_x0000_i1141" DrawAspect="Content" ObjectID="_1824384678" r:id="rId250"/>
        </w:object>
      </w:r>
      <w:r>
        <w:t>, получим</w:t>
      </w:r>
    </w:p>
    <w:p w:rsidR="00AD7D3C" w:rsidRPr="0075301D" w:rsidRDefault="00AD7D3C" w:rsidP="00AD7D3C">
      <w:pPr>
        <w:pStyle w:val="affc"/>
      </w:pPr>
      <w:r w:rsidRPr="0075301D">
        <w:tab/>
      </w:r>
      <w:r w:rsidRPr="0075301D">
        <w:rPr>
          <w:position w:val="-28"/>
        </w:rPr>
        <w:object w:dxaOrig="2980" w:dyaOrig="720" w14:anchorId="337D774E">
          <v:shape id="_x0000_i1142" type="#_x0000_t75" style="width:148.55pt;height:36pt" o:ole="" fillcolor="window">
            <v:imagedata r:id="rId251" o:title=""/>
          </v:shape>
          <o:OLEObject Type="Embed" ProgID="Equation.3" ShapeID="_x0000_i1142" DrawAspect="Content" ObjectID="_1824384679" r:id="rId252"/>
        </w:object>
      </w:r>
      <w:r w:rsidR="00786278">
        <w:t>.</w:t>
      </w:r>
      <w:r w:rsidRPr="0075301D">
        <w:tab/>
        <w:t>(</w:t>
      </w:r>
      <w:r>
        <w:t>2</w:t>
      </w:r>
      <w:r w:rsidRPr="0075301D">
        <w:t>.</w:t>
      </w:r>
      <w:r>
        <w:t>28</w:t>
      </w:r>
      <w:r w:rsidRPr="0075301D">
        <w:t>)</w:t>
      </w:r>
    </w:p>
    <w:p w:rsidR="00AD7D3C" w:rsidRPr="0075301D" w:rsidRDefault="00786278" w:rsidP="00AD7D3C">
      <w:r>
        <w:t>Э</w:t>
      </w:r>
      <w:r w:rsidR="00AD7D3C" w:rsidRPr="0075301D">
        <w:t xml:space="preserve">то </w:t>
      </w:r>
      <w:r w:rsidR="00AD7D3C" w:rsidRPr="00D44ED4">
        <w:rPr>
          <w:i/>
        </w:rPr>
        <w:t>дифференциальное уравнение вынужденных</w:t>
      </w:r>
      <w:r w:rsidR="003E4651">
        <w:rPr>
          <w:i/>
        </w:rPr>
        <w:t xml:space="preserve"> </w:t>
      </w:r>
      <w:r w:rsidR="00AD7D3C" w:rsidRPr="00D44ED4">
        <w:rPr>
          <w:i/>
        </w:rPr>
        <w:t>механических колебаний</w:t>
      </w:r>
      <w:r w:rsidR="00AD7D3C" w:rsidRPr="0075301D">
        <w:t>.</w:t>
      </w:r>
    </w:p>
    <w:p w:rsidR="00AD7D3C" w:rsidRPr="008B1A41" w:rsidRDefault="00AD7D3C" w:rsidP="00AD7D3C">
      <w:pPr>
        <w:ind w:firstLine="708"/>
        <w:rPr>
          <w:szCs w:val="28"/>
        </w:rPr>
      </w:pPr>
      <w:r w:rsidRPr="008B1A41">
        <w:rPr>
          <w:szCs w:val="28"/>
        </w:rPr>
        <w:t xml:space="preserve">При </w:t>
      </w:r>
      <w:r w:rsidRPr="008B1A41">
        <w:rPr>
          <w:i/>
          <w:szCs w:val="28"/>
        </w:rPr>
        <w:t>установившихся</w:t>
      </w:r>
      <w:r w:rsidRPr="008B1A41">
        <w:rPr>
          <w:szCs w:val="28"/>
        </w:rPr>
        <w:t xml:space="preserve"> вынужденных колебаниях зависимость смещения тела от времени описывается уравнением</w:t>
      </w:r>
    </w:p>
    <w:p w:rsidR="00AD7D3C" w:rsidRPr="008B1A41" w:rsidRDefault="00AD7D3C" w:rsidP="00AD7D3C">
      <w:pPr>
        <w:pStyle w:val="affc"/>
      </w:pPr>
      <w:r w:rsidRPr="008B1A41">
        <w:rPr>
          <w:position w:val="-10"/>
        </w:rPr>
        <w:object w:dxaOrig="2200" w:dyaOrig="340" w14:anchorId="0948E4C9">
          <v:shape id="_x0000_i1143" type="#_x0000_t75" style="width:115.5pt;height:18pt" o:ole="" fillcolor="window">
            <v:imagedata r:id="rId253" o:title=""/>
          </v:shape>
          <o:OLEObject Type="Embed" ProgID="Equation.3" ShapeID="_x0000_i1143" DrawAspect="Content" ObjectID="_1824384680" r:id="rId254"/>
        </w:object>
      </w:r>
      <w:r w:rsidRPr="008B1A41">
        <w:t>,</w:t>
      </w:r>
    </w:p>
    <w:p w:rsidR="00AD7D3C" w:rsidRPr="00670FCC" w:rsidRDefault="00AD7D3C" w:rsidP="00AD7D3C">
      <w:pPr>
        <w:ind w:firstLine="0"/>
        <w:rPr>
          <w:szCs w:val="28"/>
        </w:rPr>
      </w:pPr>
      <w:r w:rsidRPr="00670FCC">
        <w:rPr>
          <w:szCs w:val="28"/>
        </w:rPr>
        <w:t xml:space="preserve">где частота установившихся вынужденных колебаний равна частоте внешней силы </w:t>
      </w:r>
      <w:r w:rsidRPr="00670FCC">
        <w:rPr>
          <w:position w:val="-4"/>
          <w:szCs w:val="28"/>
        </w:rPr>
        <w:object w:dxaOrig="279" w:dyaOrig="279" w14:anchorId="47E7D7BD">
          <v:shape id="_x0000_i1144" type="#_x0000_t75" style="width:13.5pt;height:13.5pt" o:ole="" fillcolor="window">
            <v:imagedata r:id="rId255" o:title=""/>
          </v:shape>
          <o:OLEObject Type="Embed" ProgID="Equation.3" ShapeID="_x0000_i1144" DrawAspect="Content" ObjectID="_1824384681" r:id="rId256"/>
        </w:object>
      </w:r>
      <w:r w:rsidRPr="00670FCC">
        <w:rPr>
          <w:szCs w:val="28"/>
        </w:rPr>
        <w:t xml:space="preserve">, амплитуда </w:t>
      </w:r>
      <w:r w:rsidRPr="00670FCC">
        <w:rPr>
          <w:position w:val="-4"/>
          <w:szCs w:val="28"/>
        </w:rPr>
        <w:object w:dxaOrig="260" w:dyaOrig="279" w14:anchorId="58AE3DC1">
          <v:shape id="_x0000_i1145" type="#_x0000_t75" style="width:13.5pt;height:13.5pt" o:ole="" fillcolor="window">
            <v:imagedata r:id="rId257" o:title=""/>
          </v:shape>
          <o:OLEObject Type="Embed" ProgID="Equation.3" ShapeID="_x0000_i1145" DrawAspect="Content" ObjectID="_1824384682" r:id="rId258"/>
        </w:object>
      </w:r>
      <w:r w:rsidRPr="00670FCC">
        <w:rPr>
          <w:szCs w:val="28"/>
        </w:rPr>
        <w:t xml:space="preserve"> и начальная фаза </w:t>
      </w:r>
      <w:r w:rsidRPr="00670FCC">
        <w:rPr>
          <w:position w:val="-10"/>
          <w:szCs w:val="28"/>
        </w:rPr>
        <w:object w:dxaOrig="240" w:dyaOrig="279" w14:anchorId="2F8A9D48">
          <v:shape id="_x0000_i1146" type="#_x0000_t75" style="width:11.25pt;height:13.5pt" o:ole="" fillcolor="window">
            <v:imagedata r:id="rId259" o:title=""/>
          </v:shape>
          <o:OLEObject Type="Embed" ProgID="Equation.3" ShapeID="_x0000_i1146" DrawAspect="Content" ObjectID="_1824384683" r:id="rId260"/>
        </w:object>
      </w:r>
      <w:r w:rsidRPr="00670FCC">
        <w:rPr>
          <w:szCs w:val="28"/>
        </w:rPr>
        <w:t xml:space="preserve"> определяются соотношениями:</w:t>
      </w:r>
    </w:p>
    <w:p w:rsidR="00AD7D3C" w:rsidRPr="00670FCC" w:rsidRDefault="00AD7D3C" w:rsidP="00AD7D3C">
      <w:pPr>
        <w:pStyle w:val="affc"/>
      </w:pPr>
      <w:r w:rsidRPr="00670FCC">
        <w:tab/>
      </w:r>
      <w:r w:rsidRPr="00670FCC">
        <w:rPr>
          <w:position w:val="-44"/>
        </w:rPr>
        <w:object w:dxaOrig="2799" w:dyaOrig="820" w14:anchorId="3218D7A1">
          <v:shape id="_x0000_i1147" type="#_x0000_t75" style="width:140.25pt;height:41.25pt" o:ole="" fillcolor="window">
            <v:imagedata r:id="rId261" o:title=""/>
          </v:shape>
          <o:OLEObject Type="Embed" ProgID="Equation.3" ShapeID="_x0000_i1147" DrawAspect="Content" ObjectID="_1824384684" r:id="rId262"/>
        </w:object>
      </w:r>
      <w:r w:rsidRPr="00670FCC">
        <w:tab/>
        <w:t>(2.29)</w:t>
      </w:r>
    </w:p>
    <w:p w:rsidR="00AD7D3C" w:rsidRPr="00670FCC" w:rsidRDefault="00AD7D3C" w:rsidP="00AD7D3C">
      <w:pPr>
        <w:pStyle w:val="affc"/>
      </w:pPr>
      <w:r w:rsidRPr="00670FCC">
        <w:tab/>
      </w:r>
      <w:r w:rsidRPr="00670FCC">
        <w:rPr>
          <w:position w:val="-36"/>
        </w:rPr>
        <w:object w:dxaOrig="2120" w:dyaOrig="800" w14:anchorId="0343B638">
          <v:shape id="_x0000_i1148" type="#_x0000_t75" style="width:105.8pt;height:40.5pt" o:ole="" fillcolor="window">
            <v:imagedata r:id="rId263" o:title=""/>
          </v:shape>
          <o:OLEObject Type="Embed" ProgID="Equation.3" ShapeID="_x0000_i1148" DrawAspect="Content" ObjectID="_1824384685" r:id="rId264"/>
        </w:object>
      </w:r>
      <w:r w:rsidRPr="00670FCC">
        <w:t>.</w:t>
      </w:r>
      <w:r w:rsidRPr="00670FCC">
        <w:tab/>
        <w:t xml:space="preserve"> (2.30)</w:t>
      </w:r>
    </w:p>
    <w:p w:rsidR="00AD7D3C" w:rsidRPr="00971F1D" w:rsidRDefault="00AD7D3C" w:rsidP="00AD7D3C">
      <w:pPr>
        <w:ind w:firstLine="708"/>
        <w:rPr>
          <w:szCs w:val="28"/>
        </w:rPr>
      </w:pPr>
      <w:r w:rsidRPr="00670FCC">
        <w:rPr>
          <w:szCs w:val="28"/>
        </w:rPr>
        <w:t xml:space="preserve">В данном случае начальная фаза </w:t>
      </w:r>
      <w:r w:rsidRPr="00670FCC">
        <w:rPr>
          <w:position w:val="-10"/>
          <w:szCs w:val="28"/>
        </w:rPr>
        <w:object w:dxaOrig="240" w:dyaOrig="279" w14:anchorId="6FA9A30A">
          <v:shape id="_x0000_i1149" type="#_x0000_t75" style="width:11.25pt;height:13.5pt" o:ole="" fillcolor="window">
            <v:imagedata r:id="rId265" o:title=""/>
          </v:shape>
          <o:OLEObject Type="Embed" ProgID="Equation.3" ShapeID="_x0000_i1149" DrawAspect="Content" ObjectID="_1824384686" r:id="rId266"/>
        </w:object>
      </w:r>
      <w:r w:rsidRPr="00670FCC">
        <w:rPr>
          <w:szCs w:val="28"/>
        </w:rPr>
        <w:t xml:space="preserve"> определяет сдвиг по фазе между установившимися вынужденными колебаниями и внешней силой.</w:t>
      </w:r>
    </w:p>
    <w:p w:rsidR="00AD7D3C" w:rsidRDefault="00AD7D3C" w:rsidP="00AD7D3C">
      <w:pPr>
        <w:pStyle w:val="3"/>
      </w:pPr>
      <w:bookmarkStart w:id="113" w:name="_Toc461574310"/>
      <w:bookmarkStart w:id="114" w:name="_Toc485459365"/>
      <w:bookmarkStart w:id="115" w:name="_Toc485534312"/>
      <w:r>
        <w:t xml:space="preserve">2.4.2. </w:t>
      </w:r>
      <w:r w:rsidRPr="00971F1D">
        <w:t>Механический резонанс</w:t>
      </w:r>
      <w:bookmarkEnd w:id="113"/>
      <w:bookmarkEnd w:id="114"/>
      <w:bookmarkEnd w:id="115"/>
    </w:p>
    <w:p w:rsidR="00AD7D3C" w:rsidRPr="00971F1D" w:rsidRDefault="00AD7D3C" w:rsidP="00AD7D3C">
      <w:pPr>
        <w:ind w:firstLine="708"/>
        <w:rPr>
          <w:szCs w:val="28"/>
        </w:rPr>
      </w:pPr>
      <w:r w:rsidRPr="00971F1D">
        <w:rPr>
          <w:szCs w:val="28"/>
        </w:rPr>
        <w:t xml:space="preserve">Механический резонанс – это </w:t>
      </w:r>
      <w:r w:rsidRPr="00670FCC">
        <w:rPr>
          <w:szCs w:val="28"/>
        </w:rPr>
        <w:t>явление резкого возрастания амплитуды вынужденных колебаний [3] при приближении частоты вынуждающей силы к</w:t>
      </w:r>
      <w:r w:rsidRPr="00971F1D">
        <w:rPr>
          <w:szCs w:val="28"/>
        </w:rPr>
        <w:t xml:space="preserve"> некоторой характерной для данной системы частоте </w:t>
      </w:r>
      <w:r w:rsidRPr="00971F1D">
        <w:rPr>
          <w:position w:val="-16"/>
          <w:szCs w:val="28"/>
        </w:rPr>
        <w:object w:dxaOrig="499" w:dyaOrig="420" w14:anchorId="135795E1">
          <v:shape id="_x0000_i1150" type="#_x0000_t75" style="width:25.5pt;height:21pt" o:ole="">
            <v:imagedata r:id="rId267" o:title=""/>
          </v:shape>
          <o:OLEObject Type="Embed" ProgID="Equation.3" ShapeID="_x0000_i1150" DrawAspect="Content" ObjectID="_1824384687" r:id="rId268"/>
        </w:object>
      </w:r>
      <w:r w:rsidRPr="00971F1D">
        <w:rPr>
          <w:szCs w:val="28"/>
        </w:rPr>
        <w:t>.</w:t>
      </w:r>
    </w:p>
    <w:p w:rsidR="00AD7D3C" w:rsidRPr="00971F1D" w:rsidRDefault="00AD7D3C" w:rsidP="00AD7D3C">
      <w:pPr>
        <w:rPr>
          <w:szCs w:val="28"/>
        </w:rPr>
      </w:pPr>
      <w:r w:rsidRPr="00C22C5D">
        <w:rPr>
          <w:i/>
          <w:szCs w:val="28"/>
        </w:rPr>
        <w:t>Резонансную частоту</w:t>
      </w:r>
      <w:r w:rsidRPr="00212B14">
        <w:rPr>
          <w:position w:val="-16"/>
        </w:rPr>
        <w:object w:dxaOrig="520" w:dyaOrig="420" w14:anchorId="7A2CD379">
          <v:shape id="_x0000_i1151" type="#_x0000_t75" style="width:26.25pt;height:21pt" o:ole="">
            <v:imagedata r:id="rId269" o:title=""/>
          </v:shape>
          <o:OLEObject Type="Embed" ProgID="Equation.3" ShapeID="_x0000_i1151" DrawAspect="Content" ObjectID="_1824384688" r:id="rId270"/>
        </w:object>
      </w:r>
      <w:r w:rsidRPr="00971F1D">
        <w:rPr>
          <w:szCs w:val="28"/>
        </w:rPr>
        <w:t xml:space="preserve"> находим как частоту, при которой амплитуда</w:t>
      </w:r>
      <w:r w:rsidR="003E4651">
        <w:rPr>
          <w:szCs w:val="28"/>
        </w:rPr>
        <w:t xml:space="preserve"> </w:t>
      </w:r>
      <w:r w:rsidRPr="00971F1D">
        <w:rPr>
          <w:szCs w:val="28"/>
        </w:rPr>
        <w:t xml:space="preserve">вынужденных колебаний достигает максимального значения </w:t>
      </w:r>
      <w:r>
        <w:rPr>
          <w:szCs w:val="28"/>
        </w:rPr>
        <w:t>(</w:t>
      </w:r>
      <w:r w:rsidRPr="00971F1D">
        <w:rPr>
          <w:szCs w:val="28"/>
        </w:rPr>
        <w:t>знаменатель выражения (</w:t>
      </w:r>
      <w:r>
        <w:rPr>
          <w:szCs w:val="28"/>
        </w:rPr>
        <w:t>2</w:t>
      </w:r>
      <w:r w:rsidRPr="00971F1D">
        <w:rPr>
          <w:szCs w:val="28"/>
        </w:rPr>
        <w:t>.</w:t>
      </w:r>
      <w:r>
        <w:rPr>
          <w:szCs w:val="28"/>
        </w:rPr>
        <w:t>29</w:t>
      </w:r>
      <w:r w:rsidRPr="00971F1D">
        <w:rPr>
          <w:szCs w:val="28"/>
        </w:rPr>
        <w:t xml:space="preserve">) </w:t>
      </w:r>
      <w:r>
        <w:rPr>
          <w:szCs w:val="28"/>
        </w:rPr>
        <w:t xml:space="preserve">при этом </w:t>
      </w:r>
      <w:r w:rsidRPr="00971F1D">
        <w:rPr>
          <w:szCs w:val="28"/>
        </w:rPr>
        <w:t>имеет минимум):</w:t>
      </w:r>
    </w:p>
    <w:p w:rsidR="00AD7D3C" w:rsidRPr="00971F1D" w:rsidRDefault="00AD7D3C" w:rsidP="00AD7D3C">
      <w:pPr>
        <w:pStyle w:val="affc"/>
      </w:pPr>
      <w:r w:rsidRPr="00A026A8">
        <w:rPr>
          <w:position w:val="-28"/>
        </w:rPr>
        <w:object w:dxaOrig="3379" w:dyaOrig="720" w14:anchorId="526316C3">
          <v:shape id="_x0000_i1152" type="#_x0000_t75" style="width:168.8pt;height:36pt" o:ole="" fillcolor="window">
            <v:imagedata r:id="rId271" o:title=""/>
          </v:shape>
          <o:OLEObject Type="Embed" ProgID="Equation.3" ShapeID="_x0000_i1152" DrawAspect="Content" ObjectID="_1824384689" r:id="rId272"/>
        </w:object>
      </w:r>
      <w:r>
        <w:t>,</w:t>
      </w:r>
    </w:p>
    <w:p w:rsidR="00AD7D3C" w:rsidRPr="00971F1D" w:rsidRDefault="00AD7D3C" w:rsidP="00AD7D3C">
      <w:pPr>
        <w:ind w:firstLine="0"/>
        <w:rPr>
          <w:szCs w:val="28"/>
        </w:rPr>
      </w:pPr>
      <w:r>
        <w:rPr>
          <w:szCs w:val="28"/>
        </w:rPr>
        <w:t xml:space="preserve">откуда получаем выражение </w:t>
      </w:r>
    </w:p>
    <w:p w:rsidR="00AD7D3C" w:rsidRDefault="00AD7D3C" w:rsidP="00AD7D3C">
      <w:pPr>
        <w:pStyle w:val="affc"/>
      </w:pPr>
      <w:r w:rsidRPr="00971F1D">
        <w:tab/>
      </w:r>
      <w:r w:rsidRPr="00971F1D">
        <w:rPr>
          <w:position w:val="-16"/>
        </w:rPr>
        <w:object w:dxaOrig="1980" w:dyaOrig="499" w14:anchorId="0B87460E">
          <v:shape id="_x0000_i1153" type="#_x0000_t75" style="width:98.2pt;height:25.5pt" o:ole="" fillcolor="window">
            <v:imagedata r:id="rId273" o:title=""/>
          </v:shape>
          <o:OLEObject Type="Embed" ProgID="Equation.3" ShapeID="_x0000_i1153" DrawAspect="Content" ObjectID="_1824384690" r:id="rId274"/>
        </w:object>
      </w:r>
      <w:r w:rsidRPr="00971F1D">
        <w:t>.</w:t>
      </w:r>
      <w:r w:rsidRPr="00971F1D">
        <w:tab/>
        <w:t>(</w:t>
      </w:r>
      <w:r>
        <w:t>2</w:t>
      </w:r>
      <w:r w:rsidRPr="00971F1D">
        <w:t>.</w:t>
      </w:r>
      <w:r>
        <w:t>31</w:t>
      </w:r>
      <w:r w:rsidRPr="00971F1D">
        <w:t>)</w:t>
      </w:r>
    </w:p>
    <w:p w:rsidR="00AD7D3C" w:rsidRPr="00971F1D" w:rsidRDefault="00AD7D3C" w:rsidP="00AD7D3C">
      <w:pPr>
        <w:rPr>
          <w:szCs w:val="28"/>
        </w:rPr>
      </w:pPr>
      <w:r w:rsidRPr="00971F1D">
        <w:rPr>
          <w:szCs w:val="28"/>
        </w:rPr>
        <w:t>Амплитуда колебаний при резонансе равна:</w:t>
      </w:r>
    </w:p>
    <w:p w:rsidR="00AD7D3C" w:rsidRPr="00C22C5D" w:rsidRDefault="00AD7D3C" w:rsidP="00AD7D3C">
      <w:pPr>
        <w:pStyle w:val="affc"/>
      </w:pPr>
      <w:r w:rsidRPr="00971F1D">
        <w:tab/>
      </w:r>
      <w:r w:rsidRPr="00A026A8">
        <w:rPr>
          <w:position w:val="-40"/>
        </w:rPr>
        <w:object w:dxaOrig="2340" w:dyaOrig="840" w14:anchorId="5A4B43E9">
          <v:shape id="_x0000_i1154" type="#_x0000_t75" style="width:117.7pt;height:42pt" o:ole="" fillcolor="window">
            <v:imagedata r:id="rId275" o:title=""/>
          </v:shape>
          <o:OLEObject Type="Embed" ProgID="Equation.3" ShapeID="_x0000_i1154" DrawAspect="Content" ObjectID="_1824384691" r:id="rId276"/>
        </w:object>
      </w:r>
      <w:r w:rsidRPr="00971F1D">
        <w:t>.</w:t>
      </w:r>
      <w:r w:rsidRPr="00971F1D">
        <w:tab/>
        <w:t>(</w:t>
      </w:r>
      <w:r>
        <w:t>2</w:t>
      </w:r>
      <w:r w:rsidRPr="00971F1D">
        <w:t>.</w:t>
      </w:r>
      <w:r>
        <w:t>32</w:t>
      </w:r>
      <w:r w:rsidRPr="00971F1D">
        <w:t>)</w:t>
      </w:r>
    </w:p>
    <w:p w:rsidR="00AD7D3C" w:rsidRPr="008B1A41" w:rsidRDefault="00786278" w:rsidP="00AD7D3C">
      <w:r>
        <w:t>В случае</w:t>
      </w:r>
      <w:r w:rsidR="00AD7D3C" w:rsidRPr="00971F1D">
        <w:t xml:space="preserve"> если </w:t>
      </w:r>
      <w:r w:rsidR="00AD7D3C" w:rsidRPr="00971F1D">
        <w:rPr>
          <w:position w:val="-10"/>
        </w:rPr>
        <w:object w:dxaOrig="620" w:dyaOrig="340" w14:anchorId="1B2F4BE6">
          <v:shape id="_x0000_i1155" type="#_x0000_t75" style="width:30.75pt;height:18pt" o:ole="">
            <v:imagedata r:id="rId277" o:title=""/>
          </v:shape>
          <o:OLEObject Type="Embed" ProgID="Equation.3" ShapeID="_x0000_i1155" DrawAspect="Content" ObjectID="_1824384692" r:id="rId278"/>
        </w:object>
      </w:r>
      <w:r w:rsidR="00AD7D3C" w:rsidRPr="00971F1D">
        <w:t xml:space="preserve"> (сопротивление среды отсутствует), из формулы (</w:t>
      </w:r>
      <w:r w:rsidR="00AD7D3C">
        <w:t>2</w:t>
      </w:r>
      <w:r w:rsidR="00AD7D3C" w:rsidRPr="00971F1D">
        <w:t>.</w:t>
      </w:r>
      <w:r w:rsidR="00AD7D3C">
        <w:t>31</w:t>
      </w:r>
      <w:r w:rsidR="00AD7D3C" w:rsidRPr="00971F1D">
        <w:t>)</w:t>
      </w:r>
      <w:r w:rsidR="00AD7D3C">
        <w:t xml:space="preserve"> следует, что </w:t>
      </w:r>
      <w:r w:rsidR="00AD7D3C" w:rsidRPr="00971F1D">
        <w:rPr>
          <w:position w:val="-16"/>
        </w:rPr>
        <w:object w:dxaOrig="1060" w:dyaOrig="420" w14:anchorId="1DAD8694">
          <v:shape id="_x0000_i1156" type="#_x0000_t75" style="width:53.25pt;height:21pt" o:ole="">
            <v:imagedata r:id="rId279" o:title=""/>
          </v:shape>
          <o:OLEObject Type="Embed" ProgID="Equation.3" ShapeID="_x0000_i1156" DrawAspect="Content" ObjectID="_1824384693" r:id="rId280"/>
        </w:object>
      </w:r>
      <w:r w:rsidR="00AD7D3C">
        <w:t xml:space="preserve">, а амплитуда вынужденных колебаний </w:t>
      </w:r>
      <w:r w:rsidR="00AD7D3C" w:rsidRPr="00971F1D">
        <w:rPr>
          <w:position w:val="-6"/>
        </w:rPr>
        <w:object w:dxaOrig="840" w:dyaOrig="300" w14:anchorId="2AFFDC32">
          <v:shape id="_x0000_i1157" type="#_x0000_t75" style="width:42pt;height:15.75pt" o:ole="">
            <v:imagedata r:id="rId281" o:title=""/>
          </v:shape>
          <o:OLEObject Type="Embed" ProgID="Equation.3" ShapeID="_x0000_i1157" DrawAspect="Content" ObjectID="_1824384694" r:id="rId282"/>
        </w:object>
      </w:r>
      <w:r w:rsidR="00AD7D3C">
        <w:t xml:space="preserve">. </w:t>
      </w:r>
    </w:p>
    <w:p w:rsidR="00AD7D3C" w:rsidRPr="00971F1D" w:rsidRDefault="00AD7D3C" w:rsidP="00AD7D3C">
      <w:pPr>
        <w:pStyle w:val="af8"/>
      </w:pPr>
      <w:r>
        <w:rPr>
          <w:noProof/>
        </w:rPr>
        <w:drawing>
          <wp:inline distT="0" distB="0" distL="0" distR="0" wp14:anchorId="411222BB" wp14:editId="6FCB2B62">
            <wp:extent cx="3138805" cy="2189480"/>
            <wp:effectExtent l="19050" t="0" r="4445" b="0"/>
            <wp:docPr id="3837" name="Рисунок 3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7"/>
                    <pic:cNvPicPr>
                      <a:picLocks noChangeAspect="1" noChangeArrowheads="1"/>
                    </pic:cNvPicPr>
                  </pic:nvPicPr>
                  <pic:blipFill>
                    <a:blip r:embed="rId283" cstate="print">
                      <a:lum bright="-20000" contrast="40000"/>
                    </a:blip>
                    <a:srcRect/>
                    <a:stretch>
                      <a:fillRect/>
                    </a:stretch>
                  </pic:blipFill>
                  <pic:spPr bwMode="auto">
                    <a:xfrm>
                      <a:off x="0" y="0"/>
                      <a:ext cx="3138805" cy="2189480"/>
                    </a:xfrm>
                    <a:prstGeom prst="rect">
                      <a:avLst/>
                    </a:prstGeom>
                    <a:noFill/>
                    <a:ln w="9525">
                      <a:noFill/>
                      <a:miter lim="800000"/>
                      <a:headEnd/>
                      <a:tailEnd/>
                    </a:ln>
                  </pic:spPr>
                </pic:pic>
              </a:graphicData>
            </a:graphic>
          </wp:inline>
        </w:drawing>
      </w:r>
    </w:p>
    <w:p w:rsidR="00AD7D3C" w:rsidRDefault="00AD7D3C" w:rsidP="00A43E43">
      <w:pPr>
        <w:pStyle w:val="af4"/>
      </w:pPr>
      <w:r w:rsidRPr="00D44ED4">
        <w:t>Рис</w:t>
      </w:r>
      <w:r w:rsidR="00914D2F">
        <w:t>.</w:t>
      </w:r>
      <w:r w:rsidR="00914D2F">
        <w:rPr>
          <w:lang w:val="en-US"/>
        </w:rPr>
        <w:t> </w:t>
      </w:r>
      <w:r w:rsidRPr="00971949">
        <w:t>2.</w:t>
      </w:r>
      <w:r>
        <w:t>7</w:t>
      </w:r>
    </w:p>
    <w:p w:rsidR="00AD7D3C" w:rsidRPr="00472C9B" w:rsidRDefault="00AD7D3C" w:rsidP="00AD7D3C">
      <w:r w:rsidRPr="00670FCC">
        <w:t xml:space="preserve">Зависимость амплитуды колебаний от частоты вынуждающей силы называется </w:t>
      </w:r>
      <w:r w:rsidRPr="00670FCC">
        <w:rPr>
          <w:i/>
        </w:rPr>
        <w:t>резонансной кривой</w:t>
      </w:r>
      <w:r w:rsidRPr="00670FCC">
        <w:t>.</w:t>
      </w:r>
    </w:p>
    <w:p w:rsidR="00AD7D3C" w:rsidRPr="00971F1D" w:rsidRDefault="00AD7D3C" w:rsidP="00AD7D3C">
      <w:r>
        <w:t>На рис.</w:t>
      </w:r>
      <w:r w:rsidR="00A43E43">
        <w:rPr>
          <w:lang w:val="en-US"/>
        </w:rPr>
        <w:t> </w:t>
      </w:r>
      <w:r>
        <w:t>2</w:t>
      </w:r>
      <w:r w:rsidRPr="00971F1D">
        <w:t>.</w:t>
      </w:r>
      <w:r>
        <w:t>7</w:t>
      </w:r>
      <w:r w:rsidRPr="00971F1D">
        <w:t xml:space="preserve"> представлены резонан</w:t>
      </w:r>
      <w:r>
        <w:t>сные кривые для различных значе</w:t>
      </w:r>
      <w:r w:rsidRPr="00971F1D">
        <w:t xml:space="preserve">ний коэффициента затухания </w:t>
      </w:r>
      <w:r w:rsidRPr="00971F1D">
        <w:rPr>
          <w:position w:val="-10"/>
        </w:rPr>
        <w:object w:dxaOrig="220" w:dyaOrig="340" w14:anchorId="36B4CE68">
          <v:shape id="_x0000_i1158" type="#_x0000_t75" style="width:10.5pt;height:18pt" o:ole="">
            <v:imagedata r:id="rId284" o:title=""/>
          </v:shape>
          <o:OLEObject Type="Embed" ProgID="Equation.3" ShapeID="_x0000_i1158" DrawAspect="Content" ObjectID="_1824384695" r:id="rId285"/>
        </w:object>
      </w:r>
      <w:r w:rsidRPr="00971F1D">
        <w:t xml:space="preserve">. </w:t>
      </w:r>
      <w:r w:rsidRPr="00670FCC">
        <w:t xml:space="preserve">Высота и ширина резонансного пика, зависят от коэффициента затухания </w:t>
      </w:r>
      <w:r w:rsidRPr="00670FCC">
        <w:rPr>
          <w:position w:val="-10"/>
        </w:rPr>
        <w:object w:dxaOrig="220" w:dyaOrig="340" w14:anchorId="5A7A6AE1">
          <v:shape id="_x0000_i1159" type="#_x0000_t75" style="width:10.5pt;height:18pt" o:ole="" fillcolor="window">
            <v:imagedata r:id="rId286" o:title=""/>
          </v:shape>
          <o:OLEObject Type="Embed" ProgID="Equation.3" ShapeID="_x0000_i1159" DrawAspect="Content" ObjectID="_1824384696" r:id="rId287"/>
        </w:object>
      </w:r>
      <w:r w:rsidRPr="00670FCC">
        <w:t>.</w:t>
      </w:r>
    </w:p>
    <w:p w:rsidR="00AD7D3C" w:rsidRPr="0080089C" w:rsidRDefault="00AD7D3C" w:rsidP="00AD7D3C">
      <w:pPr>
        <w:pStyle w:val="3"/>
      </w:pPr>
      <w:bookmarkStart w:id="116" w:name="_Toc485459366"/>
      <w:bookmarkStart w:id="117" w:name="_Toc485534313"/>
      <w:r w:rsidRPr="00D33753">
        <w:t xml:space="preserve">Вопросы и задания для самоконтроля к лекции </w:t>
      </w:r>
      <w:r>
        <w:t>3</w:t>
      </w:r>
      <w:bookmarkEnd w:id="116"/>
      <w:bookmarkEnd w:id="117"/>
    </w:p>
    <w:p w:rsidR="00AD7D3C" w:rsidRDefault="00AD7D3C" w:rsidP="00786278">
      <w:pPr>
        <w:numPr>
          <w:ilvl w:val="0"/>
          <w:numId w:val="8"/>
        </w:numPr>
        <w:tabs>
          <w:tab w:val="left" w:pos="1134"/>
        </w:tabs>
        <w:ind w:left="0" w:firstLine="709"/>
        <w:rPr>
          <w:szCs w:val="28"/>
        </w:rPr>
      </w:pPr>
      <w:r>
        <w:rPr>
          <w:szCs w:val="28"/>
        </w:rPr>
        <w:t>Что называют квазиупругой силой? Чему равен коэффициент квазиупругой силы в случае математического маятника?</w:t>
      </w:r>
    </w:p>
    <w:p w:rsidR="00AD7D3C" w:rsidRPr="000E46A7" w:rsidRDefault="00AD7D3C" w:rsidP="00786278">
      <w:pPr>
        <w:pStyle w:val="aff7"/>
        <w:numPr>
          <w:ilvl w:val="0"/>
          <w:numId w:val="8"/>
        </w:numPr>
        <w:tabs>
          <w:tab w:val="left" w:pos="1134"/>
        </w:tabs>
        <w:spacing w:before="0" w:after="0" w:line="360" w:lineRule="auto"/>
        <w:ind w:left="0" w:firstLine="709"/>
        <w:jc w:val="both"/>
        <w:rPr>
          <w:rFonts w:ascii="Times New Roman" w:hAnsi="Times New Roman"/>
          <w:sz w:val="28"/>
          <w:szCs w:val="28"/>
        </w:rPr>
      </w:pPr>
      <w:r w:rsidRPr="000E46A7">
        <w:rPr>
          <w:rFonts w:ascii="Times New Roman" w:hAnsi="Times New Roman"/>
          <w:sz w:val="28"/>
          <w:szCs w:val="28"/>
        </w:rPr>
        <w:t xml:space="preserve">Четыре системы с одинаковыми массами </w:t>
      </w:r>
      <w:r w:rsidRPr="000E46A7">
        <w:rPr>
          <w:rFonts w:ascii="Times New Roman" w:hAnsi="Times New Roman"/>
          <w:i/>
          <w:sz w:val="28"/>
          <w:szCs w:val="28"/>
        </w:rPr>
        <w:t>m</w:t>
      </w:r>
      <w:r w:rsidRPr="000E46A7">
        <w:rPr>
          <w:rFonts w:ascii="Times New Roman" w:hAnsi="Times New Roman"/>
          <w:sz w:val="28"/>
          <w:szCs w:val="28"/>
        </w:rPr>
        <w:t xml:space="preserve"> и различными коэффициентами упругости </w:t>
      </w:r>
      <w:r w:rsidRPr="000E46A7">
        <w:rPr>
          <w:rFonts w:ascii="Times New Roman" w:hAnsi="Times New Roman"/>
          <w:i/>
          <w:sz w:val="28"/>
          <w:szCs w:val="28"/>
          <w:lang w:val="en-US"/>
        </w:rPr>
        <w:t>k</w:t>
      </w:r>
      <w:r w:rsidRPr="000E46A7">
        <w:rPr>
          <w:rFonts w:ascii="Times New Roman" w:hAnsi="Times New Roman"/>
          <w:sz w:val="28"/>
          <w:szCs w:val="28"/>
        </w:rPr>
        <w:t xml:space="preserve">, совершают гармонические колебания в соответствие с нижеприведенными уравнениями. Для какой системы коэффициент упругости наименьший? </w:t>
      </w:r>
    </w:p>
    <w:p w:rsidR="00AD7D3C" w:rsidRDefault="00AD7D3C" w:rsidP="00786278">
      <w:pPr>
        <w:tabs>
          <w:tab w:val="left" w:pos="1134"/>
        </w:tabs>
        <w:ind w:firstLine="709"/>
        <w:jc w:val="center"/>
      </w:pPr>
      <w:r w:rsidRPr="007E1FBD">
        <w:t>1)</w:t>
      </w:r>
      <w:r w:rsidRPr="007E1FBD">
        <w:rPr>
          <w:lang w:val="en-US"/>
        </w:rPr>
        <w:t>x</w:t>
      </w:r>
      <w:r>
        <w:rPr>
          <w:lang w:val="en-US"/>
        </w:rPr>
        <w:t> </w:t>
      </w:r>
      <w:r w:rsidRPr="007E1FBD">
        <w:t>=</w:t>
      </w:r>
      <w:r>
        <w:rPr>
          <w:lang w:val="en-US"/>
        </w:rPr>
        <w:t> </w:t>
      </w:r>
      <w:r>
        <w:t>6</w:t>
      </w:r>
      <w:r>
        <w:rPr>
          <w:lang w:val="en-US"/>
        </w:rPr>
        <w:t>sin</w:t>
      </w:r>
      <w:r w:rsidRPr="007E1FBD">
        <w:t>(3</w:t>
      </w:r>
      <w:r w:rsidRPr="007E1FBD">
        <w:rPr>
          <w:lang w:val="en-US"/>
        </w:rPr>
        <w:t>πt</w:t>
      </w:r>
      <w:r w:rsidRPr="007E1FBD">
        <w:t>+</w:t>
      </w:r>
      <w:r w:rsidRPr="007E1FBD">
        <w:rPr>
          <w:lang w:val="en-US"/>
        </w:rPr>
        <w:t>π</w:t>
      </w:r>
      <w:r w:rsidRPr="007E1FBD">
        <w:t xml:space="preserve">), </w:t>
      </w:r>
      <w:r>
        <w:t>см.</w:t>
      </w:r>
      <w:r w:rsidRPr="007E1FBD">
        <w:tab/>
      </w:r>
      <w:r w:rsidRPr="007E1FBD">
        <w:tab/>
      </w:r>
      <w:r w:rsidRPr="007E1FBD">
        <w:tab/>
        <w:t>4)</w:t>
      </w:r>
      <w:r>
        <w:rPr>
          <w:lang w:val="en-US"/>
        </w:rPr>
        <w:t>x </w:t>
      </w:r>
      <w:r w:rsidRPr="007E1FBD">
        <w:t>=</w:t>
      </w:r>
      <w:r>
        <w:rPr>
          <w:lang w:val="en-US"/>
        </w:rPr>
        <w:t> </w:t>
      </w:r>
      <w:r w:rsidRPr="000A182D">
        <w:t>5</w:t>
      </w:r>
      <w:r>
        <w:rPr>
          <w:lang w:val="en-US"/>
        </w:rPr>
        <w:t>cos</w:t>
      </w:r>
      <w:r w:rsidRPr="007E1FBD">
        <w:t>(5</w:t>
      </w:r>
      <w:r>
        <w:rPr>
          <w:lang w:val="en-US"/>
        </w:rPr>
        <w:t>πt</w:t>
      </w:r>
      <w:r w:rsidRPr="007E1FBD">
        <w:t>+</w:t>
      </w:r>
      <w:r>
        <w:rPr>
          <w:lang w:val="en-US"/>
        </w:rPr>
        <w:t>π</w:t>
      </w:r>
      <w:r w:rsidRPr="007E1FBD">
        <w:t>/2)</w:t>
      </w:r>
      <w:r>
        <w:t>, см.</w:t>
      </w:r>
    </w:p>
    <w:p w:rsidR="00AD7D3C" w:rsidRDefault="00AD7D3C" w:rsidP="00786278">
      <w:pPr>
        <w:tabs>
          <w:tab w:val="left" w:pos="1134"/>
        </w:tabs>
        <w:ind w:firstLine="709"/>
        <w:jc w:val="center"/>
      </w:pPr>
      <w:r>
        <w:t>2)</w:t>
      </w:r>
      <w:r>
        <w:rPr>
          <w:lang w:val="en-US"/>
        </w:rPr>
        <w:t>x </w:t>
      </w:r>
      <w:r w:rsidRPr="0055220E">
        <w:t>=</w:t>
      </w:r>
      <w:r>
        <w:rPr>
          <w:lang w:val="en-US"/>
        </w:rPr>
        <w:t> </w:t>
      </w:r>
      <w:r w:rsidRPr="0055220E">
        <w:t>3</w:t>
      </w:r>
      <w:r>
        <w:rPr>
          <w:lang w:val="en-US"/>
        </w:rPr>
        <w:t>cos</w:t>
      </w:r>
      <w:r w:rsidRPr="0055220E">
        <w:t>(2</w:t>
      </w:r>
      <w:r>
        <w:rPr>
          <w:lang w:val="en-US"/>
        </w:rPr>
        <w:t>πt</w:t>
      </w:r>
      <w:r w:rsidRPr="0055220E">
        <w:t>+</w:t>
      </w:r>
      <w:r>
        <w:rPr>
          <w:lang w:val="en-US"/>
        </w:rPr>
        <w:t>π</w:t>
      </w:r>
      <w:r w:rsidRPr="0055220E">
        <w:t>)</w:t>
      </w:r>
      <w:r>
        <w:t>, см.</w:t>
      </w:r>
      <w:r>
        <w:tab/>
      </w:r>
      <w:r>
        <w:tab/>
      </w:r>
      <w:r>
        <w:tab/>
        <w:t>8)</w:t>
      </w:r>
      <w:r>
        <w:rPr>
          <w:lang w:val="en-US"/>
        </w:rPr>
        <w:t>x</w:t>
      </w:r>
      <w:r>
        <w:t> </w:t>
      </w:r>
      <w:r w:rsidRPr="0055220E">
        <w:t>=</w:t>
      </w:r>
      <w:r>
        <w:rPr>
          <w:lang w:val="en-US"/>
        </w:rPr>
        <w:t> </w:t>
      </w:r>
      <w:r w:rsidRPr="000A182D">
        <w:t>2</w:t>
      </w:r>
      <w:r>
        <w:rPr>
          <w:lang w:val="en-US"/>
        </w:rPr>
        <w:t>sin</w:t>
      </w:r>
      <w:r w:rsidRPr="0055220E">
        <w:t>(4</w:t>
      </w:r>
      <w:r>
        <w:rPr>
          <w:lang w:val="en-US"/>
        </w:rPr>
        <w:t>πt</w:t>
      </w:r>
      <w:r w:rsidRPr="0055220E">
        <w:t>+</w:t>
      </w:r>
      <w:r>
        <w:rPr>
          <w:lang w:val="en-US"/>
        </w:rPr>
        <w:t>π</w:t>
      </w:r>
      <w:r w:rsidRPr="0055220E">
        <w:t>/2)</w:t>
      </w:r>
      <w:r>
        <w:t>, см.</w:t>
      </w:r>
    </w:p>
    <w:p w:rsidR="00AD7D3C" w:rsidRPr="00FA2183" w:rsidRDefault="00AD7D3C" w:rsidP="00786278">
      <w:pPr>
        <w:numPr>
          <w:ilvl w:val="0"/>
          <w:numId w:val="8"/>
        </w:numPr>
        <w:tabs>
          <w:tab w:val="left" w:pos="1134"/>
        </w:tabs>
        <w:ind w:left="0" w:firstLine="709"/>
        <w:rPr>
          <w:szCs w:val="28"/>
        </w:rPr>
      </w:pPr>
      <w:r>
        <w:t xml:space="preserve">Что называют логарифмическим декрементом затухания? </w:t>
      </w:r>
    </w:p>
    <w:p w:rsidR="00AD7D3C" w:rsidRPr="00401926" w:rsidRDefault="00AD7D3C" w:rsidP="00786278">
      <w:pPr>
        <w:numPr>
          <w:ilvl w:val="0"/>
          <w:numId w:val="8"/>
        </w:numPr>
        <w:tabs>
          <w:tab w:val="left" w:pos="1134"/>
        </w:tabs>
        <w:ind w:left="0" w:firstLine="709"/>
        <w:rPr>
          <w:szCs w:val="28"/>
        </w:rPr>
      </w:pPr>
      <w:r w:rsidRPr="00401926">
        <w:t xml:space="preserve">Материальная точка совершает затухающие колебания в соответствие с законом </w:t>
      </w:r>
      <w:r w:rsidRPr="00401926">
        <w:rPr>
          <w:position w:val="-12"/>
          <w:szCs w:val="28"/>
        </w:rPr>
        <w:object w:dxaOrig="2900" w:dyaOrig="420" w14:anchorId="143A46C5">
          <v:shape id="_x0000_i1160" type="#_x0000_t75" style="width:149.95pt;height:21.75pt" o:ole="" fillcolor="window">
            <v:imagedata r:id="rId288" o:title=""/>
          </v:shape>
          <o:OLEObject Type="Embed" ProgID="Equation.3" ShapeID="_x0000_i1160" DrawAspect="Content" ObjectID="_1824384697" r:id="rId289"/>
        </w:object>
      </w:r>
      <w:r w:rsidRPr="00401926">
        <w:rPr>
          <w:szCs w:val="28"/>
        </w:rPr>
        <w:t xml:space="preserve">. Логарифмический декремент затухания колебаний </w:t>
      </w:r>
      <w:r w:rsidRPr="00401926">
        <w:t xml:space="preserve">λ=0,001. Определите коэффициент затухания </w:t>
      </w:r>
      <w:r w:rsidRPr="00401926">
        <w:sym w:font="Symbol" w:char="F062"/>
      </w:r>
      <w:r w:rsidRPr="00401926">
        <w:t xml:space="preserve"> и частоту </w:t>
      </w:r>
      <w:r w:rsidRPr="00401926">
        <w:sym w:font="Symbol" w:char="F077"/>
      </w:r>
      <w:r w:rsidRPr="00401926">
        <w:t xml:space="preserve"> затухающих колебаний.</w:t>
      </w:r>
    </w:p>
    <w:p w:rsidR="00AD7D3C" w:rsidRPr="00A6714F" w:rsidRDefault="00AD7D3C" w:rsidP="00786278">
      <w:pPr>
        <w:pStyle w:val="aff7"/>
        <w:numPr>
          <w:ilvl w:val="0"/>
          <w:numId w:val="8"/>
        </w:numPr>
        <w:tabs>
          <w:tab w:val="left" w:pos="1134"/>
        </w:tabs>
        <w:spacing w:before="0" w:after="0" w:line="360" w:lineRule="auto"/>
        <w:ind w:left="0" w:firstLine="709"/>
        <w:jc w:val="both"/>
        <w:rPr>
          <w:rFonts w:ascii="Times New Roman" w:hAnsi="Times New Roman"/>
          <w:sz w:val="28"/>
          <w:szCs w:val="28"/>
        </w:rPr>
      </w:pPr>
      <w:r w:rsidRPr="00A6714F">
        <w:rPr>
          <w:rFonts w:ascii="Times New Roman" w:hAnsi="Times New Roman"/>
          <w:sz w:val="28"/>
          <w:szCs w:val="28"/>
        </w:rPr>
        <w:t>Амплитуда затухающих колебаний математического маятника за 1 минуту уменьшилась вдвое. Во сколько раз уменьшится амплитуда за время 4 минуты?</w:t>
      </w:r>
    </w:p>
    <w:p w:rsidR="00AD7D3C" w:rsidRPr="00A6714F" w:rsidRDefault="00AD7D3C" w:rsidP="00786278">
      <w:pPr>
        <w:pStyle w:val="aff7"/>
        <w:numPr>
          <w:ilvl w:val="0"/>
          <w:numId w:val="8"/>
        </w:numPr>
        <w:tabs>
          <w:tab w:val="left" w:pos="1134"/>
        </w:tabs>
        <w:spacing w:before="0" w:after="0" w:line="360" w:lineRule="auto"/>
        <w:ind w:left="0" w:firstLine="709"/>
        <w:jc w:val="both"/>
        <w:rPr>
          <w:rFonts w:ascii="Times New Roman" w:hAnsi="Times New Roman"/>
          <w:sz w:val="28"/>
          <w:szCs w:val="28"/>
        </w:rPr>
      </w:pPr>
      <w:r w:rsidRPr="00A6714F">
        <w:rPr>
          <w:rFonts w:ascii="Times New Roman" w:hAnsi="Times New Roman"/>
          <w:sz w:val="28"/>
          <w:szCs w:val="28"/>
        </w:rPr>
        <w:t>Сформулируйте определение механического резонанса. Приведите встречающиеся примеры проявления механического резонанса.</w:t>
      </w:r>
    </w:p>
    <w:p w:rsidR="00AD7D3C" w:rsidRPr="009A345F" w:rsidRDefault="00AD7D3C" w:rsidP="00A6714F">
      <w:pPr>
        <w:pStyle w:val="1"/>
      </w:pPr>
      <w:r>
        <w:br w:type="page"/>
      </w:r>
      <w:bookmarkStart w:id="118" w:name="_Toc485534314"/>
      <w:r w:rsidRPr="009A345F">
        <w:t>Лекция 4</w:t>
      </w:r>
      <w:bookmarkEnd w:id="118"/>
    </w:p>
    <w:p w:rsidR="00AD7D3C" w:rsidRPr="008B508F" w:rsidRDefault="00AD7D3C" w:rsidP="00AD7D3C">
      <w:r w:rsidRPr="008B508F">
        <w:rPr>
          <w:b/>
        </w:rPr>
        <w:t>Основные понятия и законы</w:t>
      </w:r>
      <w:r w:rsidRPr="008B508F">
        <w:t>, которые должны быть освоены в ходе лекции:</w:t>
      </w:r>
      <w:r>
        <w:t xml:space="preserve"> векторная диаграмма, биения, фигуры Лиссажу.</w:t>
      </w:r>
    </w:p>
    <w:p w:rsidR="00AD7D3C" w:rsidRPr="007C0B53" w:rsidRDefault="00AD7D3C" w:rsidP="00AD7D3C">
      <w:pPr>
        <w:pStyle w:val="20"/>
      </w:pPr>
      <w:bookmarkStart w:id="119" w:name="_Toc461574311"/>
      <w:bookmarkStart w:id="120" w:name="_Toc485459367"/>
      <w:bookmarkStart w:id="121" w:name="_Toc485534315"/>
      <w:r>
        <w:t>2.5.</w:t>
      </w:r>
      <w:r w:rsidRPr="007C0B53">
        <w:t xml:space="preserve"> Сложение гармонических колебаний</w:t>
      </w:r>
      <w:bookmarkEnd w:id="100"/>
      <w:bookmarkEnd w:id="119"/>
      <w:bookmarkEnd w:id="120"/>
      <w:bookmarkEnd w:id="121"/>
    </w:p>
    <w:p w:rsidR="00AD7D3C" w:rsidRPr="007C0B53" w:rsidRDefault="00AD7D3C" w:rsidP="00AD7D3C">
      <w:pPr>
        <w:pStyle w:val="3"/>
        <w:spacing w:before="0"/>
      </w:pPr>
      <w:bookmarkStart w:id="122" w:name="_Toc216848277"/>
      <w:bookmarkStart w:id="123" w:name="_Toc461574312"/>
      <w:bookmarkStart w:id="124" w:name="_Toc485459368"/>
      <w:bookmarkStart w:id="125" w:name="_Toc485534316"/>
      <w:r>
        <w:t>2.5.1.</w:t>
      </w:r>
      <w:r w:rsidR="00786278">
        <w:t xml:space="preserve"> </w:t>
      </w:r>
      <w:r>
        <w:t>Д</w:t>
      </w:r>
      <w:r w:rsidRPr="007C0B53">
        <w:t>иаграмма</w:t>
      </w:r>
      <w:r>
        <w:t xml:space="preserve"> вектора амплитуды</w:t>
      </w:r>
      <w:r w:rsidRPr="007C0B53">
        <w:t>. Сложение гармонических колебаний одного направления и одинаковой частоты</w:t>
      </w:r>
      <w:bookmarkEnd w:id="122"/>
      <w:bookmarkEnd w:id="123"/>
      <w:bookmarkEnd w:id="124"/>
      <w:bookmarkEnd w:id="125"/>
    </w:p>
    <w:p w:rsidR="00AD7D3C" w:rsidRPr="00E05314" w:rsidRDefault="00AD7D3C" w:rsidP="00AD7D3C">
      <w:pPr>
        <w:rPr>
          <w:szCs w:val="28"/>
        </w:rPr>
      </w:pPr>
      <w:r w:rsidRPr="00E05314">
        <w:rPr>
          <w:szCs w:val="28"/>
        </w:rPr>
        <w:t xml:space="preserve">Гармонические колебания </w:t>
      </w:r>
      <w:r w:rsidRPr="00867B2A">
        <w:rPr>
          <w:szCs w:val="28"/>
        </w:rPr>
        <w:t xml:space="preserve">можно представить с помощью вектора амплитуды, вращающегося вокруг точки </w:t>
      </w:r>
      <w:r w:rsidRPr="00867B2A">
        <w:rPr>
          <w:i/>
          <w:szCs w:val="28"/>
          <w:lang w:val="en-US"/>
        </w:rPr>
        <w:t>O</w:t>
      </w:r>
      <w:r w:rsidRPr="00867B2A">
        <w:rPr>
          <w:szCs w:val="28"/>
        </w:rPr>
        <w:t xml:space="preserve"> с угловой скоростью </w:t>
      </w:r>
      <w:r w:rsidRPr="00867B2A">
        <w:rPr>
          <w:szCs w:val="28"/>
        </w:rPr>
        <w:sym w:font="Symbol" w:char="F077"/>
      </w:r>
      <w:r w:rsidRPr="00867B2A">
        <w:rPr>
          <w:szCs w:val="28"/>
        </w:rPr>
        <w:t xml:space="preserve"> (рис.</w:t>
      </w:r>
      <w:r w:rsidR="00C05312">
        <w:rPr>
          <w:szCs w:val="28"/>
          <w:lang w:val="en-US"/>
        </w:rPr>
        <w:t> </w:t>
      </w:r>
      <w:r w:rsidRPr="00867B2A">
        <w:rPr>
          <w:szCs w:val="28"/>
        </w:rPr>
        <w:t xml:space="preserve">2.8). Длина этого вектора равна амплитуде колебаний. В начальный момент времени угол между вектором амплитуды и положительным направлением оси </w:t>
      </w:r>
      <w:r w:rsidRPr="00867B2A">
        <w:rPr>
          <w:i/>
          <w:szCs w:val="28"/>
          <w:lang w:val="en-US"/>
        </w:rPr>
        <w:t>x</w:t>
      </w:r>
      <w:r w:rsidRPr="00867B2A">
        <w:rPr>
          <w:szCs w:val="28"/>
        </w:rPr>
        <w:t xml:space="preserve"> равен начальной фазе колебаний. Тогда проекция вектора </w:t>
      </w:r>
      <w:r w:rsidRPr="00867B2A">
        <w:rPr>
          <w:position w:val="-4"/>
          <w:szCs w:val="28"/>
        </w:rPr>
        <w:object w:dxaOrig="260" w:dyaOrig="360" w14:anchorId="26BC44BA">
          <v:shape id="_x0000_i1161" type="#_x0000_t75" style="width:13.5pt;height:18pt" o:ole="" fillcolor="window">
            <v:imagedata r:id="rId290" o:title=""/>
          </v:shape>
          <o:OLEObject Type="Embed" ProgID="Equation.3" ShapeID="_x0000_i1161" DrawAspect="Content" ObjectID="_1824384698" r:id="rId291"/>
        </w:object>
      </w:r>
      <w:r w:rsidRPr="00867B2A">
        <w:rPr>
          <w:szCs w:val="28"/>
        </w:rPr>
        <w:t xml:space="preserve"> на ось </w:t>
      </w:r>
      <w:r w:rsidRPr="00867B2A">
        <w:rPr>
          <w:position w:val="-6"/>
          <w:szCs w:val="28"/>
        </w:rPr>
        <w:object w:dxaOrig="400" w:dyaOrig="300" w14:anchorId="28619058">
          <v:shape id="_x0000_i1162" type="#_x0000_t75" style="width:20.25pt;height:15.75pt" o:ole="">
            <v:imagedata r:id="rId292" o:title=""/>
          </v:shape>
          <o:OLEObject Type="Embed" ProgID="Equation.3" ShapeID="_x0000_i1162" DrawAspect="Content" ObjectID="_1824384699" r:id="rId293"/>
        </w:object>
      </w:r>
      <w:r w:rsidRPr="00867B2A">
        <w:rPr>
          <w:szCs w:val="28"/>
        </w:rPr>
        <w:t xml:space="preserve"> в момент времени </w:t>
      </w:r>
      <w:r w:rsidRPr="00867B2A">
        <w:rPr>
          <w:i/>
          <w:szCs w:val="28"/>
          <w:lang w:val="en-US"/>
        </w:rPr>
        <w:t>t</w:t>
      </w:r>
      <w:r w:rsidRPr="00867B2A">
        <w:rPr>
          <w:szCs w:val="28"/>
        </w:rPr>
        <w:t xml:space="preserve"> = 0 равна </w:t>
      </w:r>
      <w:r w:rsidRPr="00867B2A">
        <w:rPr>
          <w:position w:val="-12"/>
          <w:szCs w:val="28"/>
        </w:rPr>
        <w:object w:dxaOrig="1700" w:dyaOrig="380" w14:anchorId="26F5AA69">
          <v:shape id="_x0000_i1163" type="#_x0000_t75" style="width:85.5pt;height:18.75pt" o:ole="" fillcolor="window">
            <v:imagedata r:id="rId294" o:title=""/>
          </v:shape>
          <o:OLEObject Type="Embed" ProgID="Equation.3" ShapeID="_x0000_i1163" DrawAspect="Content" ObjectID="_1824384700" r:id="rId295"/>
        </w:object>
      </w:r>
      <w:r w:rsidRPr="00867B2A">
        <w:rPr>
          <w:szCs w:val="28"/>
        </w:rPr>
        <w:t>. С течением времени проекция</w:t>
      </w:r>
      <w:r>
        <w:rPr>
          <w:szCs w:val="28"/>
        </w:rPr>
        <w:t xml:space="preserve"> на ось O</w:t>
      </w:r>
      <w:r w:rsidRPr="00867B2A">
        <w:rPr>
          <w:i/>
          <w:szCs w:val="28"/>
        </w:rPr>
        <w:t>х</w:t>
      </w:r>
      <w:r>
        <w:rPr>
          <w:szCs w:val="28"/>
        </w:rPr>
        <w:t xml:space="preserve"> вращающегося вектора амплитуды изменяется по </w:t>
      </w:r>
      <w:r w:rsidRPr="00E05314">
        <w:rPr>
          <w:szCs w:val="28"/>
        </w:rPr>
        <w:t xml:space="preserve">гармоническому закону </w:t>
      </w:r>
      <w:r w:rsidRPr="00E05314">
        <w:rPr>
          <w:position w:val="-14"/>
          <w:szCs w:val="28"/>
        </w:rPr>
        <w:object w:dxaOrig="2400" w:dyaOrig="420" w14:anchorId="5DE69DAB">
          <v:shape id="_x0000_i1164" type="#_x0000_t75" style="width:120pt;height:21pt" o:ole="" fillcolor="window">
            <v:imagedata r:id="rId296" o:title=""/>
          </v:shape>
          <o:OLEObject Type="Embed" ProgID="Equation.DSMT4" ShapeID="_x0000_i1164" DrawAspect="Content" ObjectID="_1824384701" r:id="rId297"/>
        </w:object>
      </w:r>
      <w:r w:rsidRPr="00E05314">
        <w:rPr>
          <w:szCs w:val="28"/>
        </w:rPr>
        <w:t xml:space="preserve">. Такой способ представления гармонических колебаний называют </w:t>
      </w:r>
      <w:r w:rsidRPr="00E05314">
        <w:rPr>
          <w:i/>
          <w:szCs w:val="28"/>
        </w:rPr>
        <w:t>векторной диаграммой</w:t>
      </w:r>
      <w:r w:rsidR="00090CE8">
        <w:rPr>
          <w:i/>
          <w:szCs w:val="28"/>
        </w:rPr>
        <w:t xml:space="preserve"> </w:t>
      </w:r>
      <w:r w:rsidRPr="00E05314">
        <w:rPr>
          <w:szCs w:val="28"/>
        </w:rPr>
        <w:t>или диаграммой вектора амплитуды.</w:t>
      </w:r>
    </w:p>
    <w:p w:rsidR="00AD7D3C" w:rsidRDefault="00AD7D3C" w:rsidP="00A6714F">
      <w:pPr>
        <w:pStyle w:val="af8"/>
      </w:pPr>
      <w:r>
        <w:rPr>
          <w:noProof/>
        </w:rPr>
        <w:drawing>
          <wp:inline distT="0" distB="0" distL="0" distR="0" wp14:anchorId="604C4B6E" wp14:editId="69F6AC53">
            <wp:extent cx="2277110" cy="1503680"/>
            <wp:effectExtent l="19050" t="0" r="8890" b="0"/>
            <wp:docPr id="3845" name="Рисунок 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5"/>
                    <pic:cNvPicPr>
                      <a:picLocks noChangeAspect="1" noChangeArrowheads="1"/>
                    </pic:cNvPicPr>
                  </pic:nvPicPr>
                  <pic:blipFill>
                    <a:blip r:embed="rId298" cstate="print"/>
                    <a:srcRect/>
                    <a:stretch>
                      <a:fillRect/>
                    </a:stretch>
                  </pic:blipFill>
                  <pic:spPr bwMode="auto">
                    <a:xfrm>
                      <a:off x="0" y="0"/>
                      <a:ext cx="2277110" cy="1503680"/>
                    </a:xfrm>
                    <a:prstGeom prst="rect">
                      <a:avLst/>
                    </a:prstGeom>
                    <a:noFill/>
                    <a:ln w="9525">
                      <a:noFill/>
                      <a:miter lim="800000"/>
                      <a:headEnd/>
                      <a:tailEnd/>
                    </a:ln>
                  </pic:spPr>
                </pic:pic>
              </a:graphicData>
            </a:graphic>
          </wp:inline>
        </w:drawing>
      </w:r>
    </w:p>
    <w:p w:rsidR="00AD7D3C" w:rsidRPr="00022BEA" w:rsidRDefault="00AD7D3C" w:rsidP="00914D2F">
      <w:pPr>
        <w:pStyle w:val="af4"/>
      </w:pPr>
      <w:r w:rsidRPr="00A6714F">
        <w:t>Рис</w:t>
      </w:r>
      <w:r w:rsidR="00914D2F">
        <w:t>.</w:t>
      </w:r>
      <w:r w:rsidR="00914D2F">
        <w:rPr>
          <w:lang w:val="en-US"/>
        </w:rPr>
        <w:t> </w:t>
      </w:r>
      <w:r w:rsidRPr="00EB20E9">
        <w:t>2.</w:t>
      </w:r>
      <w:r w:rsidRPr="00022BEA">
        <w:t>8</w:t>
      </w:r>
    </w:p>
    <w:p w:rsidR="00AD7D3C" w:rsidRPr="007539C9" w:rsidRDefault="00AD7D3C" w:rsidP="00AD7D3C">
      <w:pPr>
        <w:tabs>
          <w:tab w:val="left" w:pos="0"/>
        </w:tabs>
        <w:rPr>
          <w:szCs w:val="28"/>
        </w:rPr>
      </w:pPr>
      <w:r w:rsidRPr="007539C9">
        <w:rPr>
          <w:szCs w:val="28"/>
        </w:rPr>
        <w:t xml:space="preserve">С помощью векторной диаграммы удобно складывать колебания одинаковой частоты и одного направления. Рассмотрим подробнее. </w:t>
      </w:r>
    </w:p>
    <w:p w:rsidR="00AD7D3C" w:rsidRPr="007539C9" w:rsidRDefault="00AD7D3C" w:rsidP="00AD7D3C">
      <w:pPr>
        <w:tabs>
          <w:tab w:val="left" w:pos="0"/>
        </w:tabs>
        <w:rPr>
          <w:szCs w:val="28"/>
        </w:rPr>
      </w:pPr>
      <w:r w:rsidRPr="007539C9">
        <w:rPr>
          <w:szCs w:val="28"/>
        </w:rPr>
        <w:t xml:space="preserve">Пусть тело одновременно участвует в двух гармонических колебаниях одинаковой частоты, происходящих в одном направлении согласно законам </w:t>
      </w:r>
    </w:p>
    <w:p w:rsidR="00AD7D3C" w:rsidRPr="007539C9" w:rsidRDefault="00A6714F" w:rsidP="00A6714F">
      <w:pPr>
        <w:pStyle w:val="affc"/>
      </w:pPr>
      <w:r w:rsidRPr="00EC13A1">
        <w:tab/>
      </w:r>
      <w:r w:rsidRPr="00A6714F">
        <w:rPr>
          <w:position w:val="-12"/>
          <w:szCs w:val="28"/>
        </w:rPr>
        <w:object w:dxaOrig="2360" w:dyaOrig="380" w14:anchorId="213266D0">
          <v:shape id="_x0000_i1165" type="#_x0000_t75" style="width:117.75pt;height:18.75pt" o:ole="" fillcolor="window">
            <v:imagedata r:id="rId299" o:title=""/>
          </v:shape>
          <o:OLEObject Type="Embed" ProgID="Equation.3" ShapeID="_x0000_i1165" DrawAspect="Content" ObjectID="_1824384702" r:id="rId300"/>
        </w:object>
      </w:r>
      <w:r>
        <w:t>,</w:t>
      </w:r>
      <w:r w:rsidR="00AD7D3C" w:rsidRPr="007539C9">
        <w:tab/>
        <w:t>(2.33)</w:t>
      </w:r>
    </w:p>
    <w:p w:rsidR="00AD7D3C" w:rsidRPr="007539C9" w:rsidRDefault="00AD7D3C" w:rsidP="00A6714F">
      <w:pPr>
        <w:pStyle w:val="affc"/>
      </w:pPr>
      <w:r w:rsidRPr="007539C9">
        <w:tab/>
      </w:r>
      <w:r w:rsidR="00A6714F" w:rsidRPr="00A6714F">
        <w:rPr>
          <w:position w:val="-12"/>
        </w:rPr>
        <w:object w:dxaOrig="2420" w:dyaOrig="380" w14:anchorId="276545FC">
          <v:shape id="_x0000_i1166" type="#_x0000_t75" style="width:122.2pt;height:18.75pt" o:ole="" fillcolor="window">
            <v:imagedata r:id="rId301" o:title=""/>
          </v:shape>
          <o:OLEObject Type="Embed" ProgID="Equation.3" ShapeID="_x0000_i1166" DrawAspect="Content" ObjectID="_1824384703" r:id="rId302"/>
        </w:object>
      </w:r>
      <w:r w:rsidRPr="007539C9">
        <w:t>.</w:t>
      </w:r>
      <w:r w:rsidRPr="007539C9">
        <w:tab/>
        <w:t>(2.34)</w:t>
      </w:r>
    </w:p>
    <w:p w:rsidR="00A6714F" w:rsidRPr="00EC13A1" w:rsidRDefault="00AD7D3C" w:rsidP="00786278">
      <w:pPr>
        <w:pStyle w:val="affc"/>
        <w:ind w:firstLine="720"/>
        <w:jc w:val="both"/>
      </w:pPr>
      <w:r w:rsidRPr="007539C9">
        <w:rPr>
          <w:szCs w:val="28"/>
        </w:rPr>
        <w:t xml:space="preserve">Результирующее движение представляет собой сумму колебаний </w:t>
      </w:r>
      <w:r w:rsidRPr="007539C9">
        <w:rPr>
          <w:position w:val="-12"/>
          <w:szCs w:val="28"/>
        </w:rPr>
        <w:object w:dxaOrig="279" w:dyaOrig="380" w14:anchorId="4725BE1D">
          <v:shape id="_x0000_i1167" type="#_x0000_t75" style="width:13.5pt;height:18.75pt" o:ole="">
            <v:imagedata r:id="rId303" o:title=""/>
          </v:shape>
          <o:OLEObject Type="Embed" ProgID="Equation.3" ShapeID="_x0000_i1167" DrawAspect="Content" ObjectID="_1824384704" r:id="rId304"/>
        </w:object>
      </w:r>
      <w:r w:rsidRPr="007539C9">
        <w:rPr>
          <w:szCs w:val="28"/>
        </w:rPr>
        <w:t xml:space="preserve"> и </w:t>
      </w:r>
      <w:r w:rsidRPr="007539C9">
        <w:rPr>
          <w:position w:val="-12"/>
          <w:szCs w:val="28"/>
        </w:rPr>
        <w:object w:dxaOrig="300" w:dyaOrig="380" w14:anchorId="45168822">
          <v:shape id="_x0000_i1168" type="#_x0000_t75" style="width:15.75pt;height:18.75pt" o:ole="">
            <v:imagedata r:id="rId305" o:title=""/>
          </v:shape>
          <o:OLEObject Type="Embed" ProgID="Equation.3" ShapeID="_x0000_i1168" DrawAspect="Content" ObjectID="_1824384705" r:id="rId306"/>
        </w:object>
      </w:r>
      <w:r w:rsidRPr="007539C9">
        <w:rPr>
          <w:szCs w:val="28"/>
        </w:rPr>
        <w:t xml:space="preserve"> и будет также гармоническим колебанием той же циклической частоты </w:t>
      </w:r>
      <w:r w:rsidR="00A6714F" w:rsidRPr="007539C9">
        <w:rPr>
          <w:position w:val="-6"/>
          <w:szCs w:val="28"/>
        </w:rPr>
        <w:object w:dxaOrig="260" w:dyaOrig="240" w14:anchorId="5A9F73BE">
          <v:shape id="_x0000_i1169" type="#_x0000_t75" style="width:12.75pt;height:11.25pt" o:ole="">
            <v:imagedata r:id="rId307" o:title=""/>
          </v:shape>
          <o:OLEObject Type="Embed" ProgID="Equation.3" ShapeID="_x0000_i1169" DrawAspect="Content" ObjectID="_1824384706" r:id="rId308"/>
        </w:object>
      </w:r>
      <w:r w:rsidRPr="007539C9">
        <w:rPr>
          <w:szCs w:val="28"/>
        </w:rPr>
        <w:t xml:space="preserve"> [3]</w:t>
      </w:r>
      <w:r w:rsidRPr="007539C9">
        <w:tab/>
      </w:r>
    </w:p>
    <w:p w:rsidR="00AD7D3C" w:rsidRPr="00A6714F" w:rsidRDefault="00AD7D3C" w:rsidP="00A6714F">
      <w:pPr>
        <w:pStyle w:val="affc"/>
        <w:rPr>
          <w:szCs w:val="28"/>
        </w:rPr>
      </w:pPr>
      <w:r w:rsidRPr="007539C9">
        <w:tab/>
      </w:r>
      <w:r w:rsidR="00A6714F" w:rsidRPr="00A6714F">
        <w:rPr>
          <w:position w:val="-12"/>
        </w:rPr>
        <w:object w:dxaOrig="3180" w:dyaOrig="380" w14:anchorId="4CCB3B48">
          <v:shape id="_x0000_i1170" type="#_x0000_t75" style="width:158.2pt;height:18.75pt" o:ole="" fillcolor="window">
            <v:imagedata r:id="rId309" o:title=""/>
          </v:shape>
          <o:OLEObject Type="Embed" ProgID="Equation.3" ShapeID="_x0000_i1170" DrawAspect="Content" ObjectID="_1824384707" r:id="rId310"/>
        </w:object>
      </w:r>
      <w:r w:rsidR="00A6714F">
        <w:rPr>
          <w:lang w:val="en-US"/>
        </w:rPr>
        <w:t>.</w:t>
      </w:r>
      <w:r w:rsidR="00A6714F">
        <w:rPr>
          <w:lang w:val="en-US"/>
        </w:rPr>
        <w:tab/>
      </w:r>
    </w:p>
    <w:p w:rsidR="00AD7D3C" w:rsidRDefault="00AD7D3C" w:rsidP="00914D2F">
      <w:pPr>
        <w:pStyle w:val="af8"/>
      </w:pPr>
      <w:r>
        <w:rPr>
          <w:noProof/>
        </w:rPr>
        <w:drawing>
          <wp:inline distT="0" distB="0" distL="0" distR="0" wp14:anchorId="373DE589" wp14:editId="5C9B9C7F">
            <wp:extent cx="2857500" cy="1995805"/>
            <wp:effectExtent l="19050" t="0" r="0" b="0"/>
            <wp:docPr id="3852" name="Рисунок 3852" descr="КиВ 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2" descr="КиВ рис"/>
                    <pic:cNvPicPr>
                      <a:picLocks noChangeAspect="1" noChangeArrowheads="1"/>
                    </pic:cNvPicPr>
                  </pic:nvPicPr>
                  <pic:blipFill>
                    <a:blip r:embed="rId311" cstate="print"/>
                    <a:srcRect/>
                    <a:stretch>
                      <a:fillRect/>
                    </a:stretch>
                  </pic:blipFill>
                  <pic:spPr bwMode="auto">
                    <a:xfrm>
                      <a:off x="0" y="0"/>
                      <a:ext cx="2857500" cy="1995805"/>
                    </a:xfrm>
                    <a:prstGeom prst="rect">
                      <a:avLst/>
                    </a:prstGeom>
                    <a:noFill/>
                    <a:ln w="9525">
                      <a:noFill/>
                      <a:miter lim="800000"/>
                      <a:headEnd/>
                      <a:tailEnd/>
                    </a:ln>
                  </pic:spPr>
                </pic:pic>
              </a:graphicData>
            </a:graphic>
          </wp:inline>
        </w:drawing>
      </w:r>
    </w:p>
    <w:p w:rsidR="00AD7D3C" w:rsidRPr="00022BEA" w:rsidRDefault="00914D2F" w:rsidP="00914D2F">
      <w:pPr>
        <w:pStyle w:val="af4"/>
      </w:pPr>
      <w:r>
        <w:t>Рис.</w:t>
      </w:r>
      <w:r>
        <w:rPr>
          <w:lang w:val="en-US"/>
        </w:rPr>
        <w:t> </w:t>
      </w:r>
      <w:r w:rsidR="00AD7D3C">
        <w:t>2</w:t>
      </w:r>
      <w:r w:rsidR="00AD7D3C" w:rsidRPr="00D44BC1">
        <w:t>.</w:t>
      </w:r>
      <w:r w:rsidR="00AD7D3C" w:rsidRPr="00022BEA">
        <w:t>9</w:t>
      </w:r>
    </w:p>
    <w:p w:rsidR="00AD7D3C" w:rsidRPr="00284853" w:rsidRDefault="00AD7D3C" w:rsidP="00786278">
      <w:pPr>
        <w:pStyle w:val="16"/>
        <w:ind w:firstLine="720"/>
        <w:jc w:val="both"/>
      </w:pPr>
      <w:r>
        <w:t xml:space="preserve">Чтобы найти амплитуду и начальную фазу результирующего колебания воспользуемся диаграммой вектора амплитуды. </w:t>
      </w:r>
      <w:r w:rsidRPr="00284853">
        <w:t xml:space="preserve">Из точки </w:t>
      </w:r>
      <w:r w:rsidRPr="00284853">
        <w:rPr>
          <w:i/>
        </w:rPr>
        <w:t>O</w:t>
      </w:r>
      <w:r w:rsidRPr="00284853">
        <w:t xml:space="preserve"> проведем вектора </w:t>
      </w:r>
      <w:r w:rsidRPr="00284853">
        <w:rPr>
          <w:position w:val="-12"/>
        </w:rPr>
        <w:object w:dxaOrig="300" w:dyaOrig="440" w14:anchorId="1A6B3F83">
          <v:shape id="_x0000_i1171" type="#_x0000_t75" style="width:15.75pt;height:21.75pt" o:ole="" fillcolor="window">
            <v:imagedata r:id="rId312" o:title=""/>
          </v:shape>
          <o:OLEObject Type="Embed" ProgID="Equation.3" ShapeID="_x0000_i1171" DrawAspect="Content" ObjectID="_1824384708" r:id="rId313"/>
        </w:object>
      </w:r>
      <w:r w:rsidRPr="00284853">
        <w:t xml:space="preserve"> и </w:t>
      </w:r>
      <w:r w:rsidRPr="00284853">
        <w:rPr>
          <w:position w:val="-12"/>
        </w:rPr>
        <w:object w:dxaOrig="320" w:dyaOrig="440" w14:anchorId="3629263A">
          <v:shape id="_x0000_i1172" type="#_x0000_t75" style="width:16.5pt;height:21.75pt" o:ole="" fillcolor="window">
            <v:imagedata r:id="rId314" o:title=""/>
          </v:shape>
          <o:OLEObject Type="Embed" ProgID="Equation.3" ShapeID="_x0000_i1172" DrawAspect="Content" ObjectID="_1824384709" r:id="rId315"/>
        </w:object>
      </w:r>
      <w:r w:rsidRPr="00284853">
        <w:t xml:space="preserve"> под углами </w:t>
      </w:r>
      <w:r w:rsidRPr="00284853">
        <w:sym w:font="Symbol" w:char="F06A"/>
      </w:r>
      <w:r w:rsidRPr="00284853">
        <w:rPr>
          <w:vertAlign w:val="subscript"/>
        </w:rPr>
        <w:t>01</w:t>
      </w:r>
      <w:r w:rsidRPr="00284853">
        <w:t xml:space="preserve"> и </w:t>
      </w:r>
      <w:r w:rsidRPr="00284853">
        <w:sym w:font="Symbol" w:char="F06A"/>
      </w:r>
      <w:r w:rsidRPr="00284853">
        <w:rPr>
          <w:vertAlign w:val="subscript"/>
        </w:rPr>
        <w:t>02</w:t>
      </w:r>
      <w:r w:rsidRPr="00284853">
        <w:t xml:space="preserve"> к оси </w:t>
      </w:r>
      <w:r w:rsidRPr="00284853">
        <w:rPr>
          <w:position w:val="-6"/>
        </w:rPr>
        <w:object w:dxaOrig="400" w:dyaOrig="300" w14:anchorId="5CA403F0">
          <v:shape id="_x0000_i1173" type="#_x0000_t75" style="width:20.25pt;height:15.75pt" o:ole="">
            <v:imagedata r:id="rId316" o:title=""/>
          </v:shape>
          <o:OLEObject Type="Embed" ProgID="Equation.3" ShapeID="_x0000_i1173" DrawAspect="Content" ObjectID="_1824384710" r:id="rId317"/>
        </w:object>
      </w:r>
      <w:r w:rsidRPr="00284853">
        <w:t xml:space="preserve"> (рис.</w:t>
      </w:r>
      <w:r w:rsidR="00C05312">
        <w:rPr>
          <w:lang w:val="en-US"/>
        </w:rPr>
        <w:t> </w:t>
      </w:r>
      <w:r w:rsidRPr="00284853">
        <w:t xml:space="preserve">2.9) и приведем их во вращение с угловой скоростью </w:t>
      </w:r>
      <w:r w:rsidRPr="00284853">
        <w:rPr>
          <w:position w:val="-6"/>
        </w:rPr>
        <w:object w:dxaOrig="260" w:dyaOrig="300" w14:anchorId="0C9449F5">
          <v:shape id="_x0000_i1174" type="#_x0000_t75" style="width:13.5pt;height:15.75pt" o:ole="">
            <v:imagedata r:id="rId318" o:title=""/>
          </v:shape>
          <o:OLEObject Type="Embed" ProgID="Equation.3" ShapeID="_x0000_i1174" DrawAspect="Content" ObjectID="_1824384711" r:id="rId319"/>
        </w:object>
      </w:r>
      <w:r w:rsidRPr="00284853">
        <w:t>.</w:t>
      </w:r>
    </w:p>
    <w:p w:rsidR="00AD7D3C" w:rsidRDefault="00AD7D3C" w:rsidP="00AD7D3C">
      <w:pPr>
        <w:ind w:firstLine="708"/>
        <w:rPr>
          <w:szCs w:val="28"/>
        </w:rPr>
      </w:pPr>
      <w:r w:rsidRPr="00284853">
        <w:rPr>
          <w:szCs w:val="28"/>
        </w:rPr>
        <w:t xml:space="preserve">Проекции векторов </w:t>
      </w:r>
      <w:r w:rsidRPr="00284853">
        <w:rPr>
          <w:position w:val="-12"/>
          <w:szCs w:val="28"/>
        </w:rPr>
        <w:object w:dxaOrig="300" w:dyaOrig="440" w14:anchorId="42C451FD">
          <v:shape id="_x0000_i1175" type="#_x0000_t75" style="width:15.75pt;height:21.75pt" o:ole="" fillcolor="window">
            <v:imagedata r:id="rId320" o:title=""/>
          </v:shape>
          <o:OLEObject Type="Embed" ProgID="Equation.3" ShapeID="_x0000_i1175" DrawAspect="Content" ObjectID="_1824384712" r:id="rId321"/>
        </w:object>
      </w:r>
      <w:r w:rsidRPr="00284853">
        <w:rPr>
          <w:szCs w:val="28"/>
        </w:rPr>
        <w:t xml:space="preserve"> и </w:t>
      </w:r>
      <w:r w:rsidRPr="00284853">
        <w:rPr>
          <w:position w:val="-12"/>
          <w:szCs w:val="28"/>
        </w:rPr>
        <w:object w:dxaOrig="320" w:dyaOrig="440" w14:anchorId="40894021">
          <v:shape id="_x0000_i1176" type="#_x0000_t75" style="width:16.5pt;height:21.75pt" o:ole="" fillcolor="window">
            <v:imagedata r:id="rId322" o:title=""/>
          </v:shape>
          <o:OLEObject Type="Embed" ProgID="Equation.3" ShapeID="_x0000_i1176" DrawAspect="Content" ObjectID="_1824384713" r:id="rId323"/>
        </w:object>
      </w:r>
      <w:r w:rsidRPr="00284853">
        <w:rPr>
          <w:szCs w:val="28"/>
        </w:rPr>
        <w:t xml:space="preserve"> на ось </w:t>
      </w:r>
      <w:r w:rsidRPr="00284853">
        <w:rPr>
          <w:position w:val="-6"/>
          <w:szCs w:val="28"/>
        </w:rPr>
        <w:object w:dxaOrig="400" w:dyaOrig="300" w14:anchorId="0C8F8F66">
          <v:shape id="_x0000_i1177" type="#_x0000_t75" style="width:20.25pt;height:15.75pt" o:ole="">
            <v:imagedata r:id="rId324" o:title=""/>
          </v:shape>
          <o:OLEObject Type="Embed" ProgID="Equation.3" ShapeID="_x0000_i1177" DrawAspect="Content" ObjectID="_1824384714" r:id="rId325"/>
        </w:object>
      </w:r>
      <w:r w:rsidRPr="00284853">
        <w:rPr>
          <w:szCs w:val="28"/>
        </w:rPr>
        <w:t xml:space="preserve"> при этом совершают гармонические колебания в соответствии с уравнениями (2.33, 2.34). Результирующее колебание будет изображаться проекцией на ось </w:t>
      </w:r>
      <w:r w:rsidRPr="00284853">
        <w:rPr>
          <w:position w:val="-6"/>
          <w:szCs w:val="28"/>
        </w:rPr>
        <w:object w:dxaOrig="400" w:dyaOrig="300" w14:anchorId="4C518090">
          <v:shape id="_x0000_i1178" type="#_x0000_t75" style="width:20.25pt;height:15.75pt" o:ole="">
            <v:imagedata r:id="rId326" o:title=""/>
          </v:shape>
          <o:OLEObject Type="Embed" ProgID="Equation.3" ShapeID="_x0000_i1178" DrawAspect="Content" ObjectID="_1824384715" r:id="rId327"/>
        </w:object>
      </w:r>
      <w:r w:rsidRPr="00284853">
        <w:rPr>
          <w:szCs w:val="28"/>
        </w:rPr>
        <w:t xml:space="preserve"> вектора </w:t>
      </w:r>
      <w:r w:rsidRPr="00284853">
        <w:rPr>
          <w:position w:val="-4"/>
          <w:szCs w:val="28"/>
        </w:rPr>
        <w:object w:dxaOrig="260" w:dyaOrig="360" w14:anchorId="675F412D">
          <v:shape id="_x0000_i1179" type="#_x0000_t75" style="width:13.5pt;height:18pt" o:ole="" fillcolor="window">
            <v:imagedata r:id="rId328" o:title=""/>
          </v:shape>
          <o:OLEObject Type="Embed" ProgID="Equation.3" ShapeID="_x0000_i1179" DrawAspect="Content" ObjectID="_1824384716" r:id="rId329"/>
        </w:object>
      </w:r>
      <w:r w:rsidRPr="00284853">
        <w:rPr>
          <w:szCs w:val="28"/>
        </w:rPr>
        <w:t xml:space="preserve">, полученного из векторов </w:t>
      </w:r>
      <w:r w:rsidRPr="00284853">
        <w:rPr>
          <w:position w:val="-12"/>
          <w:szCs w:val="28"/>
        </w:rPr>
        <w:object w:dxaOrig="300" w:dyaOrig="440" w14:anchorId="0BEE99DA">
          <v:shape id="_x0000_i1180" type="#_x0000_t75" style="width:15.75pt;height:21.75pt" o:ole="" fillcolor="window">
            <v:imagedata r:id="rId330" o:title=""/>
          </v:shape>
          <o:OLEObject Type="Embed" ProgID="Equation.3" ShapeID="_x0000_i1180" DrawAspect="Content" ObjectID="_1824384717" r:id="rId331"/>
        </w:object>
      </w:r>
      <w:r w:rsidRPr="00284853">
        <w:rPr>
          <w:szCs w:val="28"/>
        </w:rPr>
        <w:t xml:space="preserve"> и </w:t>
      </w:r>
      <w:r w:rsidRPr="00284853">
        <w:rPr>
          <w:position w:val="-12"/>
          <w:szCs w:val="28"/>
        </w:rPr>
        <w:object w:dxaOrig="320" w:dyaOrig="440" w14:anchorId="46AAC34A">
          <v:shape id="_x0000_i1181" type="#_x0000_t75" style="width:16.5pt;height:21.75pt" o:ole="" fillcolor="window">
            <v:imagedata r:id="rId332" o:title=""/>
          </v:shape>
          <o:OLEObject Type="Embed" ProgID="Equation.3" ShapeID="_x0000_i1181" DrawAspect="Content" ObjectID="_1824384718" r:id="rId333"/>
        </w:object>
      </w:r>
      <w:r w:rsidRPr="00284853">
        <w:rPr>
          <w:szCs w:val="28"/>
        </w:rPr>
        <w:t xml:space="preserve"> по правилу параллелограмма [3]. Из построения на рис.</w:t>
      </w:r>
      <w:r w:rsidR="00C05312">
        <w:rPr>
          <w:szCs w:val="28"/>
          <w:lang w:val="en-US"/>
        </w:rPr>
        <w:t> </w:t>
      </w:r>
      <w:r w:rsidRPr="00284853">
        <w:rPr>
          <w:szCs w:val="28"/>
        </w:rPr>
        <w:t>2.9</w:t>
      </w:r>
      <w:r>
        <w:rPr>
          <w:szCs w:val="28"/>
        </w:rPr>
        <w:t xml:space="preserve"> и теоремы косинусов </w:t>
      </w:r>
      <w:r w:rsidRPr="007C0B53">
        <w:rPr>
          <w:szCs w:val="28"/>
        </w:rPr>
        <w:t>следует, что</w:t>
      </w:r>
    </w:p>
    <w:p w:rsidR="00AD7D3C" w:rsidRPr="007C0B53" w:rsidRDefault="00AD7D3C" w:rsidP="00A6714F">
      <w:pPr>
        <w:pStyle w:val="affc"/>
      </w:pPr>
      <w:r>
        <w:tab/>
      </w:r>
      <w:r w:rsidRPr="00FB42CA">
        <w:object w:dxaOrig="3460" w:dyaOrig="460" w14:anchorId="5BEA404A">
          <v:shape id="_x0000_i1182" type="#_x0000_t75" style="width:173.15pt;height:22.5pt" o:ole="" fillcolor="window">
            <v:imagedata r:id="rId334" o:title=""/>
          </v:shape>
          <o:OLEObject Type="Embed" ProgID="Equation.3" ShapeID="_x0000_i1182" DrawAspect="Content" ObjectID="_1824384719" r:id="rId335"/>
        </w:object>
      </w:r>
      <w:r>
        <w:t>,</w:t>
      </w:r>
      <w:r>
        <w:tab/>
      </w:r>
      <w:r w:rsidRPr="007C0B53">
        <w:t>(</w:t>
      </w:r>
      <w:r>
        <w:t>2</w:t>
      </w:r>
      <w:r w:rsidRPr="007C0B53">
        <w:t>.</w:t>
      </w:r>
      <w:r w:rsidRPr="00D161E5">
        <w:t>35</w:t>
      </w:r>
      <w:r w:rsidRPr="007C0B53">
        <w:t>)</w:t>
      </w:r>
    </w:p>
    <w:p w:rsidR="00AD7D3C" w:rsidRDefault="00A6714F" w:rsidP="00A6714F">
      <w:pPr>
        <w:pStyle w:val="affc"/>
      </w:pPr>
      <w:r w:rsidRPr="00EC13A1">
        <w:tab/>
      </w:r>
      <w:r w:rsidRPr="00A6714F">
        <w:rPr>
          <w:position w:val="-34"/>
        </w:rPr>
        <w:object w:dxaOrig="4060" w:dyaOrig="780" w14:anchorId="72D36B74">
          <v:shape id="_x0000_i1183" type="#_x0000_t75" style="width:204pt;height:38.25pt" o:ole="" fillcolor="window">
            <v:imagedata r:id="rId336" o:title=""/>
          </v:shape>
          <o:OLEObject Type="Embed" ProgID="Equation.3" ShapeID="_x0000_i1183" DrawAspect="Content" ObjectID="_1824384720" r:id="rId337"/>
        </w:object>
      </w:r>
      <w:r w:rsidR="00AD7D3C">
        <w:t>,</w:t>
      </w:r>
      <w:r w:rsidRPr="00EC13A1">
        <w:tab/>
      </w:r>
      <w:r w:rsidR="00AD7D3C" w:rsidRPr="007C0B53">
        <w:t>(</w:t>
      </w:r>
      <w:r w:rsidR="00AD7D3C">
        <w:t>2</w:t>
      </w:r>
      <w:r w:rsidR="00AD7D3C" w:rsidRPr="007C0B53">
        <w:t>.</w:t>
      </w:r>
      <w:r w:rsidR="00AD7D3C" w:rsidRPr="00944698">
        <w:t>36</w:t>
      </w:r>
      <w:r w:rsidR="00AD7D3C" w:rsidRPr="007C0B53">
        <w:t>)</w:t>
      </w:r>
    </w:p>
    <w:p w:rsidR="00AD7D3C" w:rsidRPr="009A345F" w:rsidRDefault="00AD7D3C" w:rsidP="00786278">
      <w:pPr>
        <w:ind w:firstLine="0"/>
        <w:rPr>
          <w:szCs w:val="28"/>
        </w:rPr>
      </w:pPr>
      <w:r>
        <w:rPr>
          <w:szCs w:val="28"/>
        </w:rPr>
        <w:t xml:space="preserve">где </w:t>
      </w:r>
      <w:r w:rsidRPr="009A345F">
        <w:rPr>
          <w:i/>
          <w:szCs w:val="28"/>
        </w:rPr>
        <w:t>A</w:t>
      </w:r>
      <w:r>
        <w:rPr>
          <w:szCs w:val="28"/>
        </w:rPr>
        <w:t xml:space="preserve"> – амплитуда, </w:t>
      </w:r>
      <w:r w:rsidRPr="00212B14">
        <w:rPr>
          <w:position w:val="-12"/>
        </w:rPr>
        <w:object w:dxaOrig="340" w:dyaOrig="380" w14:anchorId="039C25F4">
          <v:shape id="_x0000_i1184" type="#_x0000_t75" style="width:18pt;height:18.75pt" o:ole="">
            <v:imagedata r:id="rId338" o:title=""/>
          </v:shape>
          <o:OLEObject Type="Embed" ProgID="Equation.3" ShapeID="_x0000_i1184" DrawAspect="Content" ObjectID="_1824384721" r:id="rId339"/>
        </w:object>
      </w:r>
      <w:r>
        <w:rPr>
          <w:szCs w:val="28"/>
        </w:rPr>
        <w:t>– начальная фаза результирующего колебания.</w:t>
      </w:r>
    </w:p>
    <w:p w:rsidR="00AD7D3C" w:rsidRPr="00284853" w:rsidRDefault="00AD7D3C" w:rsidP="00786278">
      <w:pPr>
        <w:rPr>
          <w:szCs w:val="28"/>
        </w:rPr>
      </w:pPr>
      <w:r w:rsidRPr="00284853">
        <w:rPr>
          <w:szCs w:val="28"/>
        </w:rPr>
        <w:t>Рассмотрим некоторые частные случаи сложения колебаний.</w:t>
      </w:r>
    </w:p>
    <w:p w:rsidR="00914D2F" w:rsidRPr="00914D2F" w:rsidRDefault="00AD7D3C" w:rsidP="00786278">
      <w:pPr>
        <w:numPr>
          <w:ilvl w:val="0"/>
          <w:numId w:val="3"/>
        </w:numPr>
        <w:tabs>
          <w:tab w:val="clear" w:pos="900"/>
          <w:tab w:val="num" w:pos="1134"/>
        </w:tabs>
        <w:ind w:left="0" w:firstLine="709"/>
        <w:rPr>
          <w:szCs w:val="28"/>
        </w:rPr>
      </w:pPr>
      <w:r w:rsidRPr="00284853">
        <w:rPr>
          <w:position w:val="-34"/>
          <w:szCs w:val="28"/>
        </w:rPr>
        <w:object w:dxaOrig="3920" w:dyaOrig="600" w14:anchorId="4B002E9B">
          <v:shape id="_x0000_i1185" type="#_x0000_t75" style="width:195.8pt;height:30pt" o:ole="" fillcolor="window">
            <v:imagedata r:id="rId340" o:title=""/>
          </v:shape>
          <o:OLEObject Type="Embed" ProgID="Equation.3" ShapeID="_x0000_i1185" DrawAspect="Content" ObjectID="_1824384722" r:id="rId341"/>
        </w:object>
      </w:r>
      <w:r w:rsidRPr="00284853">
        <w:rPr>
          <w:position w:val="-36"/>
          <w:szCs w:val="28"/>
        </w:rPr>
        <w:object w:dxaOrig="1880" w:dyaOrig="620" w14:anchorId="726910E4">
          <v:shape id="_x0000_i1186" type="#_x0000_t75" style="width:93.7pt;height:30.75pt" o:ole="" fillcolor="window">
            <v:imagedata r:id="rId342" o:title=""/>
          </v:shape>
          <o:OLEObject Type="Embed" ProgID="Equation.3" ShapeID="_x0000_i1186" DrawAspect="Content" ObjectID="_1824384723" r:id="rId343"/>
        </w:object>
      </w:r>
      <w:r w:rsidR="00914D2F" w:rsidRPr="00914D2F">
        <w:rPr>
          <w:szCs w:val="28"/>
        </w:rPr>
        <w:t>,</w:t>
      </w:r>
    </w:p>
    <w:p w:rsidR="00AD7D3C" w:rsidRPr="00914D2F" w:rsidRDefault="00B522C7" w:rsidP="00786278">
      <w:pPr>
        <w:ind w:firstLine="0"/>
        <w:rPr>
          <w:szCs w:val="28"/>
        </w:rPr>
      </w:pPr>
      <w:r>
        <w:rPr>
          <w:szCs w:val="28"/>
        </w:rPr>
        <w:t>т. е.</w:t>
      </w:r>
      <w:r w:rsidR="00AD7D3C" w:rsidRPr="00914D2F">
        <w:rPr>
          <w:szCs w:val="28"/>
        </w:rPr>
        <w:t xml:space="preserve"> если разность фаз складываемых колебаний равна четному числу π, то тогда колебания максимально усиливают друг друга. </w:t>
      </w:r>
    </w:p>
    <w:p w:rsidR="00AD7D3C" w:rsidRPr="00284853" w:rsidRDefault="00AD7D3C" w:rsidP="00786278">
      <w:pPr>
        <w:numPr>
          <w:ilvl w:val="0"/>
          <w:numId w:val="3"/>
        </w:numPr>
        <w:tabs>
          <w:tab w:val="left" w:pos="1134"/>
        </w:tabs>
        <w:ind w:left="0" w:firstLine="709"/>
        <w:rPr>
          <w:szCs w:val="28"/>
        </w:rPr>
      </w:pPr>
      <w:r w:rsidRPr="00284853">
        <w:rPr>
          <w:position w:val="-34"/>
          <w:szCs w:val="28"/>
        </w:rPr>
        <w:object w:dxaOrig="4480" w:dyaOrig="600" w14:anchorId="34500B74">
          <v:shape id="_x0000_i1187" type="#_x0000_t75" style="width:224.2pt;height:30pt" o:ole="" fillcolor="window">
            <v:imagedata r:id="rId344" o:title=""/>
          </v:shape>
          <o:OLEObject Type="Embed" ProgID="Equation.3" ShapeID="_x0000_i1187" DrawAspect="Content" ObjectID="_1824384724" r:id="rId345"/>
        </w:object>
      </w:r>
      <w:r w:rsidRPr="00284853">
        <w:rPr>
          <w:position w:val="-36"/>
          <w:szCs w:val="28"/>
        </w:rPr>
        <w:object w:dxaOrig="1980" w:dyaOrig="639" w14:anchorId="2B328404">
          <v:shape id="_x0000_i1188" type="#_x0000_t75" style="width:98.2pt;height:31.5pt" o:ole="" fillcolor="window">
            <v:imagedata r:id="rId346" o:title=""/>
          </v:shape>
          <o:OLEObject Type="Embed" ProgID="Equation.3" ShapeID="_x0000_i1188" DrawAspect="Content" ObjectID="_1824384725" r:id="rId347"/>
        </w:object>
      </w:r>
      <w:r w:rsidRPr="00284853">
        <w:rPr>
          <w:szCs w:val="28"/>
        </w:rPr>
        <w:t xml:space="preserve">, </w:t>
      </w:r>
    </w:p>
    <w:p w:rsidR="00AD7D3C" w:rsidRPr="00284853" w:rsidRDefault="00B522C7" w:rsidP="00786278">
      <w:pPr>
        <w:ind w:firstLine="0"/>
        <w:rPr>
          <w:b/>
          <w:szCs w:val="28"/>
        </w:rPr>
      </w:pPr>
      <w:r>
        <w:rPr>
          <w:szCs w:val="28"/>
        </w:rPr>
        <w:t>т. е.</w:t>
      </w:r>
      <w:r w:rsidR="00AD7D3C" w:rsidRPr="00284853">
        <w:rPr>
          <w:szCs w:val="28"/>
        </w:rPr>
        <w:t xml:space="preserve"> если разность фаз складываемых колебаний равна нечетному числу π, то тогда колебания максимально ослабляют друг друга [3].</w:t>
      </w:r>
    </w:p>
    <w:p w:rsidR="00AD7D3C" w:rsidRPr="002C605B" w:rsidRDefault="00AD7D3C" w:rsidP="002C605B">
      <w:pPr>
        <w:pStyle w:val="aff7"/>
        <w:numPr>
          <w:ilvl w:val="0"/>
          <w:numId w:val="24"/>
        </w:numPr>
        <w:tabs>
          <w:tab w:val="left" w:pos="1134"/>
        </w:tabs>
        <w:spacing w:before="0" w:after="0" w:line="360" w:lineRule="auto"/>
        <w:ind w:left="0" w:firstLine="720"/>
        <w:jc w:val="both"/>
        <w:rPr>
          <w:b/>
          <w:szCs w:val="28"/>
        </w:rPr>
      </w:pPr>
      <w:r w:rsidRPr="00284853">
        <w:object w:dxaOrig="900" w:dyaOrig="700" w14:anchorId="7DF51F3E">
          <v:shape id="_x0000_i1189" type="#_x0000_t75" style="width:45.75pt;height:34.5pt" o:ole="" fillcolor="window">
            <v:imagedata r:id="rId348" o:title=""/>
          </v:shape>
          <o:OLEObject Type="Embed" ProgID="Equation.3" ShapeID="_x0000_i1189" DrawAspect="Content" ObjectID="_1824384726" r:id="rId349"/>
        </w:object>
      </w:r>
      <w:r w:rsidRPr="00284853">
        <w:rPr>
          <w:position w:val="-36"/>
        </w:rPr>
        <w:object w:dxaOrig="2320" w:dyaOrig="740" w14:anchorId="7F392513">
          <v:shape id="_x0000_i1190" type="#_x0000_t75" style="width:116.25pt;height:37.5pt" o:ole="" fillcolor="window">
            <v:imagedata r:id="rId350" o:title=""/>
          </v:shape>
          <o:OLEObject Type="Embed" ProgID="Equation.3" ShapeID="_x0000_i1190" DrawAspect="Content" ObjectID="_1824384727" r:id="rId351"/>
        </w:object>
      </w:r>
      <w:r w:rsidR="00786278" w:rsidRPr="002C605B">
        <w:rPr>
          <w:szCs w:val="28"/>
        </w:rPr>
        <w:t>.</w:t>
      </w:r>
    </w:p>
    <w:p w:rsidR="00AD7D3C" w:rsidRPr="00284853" w:rsidRDefault="00AD7D3C" w:rsidP="00AD7D3C">
      <w:pPr>
        <w:pStyle w:val="3"/>
      </w:pPr>
      <w:bookmarkStart w:id="126" w:name="_Toc216848278"/>
      <w:bookmarkStart w:id="127" w:name="_Toc461574313"/>
      <w:bookmarkStart w:id="128" w:name="_Toc485459369"/>
      <w:bookmarkStart w:id="129" w:name="_Toc485534317"/>
      <w:r w:rsidRPr="00284853">
        <w:t>2.5.2. Биения</w:t>
      </w:r>
      <w:bookmarkEnd w:id="126"/>
      <w:bookmarkEnd w:id="127"/>
      <w:bookmarkEnd w:id="128"/>
      <w:bookmarkEnd w:id="129"/>
    </w:p>
    <w:p w:rsidR="00AD7D3C" w:rsidRDefault="00AD7D3C" w:rsidP="00AD7D3C">
      <w:pPr>
        <w:ind w:firstLine="708"/>
        <w:rPr>
          <w:szCs w:val="28"/>
        </w:rPr>
      </w:pPr>
      <w:r w:rsidRPr="00284853">
        <w:rPr>
          <w:i/>
          <w:szCs w:val="28"/>
        </w:rPr>
        <w:t xml:space="preserve">Биения </w:t>
      </w:r>
      <w:r w:rsidRPr="00284853">
        <w:rPr>
          <w:b/>
          <w:szCs w:val="28"/>
        </w:rPr>
        <w:t xml:space="preserve">− </w:t>
      </w:r>
      <w:r>
        <w:rPr>
          <w:szCs w:val="28"/>
        </w:rPr>
        <w:t xml:space="preserve">это колебания, с периодически изменяющейся амплитудой, </w:t>
      </w:r>
      <w:r w:rsidRPr="00284853">
        <w:rPr>
          <w:szCs w:val="28"/>
        </w:rPr>
        <w:t>получаю</w:t>
      </w:r>
      <w:r>
        <w:rPr>
          <w:szCs w:val="28"/>
        </w:rPr>
        <w:t>щиеся</w:t>
      </w:r>
      <w:r w:rsidRPr="00284853">
        <w:rPr>
          <w:szCs w:val="28"/>
        </w:rPr>
        <w:t xml:space="preserve"> в результате сложения двух гармонических колебаний одного направления с близкими частотами</w:t>
      </w:r>
      <w:r>
        <w:rPr>
          <w:szCs w:val="28"/>
        </w:rPr>
        <w:t>. Сами биения не являются гармоническими колебаниями.</w:t>
      </w:r>
    </w:p>
    <w:p w:rsidR="00AD7D3C" w:rsidRDefault="00AD7D3C" w:rsidP="00AD7D3C">
      <w:pPr>
        <w:ind w:firstLine="708"/>
        <w:rPr>
          <w:szCs w:val="28"/>
        </w:rPr>
      </w:pPr>
      <w:r>
        <w:rPr>
          <w:szCs w:val="28"/>
        </w:rPr>
        <w:t xml:space="preserve">Выведем уравнение биений. Для этого рассмотрим два гармонических колебания </w:t>
      </w:r>
      <w:r w:rsidRPr="00284853">
        <w:rPr>
          <w:i/>
          <w:szCs w:val="28"/>
        </w:rPr>
        <w:t>х</w:t>
      </w:r>
      <w:r w:rsidRPr="00284853">
        <w:rPr>
          <w:szCs w:val="28"/>
          <w:vertAlign w:val="subscript"/>
        </w:rPr>
        <w:t>1</w:t>
      </w:r>
      <w:r w:rsidRPr="00284853">
        <w:rPr>
          <w:szCs w:val="28"/>
        </w:rPr>
        <w:t xml:space="preserve"> и </w:t>
      </w:r>
      <w:r w:rsidRPr="00284853">
        <w:rPr>
          <w:i/>
          <w:szCs w:val="28"/>
        </w:rPr>
        <w:t>х</w:t>
      </w:r>
      <w:r w:rsidRPr="00284853">
        <w:rPr>
          <w:szCs w:val="28"/>
          <w:vertAlign w:val="subscript"/>
        </w:rPr>
        <w:t>2</w:t>
      </w:r>
      <w:r>
        <w:rPr>
          <w:szCs w:val="28"/>
        </w:rPr>
        <w:t xml:space="preserve">, происходящих в одном направлении с близкими частотами </w:t>
      </w:r>
      <w:r w:rsidRPr="00284853">
        <w:rPr>
          <w:szCs w:val="28"/>
        </w:rPr>
        <w:t>(</w:t>
      </w:r>
      <w:r w:rsidR="00AE3483">
        <w:rPr>
          <w:szCs w:val="28"/>
        </w:rPr>
        <w:t> </w:t>
      </w:r>
      <w:r w:rsidRPr="00284853">
        <w:rPr>
          <w:position w:val="-12"/>
          <w:szCs w:val="28"/>
        </w:rPr>
        <w:object w:dxaOrig="740" w:dyaOrig="380" w14:anchorId="228E8A14">
          <v:shape id="_x0000_i1191" type="#_x0000_t75" style="width:37.5pt;height:18.75pt" o:ole="" fillcolor="window">
            <v:imagedata r:id="rId352" o:title=""/>
          </v:shape>
          <o:OLEObject Type="Embed" ProgID="Equation.3" ShapeID="_x0000_i1191" DrawAspect="Content" ObjectID="_1824384728" r:id="rId353"/>
        </w:object>
      </w:r>
      <w:r w:rsidRPr="00284853">
        <w:rPr>
          <w:szCs w:val="28"/>
        </w:rPr>
        <w:t>&gt;&gt;</w:t>
      </w:r>
      <w:r w:rsidRPr="00284853">
        <w:rPr>
          <w:position w:val="-12"/>
          <w:szCs w:val="28"/>
        </w:rPr>
        <w:object w:dxaOrig="1540" w:dyaOrig="380" w14:anchorId="28E82AFE">
          <v:shape id="_x0000_i1192" type="#_x0000_t75" style="width:76.55pt;height:18.75pt" o:ole="" fillcolor="window">
            <v:imagedata r:id="rId354" o:title=""/>
          </v:shape>
          <o:OLEObject Type="Embed" ProgID="Equation.3" ShapeID="_x0000_i1192" DrawAspect="Content" ObjectID="_1824384729" r:id="rId355"/>
        </w:object>
      </w:r>
      <w:r w:rsidRPr="00284853">
        <w:rPr>
          <w:szCs w:val="28"/>
        </w:rPr>
        <w:t>)</w:t>
      </w:r>
      <w:r>
        <w:rPr>
          <w:szCs w:val="28"/>
        </w:rPr>
        <w:t xml:space="preserve"> и равными амплитудами (для удобства расчетов):</w:t>
      </w:r>
    </w:p>
    <w:p w:rsidR="00AD7D3C" w:rsidRPr="00284853" w:rsidRDefault="00A6714F" w:rsidP="00A6714F">
      <w:pPr>
        <w:pStyle w:val="affc"/>
      </w:pPr>
      <w:r w:rsidRPr="00A6714F">
        <w:rPr>
          <w:position w:val="-18"/>
        </w:rPr>
        <w:object w:dxaOrig="3780" w:dyaOrig="560" w14:anchorId="798ED648">
          <v:shape id="_x0000_i1193" type="#_x0000_t75" style="width:188.25pt;height:27.75pt" o:ole="" fillcolor="window">
            <v:imagedata r:id="rId356" o:title=""/>
          </v:shape>
          <o:OLEObject Type="Embed" ProgID="Equation.3" ShapeID="_x0000_i1193" DrawAspect="Content" ObjectID="_1824384730" r:id="rId357"/>
        </w:object>
      </w:r>
      <w:r w:rsidR="00AD7D3C" w:rsidRPr="00284853">
        <w:t>.</w:t>
      </w:r>
    </w:p>
    <w:p w:rsidR="00AD7D3C" w:rsidRDefault="00AD7D3C" w:rsidP="00AD7D3C">
      <w:pPr>
        <w:ind w:firstLine="708"/>
        <w:rPr>
          <w:szCs w:val="28"/>
        </w:rPr>
      </w:pPr>
      <w:r>
        <w:rPr>
          <w:szCs w:val="28"/>
        </w:rPr>
        <w:t>Тогда р</w:t>
      </w:r>
      <w:r w:rsidRPr="00F271FC">
        <w:rPr>
          <w:szCs w:val="28"/>
        </w:rPr>
        <w:t>е</w:t>
      </w:r>
      <w:r>
        <w:rPr>
          <w:szCs w:val="28"/>
        </w:rPr>
        <w:t xml:space="preserve">зультирующее колебание будет происходить по закону </w:t>
      </w:r>
    </w:p>
    <w:p w:rsidR="00AD7D3C" w:rsidRPr="00F271FC" w:rsidRDefault="0066480B" w:rsidP="0066480B">
      <w:pPr>
        <w:pStyle w:val="affc"/>
      </w:pPr>
      <w:r w:rsidRPr="00EC13A1">
        <w:tab/>
      </w:r>
      <w:r w:rsidRPr="0066480B">
        <w:rPr>
          <w:position w:val="-26"/>
        </w:rPr>
        <w:object w:dxaOrig="4420" w:dyaOrig="700" w14:anchorId="2B56ED70">
          <v:shape id="_x0000_i1194" type="#_x0000_t75" style="width:220.55pt;height:34.5pt" o:ole="" fillcolor="window">
            <v:imagedata r:id="rId358" o:title=""/>
          </v:shape>
          <o:OLEObject Type="Embed" ProgID="Equation.3" ShapeID="_x0000_i1194" DrawAspect="Content" ObjectID="_1824384731" r:id="rId359"/>
        </w:object>
      </w:r>
      <w:r w:rsidR="00AD7D3C" w:rsidRPr="00F271FC">
        <w:t>,</w:t>
      </w:r>
      <w:r w:rsidRPr="0066480B">
        <w:tab/>
      </w:r>
      <w:r w:rsidR="00AD7D3C" w:rsidRPr="00F271FC">
        <w:t>(2.37)</w:t>
      </w:r>
    </w:p>
    <w:p w:rsidR="00AD7D3C" w:rsidRPr="00F271FC" w:rsidRDefault="00AD7D3C" w:rsidP="00AD7D3C">
      <w:pPr>
        <w:ind w:firstLine="0"/>
        <w:rPr>
          <w:szCs w:val="28"/>
        </w:rPr>
      </w:pPr>
      <w:r w:rsidRPr="00F271FC">
        <w:rPr>
          <w:szCs w:val="28"/>
        </w:rPr>
        <w:t>где при выводе формулы (2.37) была учтена формула сложения косинусов (</w:t>
      </w:r>
      <w:r w:rsidR="0066480B" w:rsidRPr="002C605B">
        <w:rPr>
          <w:sz w:val="10"/>
          <w:szCs w:val="28"/>
          <w:lang w:val="en-US"/>
        </w:rPr>
        <w:t> </w:t>
      </w:r>
      <w:r w:rsidR="0066480B" w:rsidRPr="00F271FC">
        <w:rPr>
          <w:position w:val="-26"/>
          <w:szCs w:val="28"/>
        </w:rPr>
        <w:object w:dxaOrig="4000" w:dyaOrig="700" w14:anchorId="3BC630CD">
          <v:shape id="_x0000_i1195" type="#_x0000_t75" style="width:199.6pt;height:34.5pt" o:ole="" fillcolor="window">
            <v:imagedata r:id="rId360" o:title=""/>
          </v:shape>
          <o:OLEObject Type="Embed" ProgID="Equation.3" ShapeID="_x0000_i1195" DrawAspect="Content" ObjectID="_1824384732" r:id="rId361"/>
        </w:object>
      </w:r>
      <w:r w:rsidRPr="00F271FC">
        <w:rPr>
          <w:szCs w:val="28"/>
        </w:rPr>
        <w:t>).</w:t>
      </w:r>
    </w:p>
    <w:p w:rsidR="00AD7D3C" w:rsidRPr="00AA71C1" w:rsidRDefault="00AD7D3C" w:rsidP="00AD7D3C">
      <w:pPr>
        <w:ind w:firstLine="708"/>
        <w:rPr>
          <w:szCs w:val="28"/>
        </w:rPr>
      </w:pPr>
      <w:r w:rsidRPr="00AA71C1">
        <w:rPr>
          <w:szCs w:val="28"/>
        </w:rPr>
        <w:t>Первый сомножитель в выражении (2.37) изменяется со временем значительно медленнее второго (</w:t>
      </w:r>
      <w:r w:rsidRPr="00AA71C1">
        <w:rPr>
          <w:position w:val="-12"/>
          <w:szCs w:val="28"/>
        </w:rPr>
        <w:object w:dxaOrig="1700" w:dyaOrig="440" w14:anchorId="258A6931">
          <v:shape id="_x0000_i1196" type="#_x0000_t75" style="width:85.5pt;height:21.75pt" o:ole="" fillcolor="window">
            <v:imagedata r:id="rId362" o:title=""/>
          </v:shape>
          <o:OLEObject Type="Embed" ProgID="Equation.3" ShapeID="_x0000_i1196" DrawAspect="Content" ObjectID="_1824384733" r:id="rId363"/>
        </w:object>
      </w:r>
      <w:r w:rsidRPr="00AA71C1">
        <w:rPr>
          <w:szCs w:val="28"/>
        </w:rPr>
        <w:t xml:space="preserve">), поэтому можно считать, что результирующее колебание </w:t>
      </w:r>
      <w:r w:rsidR="0066480B" w:rsidRPr="00AA71C1">
        <w:rPr>
          <w:position w:val="-6"/>
          <w:szCs w:val="28"/>
        </w:rPr>
        <w:object w:dxaOrig="220" w:dyaOrig="240" w14:anchorId="2E8C9C53">
          <v:shape id="_x0000_i1197" type="#_x0000_t75" style="width:9.75pt;height:11.25pt" o:ole="">
            <v:imagedata r:id="rId364" o:title=""/>
          </v:shape>
          <o:OLEObject Type="Embed" ProgID="Equation.3" ShapeID="_x0000_i1197" DrawAspect="Content" ObjectID="_1824384734" r:id="rId365"/>
        </w:object>
      </w:r>
      <w:r w:rsidRPr="00AA71C1">
        <w:rPr>
          <w:szCs w:val="28"/>
        </w:rPr>
        <w:t xml:space="preserve"> представляет собой колебание с циклической частотой </w:t>
      </w:r>
      <w:r w:rsidRPr="00AA71C1">
        <w:rPr>
          <w:position w:val="-12"/>
          <w:szCs w:val="28"/>
        </w:rPr>
        <w:object w:dxaOrig="1960" w:dyaOrig="380" w14:anchorId="3997C783">
          <v:shape id="_x0000_i1198" type="#_x0000_t75" style="width:98.3pt;height:18.75pt" o:ole="">
            <v:imagedata r:id="rId366" o:title=""/>
          </v:shape>
          <o:OLEObject Type="Embed" ProgID="Equation.3" ShapeID="_x0000_i1198" DrawAspect="Content" ObjectID="_1824384735" r:id="rId367"/>
        </w:object>
      </w:r>
      <w:r w:rsidRPr="00AA71C1">
        <w:rPr>
          <w:szCs w:val="28"/>
        </w:rPr>
        <w:t xml:space="preserve"> и с изменяющейся со временем амплитудой [3]</w:t>
      </w:r>
    </w:p>
    <w:p w:rsidR="00AD7D3C" w:rsidRPr="00AA71C1" w:rsidRDefault="0066480B" w:rsidP="0066480B">
      <w:pPr>
        <w:pStyle w:val="affc"/>
      </w:pPr>
      <w:r w:rsidRPr="00EC13A1">
        <w:tab/>
      </w:r>
      <w:r w:rsidRPr="0066480B">
        <w:rPr>
          <w:position w:val="-32"/>
        </w:rPr>
        <w:object w:dxaOrig="2560" w:dyaOrig="780" w14:anchorId="278683BF">
          <v:shape id="_x0000_i1199" type="#_x0000_t75" style="width:128.25pt;height:38.25pt" o:ole="" fillcolor="window">
            <v:imagedata r:id="rId368" o:title=""/>
          </v:shape>
          <o:OLEObject Type="Embed" ProgID="Equation.3" ShapeID="_x0000_i1199" DrawAspect="Content" ObjectID="_1824384736" r:id="rId369"/>
        </w:object>
      </w:r>
      <w:r w:rsidR="00AD7D3C" w:rsidRPr="00472C9B">
        <w:t>.</w:t>
      </w:r>
      <w:r w:rsidR="00AD7D3C" w:rsidRPr="00AA71C1">
        <w:tab/>
        <w:t>(2.38)</w:t>
      </w:r>
    </w:p>
    <w:p w:rsidR="00AD7D3C" w:rsidRPr="00AA71C1" w:rsidRDefault="00AD7D3C" w:rsidP="0066480B">
      <w:r w:rsidRPr="00AA71C1">
        <w:t xml:space="preserve">Под </w:t>
      </w:r>
      <w:r w:rsidRPr="00AA71C1">
        <w:rPr>
          <w:i/>
        </w:rPr>
        <w:t xml:space="preserve">периодом </w:t>
      </w:r>
      <w:r w:rsidRPr="00AA71C1">
        <w:rPr>
          <w:i/>
          <w:position w:val="-12"/>
        </w:rPr>
        <w:object w:dxaOrig="380" w:dyaOrig="380" w14:anchorId="709ECDB5">
          <v:shape id="_x0000_i1200" type="#_x0000_t75" style="width:18.75pt;height:18.75pt" o:ole="" fillcolor="window">
            <v:imagedata r:id="rId370" o:title=""/>
          </v:shape>
          <o:OLEObject Type="Embed" ProgID="Equation.3" ShapeID="_x0000_i1200" DrawAspect="Content" ObjectID="_1824384737" r:id="rId371"/>
        </w:object>
      </w:r>
      <w:r w:rsidRPr="00AA71C1">
        <w:rPr>
          <w:i/>
        </w:rPr>
        <w:t xml:space="preserve"> биений</w:t>
      </w:r>
      <w:r w:rsidRPr="00AA71C1">
        <w:t xml:space="preserve"> – понимают период изменения амплитуды результирующего колебания:</w:t>
      </w:r>
    </w:p>
    <w:p w:rsidR="00AD7D3C" w:rsidRPr="00AA71C1" w:rsidRDefault="0066480B" w:rsidP="0066480B">
      <w:pPr>
        <w:pStyle w:val="affc"/>
      </w:pPr>
      <w:r w:rsidRPr="00EC13A1">
        <w:tab/>
      </w:r>
      <w:r w:rsidRPr="0066480B">
        <w:rPr>
          <w:position w:val="-26"/>
        </w:rPr>
        <w:object w:dxaOrig="3320" w:dyaOrig="700" w14:anchorId="180FBC90">
          <v:shape id="_x0000_i1201" type="#_x0000_t75" style="width:165.65pt;height:36pt" o:ole="" fillcolor="window">
            <v:imagedata r:id="rId372" o:title=""/>
          </v:shape>
          <o:OLEObject Type="Embed" ProgID="Equation.3" ShapeID="_x0000_i1201" DrawAspect="Content" ObjectID="_1824384738" r:id="rId373"/>
        </w:object>
      </w:r>
      <w:r w:rsidR="00AD7D3C" w:rsidRPr="00AA71C1">
        <w:t>,</w:t>
      </w:r>
      <w:r w:rsidR="00AD7D3C" w:rsidRPr="00AA71C1">
        <w:tab/>
        <w:t>(2.39)</w:t>
      </w:r>
    </w:p>
    <w:p w:rsidR="00AD7D3C" w:rsidRPr="00AA71C1" w:rsidRDefault="00AD7D3C" w:rsidP="00AD7D3C">
      <w:pPr>
        <w:ind w:firstLine="0"/>
        <w:rPr>
          <w:szCs w:val="28"/>
        </w:rPr>
      </w:pPr>
      <w:r w:rsidRPr="00AA71C1">
        <w:rPr>
          <w:szCs w:val="28"/>
        </w:rPr>
        <w:t xml:space="preserve">где </w:t>
      </w:r>
      <w:r w:rsidRPr="00AA71C1">
        <w:rPr>
          <w:position w:val="-6"/>
          <w:szCs w:val="28"/>
        </w:rPr>
        <w:object w:dxaOrig="420" w:dyaOrig="300" w14:anchorId="3B059B4C">
          <v:shape id="_x0000_i1202" type="#_x0000_t75" style="width:21.75pt;height:15.75pt" o:ole="">
            <v:imagedata r:id="rId374" o:title=""/>
          </v:shape>
          <o:OLEObject Type="Embed" ProgID="Equation.3" ShapeID="_x0000_i1202" DrawAspect="Content" ObjectID="_1824384739" r:id="rId375"/>
        </w:object>
      </w:r>
      <w:r w:rsidRPr="00AA71C1">
        <w:rPr>
          <w:szCs w:val="28"/>
        </w:rPr>
        <w:t>– циклическая частота биени</w:t>
      </w:r>
      <w:r w:rsidRPr="00472C9B">
        <w:rPr>
          <w:szCs w:val="28"/>
        </w:rPr>
        <w:t>й [</w:t>
      </w:r>
      <w:r w:rsidRPr="00AA71C1">
        <w:rPr>
          <w:szCs w:val="28"/>
        </w:rPr>
        <w:t>3</w:t>
      </w:r>
      <w:r w:rsidRPr="00472C9B">
        <w:rPr>
          <w:szCs w:val="28"/>
        </w:rPr>
        <w:t>]</w:t>
      </w:r>
      <w:r w:rsidRPr="00AA71C1">
        <w:rPr>
          <w:szCs w:val="28"/>
        </w:rPr>
        <w:t>.</w:t>
      </w:r>
    </w:p>
    <w:p w:rsidR="00AD7D3C" w:rsidRPr="00AA71C1" w:rsidRDefault="00914D2F" w:rsidP="00AD7D3C">
      <w:pPr>
        <w:ind w:firstLine="708"/>
        <w:rPr>
          <w:szCs w:val="28"/>
        </w:rPr>
      </w:pPr>
      <w:r>
        <w:rPr>
          <w:szCs w:val="28"/>
        </w:rPr>
        <w:t>На рис. </w:t>
      </w:r>
      <w:r w:rsidR="00AD7D3C" w:rsidRPr="00AA71C1">
        <w:rPr>
          <w:szCs w:val="28"/>
        </w:rPr>
        <w:t xml:space="preserve">2.10 приведены графики зависимости амплитуды биений </w:t>
      </w:r>
      <w:r w:rsidR="00AD7D3C" w:rsidRPr="00AA71C1">
        <w:rPr>
          <w:position w:val="-12"/>
          <w:szCs w:val="28"/>
        </w:rPr>
        <w:object w:dxaOrig="340" w:dyaOrig="380" w14:anchorId="65318455">
          <v:shape id="_x0000_i1203" type="#_x0000_t75" style="width:18.75pt;height:21pt" o:ole="" fillcolor="window">
            <v:imagedata r:id="rId376" o:title=""/>
          </v:shape>
          <o:OLEObject Type="Embed" ProgID="Equation.3" ShapeID="_x0000_i1203" DrawAspect="Content" ObjectID="_1824384740" r:id="rId377"/>
        </w:object>
      </w:r>
      <w:r w:rsidR="00AD7D3C" w:rsidRPr="00AA71C1">
        <w:rPr>
          <w:szCs w:val="28"/>
        </w:rPr>
        <w:t xml:space="preserve"> и смещения </w:t>
      </w:r>
      <w:r w:rsidR="0066480B" w:rsidRPr="00AA71C1">
        <w:rPr>
          <w:position w:val="-6"/>
          <w:szCs w:val="28"/>
        </w:rPr>
        <w:object w:dxaOrig="220" w:dyaOrig="240" w14:anchorId="15251B05">
          <v:shape id="_x0000_i1204" type="#_x0000_t75" style="width:9.75pt;height:11.25pt" o:ole="">
            <v:imagedata r:id="rId378" o:title=""/>
          </v:shape>
          <o:OLEObject Type="Embed" ProgID="Equation.3" ShapeID="_x0000_i1204" DrawAspect="Content" ObjectID="_1824384741" r:id="rId379"/>
        </w:object>
      </w:r>
      <w:r w:rsidR="00AD7D3C" w:rsidRPr="00AA71C1">
        <w:rPr>
          <w:szCs w:val="28"/>
        </w:rPr>
        <w:t xml:space="preserve"> м.т. от времени </w:t>
      </w:r>
      <w:r w:rsidR="00AD7D3C" w:rsidRPr="00AA71C1">
        <w:rPr>
          <w:i/>
          <w:szCs w:val="28"/>
          <w:lang w:val="en-US"/>
        </w:rPr>
        <w:t>t</w:t>
      </w:r>
      <w:r w:rsidR="00573A87">
        <w:rPr>
          <w:i/>
          <w:szCs w:val="28"/>
        </w:rPr>
        <w:t xml:space="preserve"> </w:t>
      </w:r>
      <w:r w:rsidR="00AD7D3C" w:rsidRPr="00AA71C1">
        <w:rPr>
          <w:szCs w:val="28"/>
        </w:rPr>
        <w:t xml:space="preserve">[3]. </w:t>
      </w:r>
    </w:p>
    <w:p w:rsidR="00AD7D3C" w:rsidRPr="00ED3825" w:rsidRDefault="00AD7D3C" w:rsidP="0066480B">
      <w:pPr>
        <w:pStyle w:val="af8"/>
        <w:rPr>
          <w:highlight w:val="yellow"/>
        </w:rPr>
      </w:pPr>
      <w:r>
        <w:rPr>
          <w:noProof/>
        </w:rPr>
        <w:drawing>
          <wp:inline distT="0" distB="0" distL="0" distR="0" wp14:anchorId="58CFAB46" wp14:editId="31EA6EED">
            <wp:extent cx="4343400" cy="2541270"/>
            <wp:effectExtent l="19050" t="0" r="0" b="0"/>
            <wp:docPr id="3889" name="Рисунок 3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9"/>
                    <pic:cNvPicPr>
                      <a:picLocks noChangeAspect="1" noChangeArrowheads="1"/>
                    </pic:cNvPicPr>
                  </pic:nvPicPr>
                  <pic:blipFill>
                    <a:blip r:embed="rId380" cstate="print"/>
                    <a:srcRect/>
                    <a:stretch>
                      <a:fillRect/>
                    </a:stretch>
                  </pic:blipFill>
                  <pic:spPr bwMode="auto">
                    <a:xfrm>
                      <a:off x="0" y="0"/>
                      <a:ext cx="4343400" cy="2541270"/>
                    </a:xfrm>
                    <a:prstGeom prst="rect">
                      <a:avLst/>
                    </a:prstGeom>
                    <a:noFill/>
                    <a:ln w="9525">
                      <a:noFill/>
                      <a:miter lim="800000"/>
                      <a:headEnd/>
                      <a:tailEnd/>
                    </a:ln>
                  </pic:spPr>
                </pic:pic>
              </a:graphicData>
            </a:graphic>
          </wp:inline>
        </w:drawing>
      </w:r>
    </w:p>
    <w:p w:rsidR="00AD7D3C" w:rsidRPr="00AA71C1" w:rsidRDefault="00914D2F" w:rsidP="0066480B">
      <w:pPr>
        <w:pStyle w:val="afff4"/>
      </w:pPr>
      <w:r>
        <w:t>Рис. </w:t>
      </w:r>
      <w:r w:rsidR="00AD7D3C" w:rsidRPr="00AA71C1">
        <w:t>2.10</w:t>
      </w:r>
    </w:p>
    <w:p w:rsidR="00AD7D3C" w:rsidRPr="00AA71C1" w:rsidRDefault="00AD7D3C" w:rsidP="00AD7D3C">
      <w:pPr>
        <w:ind w:firstLine="708"/>
        <w:rPr>
          <w:szCs w:val="28"/>
        </w:rPr>
      </w:pPr>
      <w:r w:rsidRPr="00AA71C1">
        <w:rPr>
          <w:szCs w:val="28"/>
        </w:rPr>
        <w:t xml:space="preserve">В общем случае, когда складываются колебания близких частот, но не равных амплитуд, амплитуда результирующего колебания (биений) изменяется в пределах, заключенных в интервале от </w:t>
      </w:r>
      <w:r w:rsidRPr="00AA71C1">
        <w:rPr>
          <w:position w:val="-14"/>
          <w:szCs w:val="28"/>
        </w:rPr>
        <w:object w:dxaOrig="980" w:dyaOrig="420" w14:anchorId="1C5A1404">
          <v:shape id="_x0000_i1205" type="#_x0000_t75" style="width:49.5pt;height:21pt" o:ole="">
            <v:imagedata r:id="rId381" o:title=""/>
          </v:shape>
          <o:OLEObject Type="Embed" ProgID="Equation.3" ShapeID="_x0000_i1205" DrawAspect="Content" ObjectID="_1824384742" r:id="rId382"/>
        </w:object>
      </w:r>
      <w:r w:rsidRPr="00AA71C1">
        <w:rPr>
          <w:szCs w:val="28"/>
        </w:rPr>
        <w:t xml:space="preserve"> до (</w:t>
      </w:r>
      <w:r w:rsidRPr="00AA71C1">
        <w:rPr>
          <w:position w:val="-12"/>
          <w:szCs w:val="28"/>
        </w:rPr>
        <w:object w:dxaOrig="900" w:dyaOrig="380" w14:anchorId="0531297A">
          <v:shape id="_x0000_i1206" type="#_x0000_t75" style="width:45.75pt;height:18.75pt" o:ole="">
            <v:imagedata r:id="rId383" o:title=""/>
          </v:shape>
          <o:OLEObject Type="Embed" ProgID="Equation.3" ShapeID="_x0000_i1206" DrawAspect="Content" ObjectID="_1824384743" r:id="rId384"/>
        </w:object>
      </w:r>
      <w:r w:rsidRPr="00AA71C1">
        <w:rPr>
          <w:szCs w:val="28"/>
        </w:rPr>
        <w:t xml:space="preserve">). </w:t>
      </w:r>
    </w:p>
    <w:p w:rsidR="00AD7D3C" w:rsidRPr="00C702D8" w:rsidRDefault="00AD7D3C" w:rsidP="00AD7D3C">
      <w:pPr>
        <w:ind w:firstLine="708"/>
        <w:rPr>
          <w:szCs w:val="28"/>
        </w:rPr>
      </w:pPr>
      <w:r w:rsidRPr="00C702D8">
        <w:rPr>
          <w:szCs w:val="28"/>
        </w:rPr>
        <w:t xml:space="preserve">Приведем пример биений: </w:t>
      </w:r>
      <w:r>
        <w:rPr>
          <w:szCs w:val="28"/>
        </w:rPr>
        <w:t xml:space="preserve">источником двух звуковых сигналов является звуковой генератор. Сначала генерируются сигналы разных частот, таких, что человек различает эти сигналы как отдельные. По мере сближения с помощью звукового генератора частот этих сигналов, человек начинает вместо двух разных сигналов слышать один, но с переменной амплитудой (биения). При выравнивании частот сигналов человек слышит один звуковой сигнал с постоянной амплитудой. </w:t>
      </w:r>
    </w:p>
    <w:p w:rsidR="00AD7D3C" w:rsidRPr="007C0B53" w:rsidRDefault="00AD7D3C" w:rsidP="00AD7D3C">
      <w:pPr>
        <w:ind w:firstLine="708"/>
        <w:rPr>
          <w:szCs w:val="28"/>
        </w:rPr>
      </w:pPr>
      <w:r w:rsidRPr="00AA71C1">
        <w:rPr>
          <w:szCs w:val="28"/>
        </w:rPr>
        <w:t xml:space="preserve">Биения можно использовать, например: 1) для настройки музыкальных инструментов, при анализе восприятия звуков человеком; 2) для определения частоты какого-либо гармонического электрического колебания. Для этого на вход осциллографа подают гармонические колебания от звукового генератора (частоту </w:t>
      </w:r>
      <w:r w:rsidRPr="00AA71C1">
        <w:rPr>
          <w:position w:val="-12"/>
          <w:szCs w:val="28"/>
        </w:rPr>
        <w:object w:dxaOrig="340" w:dyaOrig="380" w14:anchorId="64D137AE">
          <v:shape id="_x0000_i1207" type="#_x0000_t75" style="width:18pt;height:18.75pt" o:ole="">
            <v:imagedata r:id="rId385" o:title=""/>
          </v:shape>
          <o:OLEObject Type="Embed" ProgID="Equation.3" ShapeID="_x0000_i1207" DrawAspect="Content" ObjectID="_1824384744" r:id="rId386"/>
        </w:object>
      </w:r>
      <w:r w:rsidRPr="00AA71C1">
        <w:rPr>
          <w:szCs w:val="28"/>
        </w:rPr>
        <w:t xml:space="preserve"> этих колебаний можно изменять) и гармонические колебания с неизвестной частотой </w:t>
      </w:r>
      <w:r w:rsidRPr="00AA71C1">
        <w:rPr>
          <w:position w:val="-6"/>
          <w:szCs w:val="28"/>
        </w:rPr>
        <w:object w:dxaOrig="220" w:dyaOrig="240" w14:anchorId="2AA0E865">
          <v:shape id="_x0000_i1208" type="#_x0000_t75" style="width:10.5pt;height:11.25pt" o:ole="">
            <v:imagedata r:id="rId387" o:title=""/>
          </v:shape>
          <o:OLEObject Type="Embed" ProgID="Equation.3" ShapeID="_x0000_i1208" DrawAspect="Content" ObjectID="_1824384745" r:id="rId388"/>
        </w:object>
      </w:r>
      <w:r w:rsidRPr="00AA71C1">
        <w:rPr>
          <w:szCs w:val="28"/>
        </w:rPr>
        <w:t xml:space="preserve"> от какого-либо источника. По наблюдаемой на экране осциллографа картине биений определяют период биений </w:t>
      </w:r>
      <w:r w:rsidRPr="00AA71C1">
        <w:rPr>
          <w:position w:val="-12"/>
          <w:szCs w:val="28"/>
        </w:rPr>
        <w:object w:dxaOrig="360" w:dyaOrig="380" w14:anchorId="3C678434">
          <v:shape id="_x0000_i1209" type="#_x0000_t75" style="width:18pt;height:18.75pt" o:ole="" fillcolor="window">
            <v:imagedata r:id="rId389" o:title=""/>
          </v:shape>
          <o:OLEObject Type="Embed" ProgID="Equation.3" ShapeID="_x0000_i1209" DrawAspect="Content" ObjectID="_1824384746" r:id="rId390"/>
        </w:object>
      </w:r>
      <w:r w:rsidRPr="00AA71C1">
        <w:rPr>
          <w:szCs w:val="28"/>
        </w:rPr>
        <w:t xml:space="preserve"> и частоту колебаний (</w:t>
      </w:r>
      <w:r w:rsidRPr="00AA71C1">
        <w:rPr>
          <w:position w:val="-12"/>
          <w:szCs w:val="28"/>
        </w:rPr>
        <w:object w:dxaOrig="1579" w:dyaOrig="380" w14:anchorId="2AC425B3">
          <v:shape id="_x0000_i1210" type="#_x0000_t75" style="width:78pt;height:18.75pt" o:ole="">
            <v:imagedata r:id="rId391" o:title=""/>
          </v:shape>
          <o:OLEObject Type="Embed" ProgID="Equation.3" ShapeID="_x0000_i1210" DrawAspect="Content" ObjectID="_1824384747" r:id="rId392"/>
        </w:object>
      </w:r>
      <w:r w:rsidRPr="00AA71C1">
        <w:rPr>
          <w:szCs w:val="28"/>
        </w:rPr>
        <w:t>) [3].</w:t>
      </w:r>
    </w:p>
    <w:p w:rsidR="00AD7D3C" w:rsidRPr="007C0B53" w:rsidRDefault="00AD7D3C" w:rsidP="00AD7D3C">
      <w:pPr>
        <w:pStyle w:val="3"/>
      </w:pPr>
      <w:bookmarkStart w:id="130" w:name="_Toc216848279"/>
      <w:bookmarkStart w:id="131" w:name="_Toc461574314"/>
      <w:bookmarkStart w:id="132" w:name="_Toc485459370"/>
      <w:bookmarkStart w:id="133" w:name="_Toc485534318"/>
      <w:r>
        <w:t>2</w:t>
      </w:r>
      <w:r w:rsidRPr="007C0B53">
        <w:t>.</w:t>
      </w:r>
      <w:r>
        <w:t>5</w:t>
      </w:r>
      <w:r w:rsidRPr="007C0B53">
        <w:t>.3. Сложение взаимно перпендикулярных колебаний.</w:t>
      </w:r>
      <w:bookmarkStart w:id="134" w:name="_Toc216848280"/>
      <w:bookmarkEnd w:id="130"/>
      <w:r w:rsidR="00812764">
        <w:t xml:space="preserve"> </w:t>
      </w:r>
      <w:r w:rsidRPr="007C0B53">
        <w:t>Фигуры Лиссажу</w:t>
      </w:r>
      <w:bookmarkEnd w:id="131"/>
      <w:bookmarkEnd w:id="132"/>
      <w:bookmarkEnd w:id="133"/>
      <w:bookmarkEnd w:id="134"/>
    </w:p>
    <w:p w:rsidR="00AD7D3C" w:rsidRPr="005F4D12" w:rsidRDefault="00AD7D3C" w:rsidP="00AD7D3C">
      <w:pPr>
        <w:rPr>
          <w:szCs w:val="28"/>
        </w:rPr>
      </w:pPr>
      <w:r w:rsidRPr="005F4D12">
        <w:rPr>
          <w:szCs w:val="28"/>
        </w:rPr>
        <w:t xml:space="preserve">Рассмотрим материальную точку, одновременно участвующую в двух взаимно перпендикулярных колебаниях, происходящих вдоль осей </w:t>
      </w:r>
      <w:r w:rsidRPr="005F4D12">
        <w:rPr>
          <w:position w:val="-6"/>
          <w:szCs w:val="28"/>
        </w:rPr>
        <w:object w:dxaOrig="400" w:dyaOrig="300" w14:anchorId="6F622CB8">
          <v:shape id="_x0000_i1211" type="#_x0000_t75" style="width:20.25pt;height:15.75pt" o:ole="">
            <v:imagedata r:id="rId393" o:title=""/>
          </v:shape>
          <o:OLEObject Type="Embed" ProgID="Equation.3" ShapeID="_x0000_i1211" DrawAspect="Content" ObjectID="_1824384748" r:id="rId394"/>
        </w:object>
      </w:r>
      <w:r w:rsidRPr="005F4D12">
        <w:rPr>
          <w:szCs w:val="28"/>
        </w:rPr>
        <w:t xml:space="preserve"> и </w:t>
      </w:r>
      <w:r w:rsidRPr="005F4D12">
        <w:rPr>
          <w:position w:val="-10"/>
          <w:szCs w:val="28"/>
        </w:rPr>
        <w:object w:dxaOrig="400" w:dyaOrig="340" w14:anchorId="6660F3EE">
          <v:shape id="_x0000_i1212" type="#_x0000_t75" style="width:20.25pt;height:18pt" o:ole="">
            <v:imagedata r:id="rId395" o:title=""/>
          </v:shape>
          <o:OLEObject Type="Embed" ProgID="Equation.3" ShapeID="_x0000_i1212" DrawAspect="Content" ObjectID="_1824384749" r:id="rId396"/>
        </w:object>
      </w:r>
    </w:p>
    <w:p w:rsidR="00AD7D3C" w:rsidRPr="005F4D12" w:rsidRDefault="0066480B" w:rsidP="0066480B">
      <w:pPr>
        <w:pStyle w:val="affc"/>
      </w:pPr>
      <w:r w:rsidRPr="00EC13A1">
        <w:tab/>
      </w:r>
      <w:r w:rsidRPr="0066480B">
        <w:rPr>
          <w:position w:val="-18"/>
        </w:rPr>
        <w:object w:dxaOrig="4560" w:dyaOrig="560" w14:anchorId="1028CFA7">
          <v:shape id="_x0000_i1213" type="#_x0000_t75" style="width:228pt;height:27.75pt" o:ole="" fillcolor="window">
            <v:imagedata r:id="rId397" o:title=""/>
          </v:shape>
          <o:OLEObject Type="Embed" ProgID="Equation.3" ShapeID="_x0000_i1213" DrawAspect="Content" ObjectID="_1824384750" r:id="rId398"/>
        </w:object>
      </w:r>
      <w:r w:rsidR="00AD7D3C" w:rsidRPr="005F4D12">
        <w:t>,</w:t>
      </w:r>
      <w:r w:rsidRPr="00EC13A1">
        <w:tab/>
      </w:r>
      <w:r w:rsidR="00AD7D3C" w:rsidRPr="005F4D12">
        <w:t>(2.40)</w:t>
      </w:r>
    </w:p>
    <w:p w:rsidR="00AD7D3C" w:rsidRPr="007135F7" w:rsidRDefault="00AD7D3C" w:rsidP="00AD7D3C">
      <w:pPr>
        <w:rPr>
          <w:szCs w:val="28"/>
        </w:rPr>
      </w:pPr>
      <w:r w:rsidRPr="005F4D12">
        <w:rPr>
          <w:szCs w:val="28"/>
        </w:rPr>
        <w:t xml:space="preserve">В общем случае, в результате сложения этих колебаний материальная точка будет двигаться по траектории, определяемой соотношением их частот, амплитуд и разности начальных фаз </w:t>
      </w:r>
      <w:r w:rsidRPr="005F4D12">
        <w:rPr>
          <w:position w:val="-10"/>
          <w:szCs w:val="28"/>
        </w:rPr>
        <w:object w:dxaOrig="400" w:dyaOrig="340" w14:anchorId="477F4354">
          <v:shape id="_x0000_i1214" type="#_x0000_t75" style="width:20.25pt;height:18pt" o:ole="" fillcolor="window">
            <v:imagedata r:id="rId399" o:title=""/>
          </v:shape>
          <o:OLEObject Type="Embed" ProgID="Equation.3" ShapeID="_x0000_i1214" DrawAspect="Content" ObjectID="_1824384751" r:id="rId400"/>
        </w:object>
      </w:r>
      <w:r w:rsidRPr="005F4D12">
        <w:rPr>
          <w:szCs w:val="28"/>
        </w:rPr>
        <w:t xml:space="preserve"> [3]</w:t>
      </w:r>
      <w:r w:rsidRPr="005F4D12">
        <w:rPr>
          <w:i/>
          <w:szCs w:val="28"/>
        </w:rPr>
        <w:t>.</w:t>
      </w:r>
    </w:p>
    <w:p w:rsidR="00AD7D3C" w:rsidRPr="007135F7" w:rsidRDefault="002C605B" w:rsidP="00AD7D3C">
      <w:pPr>
        <w:rPr>
          <w:szCs w:val="28"/>
        </w:rPr>
      </w:pPr>
      <w:r>
        <w:rPr>
          <w:szCs w:val="28"/>
        </w:rPr>
        <w:t>П</w:t>
      </w:r>
      <w:r w:rsidR="00AD7D3C" w:rsidRPr="007135F7">
        <w:rPr>
          <w:szCs w:val="28"/>
        </w:rPr>
        <w:t xml:space="preserve">усть </w:t>
      </w:r>
      <w:r w:rsidR="00AD7D3C" w:rsidRPr="005F4D12">
        <w:rPr>
          <w:szCs w:val="28"/>
        </w:rPr>
        <w:t>частоты складываемых колебаний одинаковы</w:t>
      </w:r>
    </w:p>
    <w:p w:rsidR="00AD7D3C" w:rsidRPr="007135F7" w:rsidRDefault="00AD7D3C" w:rsidP="0066480B">
      <w:pPr>
        <w:pStyle w:val="affc"/>
      </w:pPr>
      <w:r w:rsidRPr="007135F7">
        <w:tab/>
      </w:r>
      <w:r w:rsidR="0066480B" w:rsidRPr="0066480B">
        <w:rPr>
          <w:position w:val="-34"/>
        </w:rPr>
        <w:object w:dxaOrig="2260" w:dyaOrig="840" w14:anchorId="3C53B44F">
          <v:shape id="_x0000_i1215" type="#_x0000_t75" style="width:113.25pt;height:42pt" o:ole="" fillcolor="window">
            <v:imagedata r:id="rId401" o:title=""/>
          </v:shape>
          <o:OLEObject Type="Embed" ProgID="Equation.3" ShapeID="_x0000_i1215" DrawAspect="Content" ObjectID="_1824384752" r:id="rId402"/>
        </w:object>
      </w:r>
      <w:r w:rsidRPr="007135F7">
        <w:tab/>
      </w:r>
    </w:p>
    <w:p w:rsidR="00AD7D3C" w:rsidRPr="007135F7" w:rsidRDefault="00AD7D3C" w:rsidP="00AD7D3C">
      <w:pPr>
        <w:rPr>
          <w:szCs w:val="28"/>
        </w:rPr>
      </w:pPr>
      <w:r w:rsidRPr="007135F7">
        <w:rPr>
          <w:szCs w:val="28"/>
        </w:rPr>
        <w:t>Проводя математические преобразования и избавляясь от временной зависимости, получим уравнение траектории результирующего движения:</w:t>
      </w:r>
    </w:p>
    <w:p w:rsidR="00AD7D3C" w:rsidRPr="007135F7" w:rsidRDefault="00AD7D3C" w:rsidP="00AD7D3C">
      <w:pPr>
        <w:pStyle w:val="16"/>
      </w:pPr>
      <w:r w:rsidRPr="007135F7">
        <w:tab/>
      </w:r>
      <w:r w:rsidRPr="007135F7">
        <w:rPr>
          <w:position w:val="-30"/>
        </w:rPr>
        <w:object w:dxaOrig="3120" w:dyaOrig="720" w14:anchorId="2C17528D">
          <v:shape id="_x0000_i1216" type="#_x0000_t75" style="width:189.7pt;height:43.5pt" o:ole="" fillcolor="window">
            <v:imagedata r:id="rId403" o:title=""/>
          </v:shape>
          <o:OLEObject Type="Embed" ProgID="Equation.DSMT4" ShapeID="_x0000_i1216" DrawAspect="Content" ObjectID="_1824384753" r:id="rId404"/>
        </w:object>
      </w:r>
      <w:r>
        <w:tab/>
        <w:t>(2</w:t>
      </w:r>
      <w:r w:rsidRPr="007135F7">
        <w:t>.</w:t>
      </w:r>
      <w:r>
        <w:t>41</w:t>
      </w:r>
      <w:r w:rsidRPr="007135F7">
        <w:t>)</w:t>
      </w:r>
    </w:p>
    <w:p w:rsidR="00AD7D3C" w:rsidRPr="007135F7" w:rsidRDefault="00AD7D3C" w:rsidP="00AD7D3C">
      <w:pPr>
        <w:rPr>
          <w:szCs w:val="28"/>
        </w:rPr>
      </w:pPr>
      <w:r w:rsidRPr="007C0B53">
        <w:rPr>
          <w:szCs w:val="28"/>
        </w:rPr>
        <w:t xml:space="preserve">Рассмотрим некоторые примеры сложения взаимно перпендикулярных </w:t>
      </w:r>
      <w:r w:rsidRPr="007135F7">
        <w:rPr>
          <w:szCs w:val="28"/>
        </w:rPr>
        <w:t>колебаний.</w:t>
      </w:r>
    </w:p>
    <w:p w:rsidR="00AD7D3C" w:rsidRPr="005F4D12" w:rsidRDefault="00AD7D3C" w:rsidP="00AD7D3C">
      <w:pPr>
        <w:rPr>
          <w:szCs w:val="28"/>
        </w:rPr>
      </w:pPr>
      <w:r w:rsidRPr="005F4D12">
        <w:rPr>
          <w:szCs w:val="28"/>
        </w:rPr>
        <w:t xml:space="preserve">1) </w:t>
      </w:r>
      <w:r w:rsidRPr="005F4D12">
        <w:rPr>
          <w:position w:val="-10"/>
          <w:szCs w:val="28"/>
        </w:rPr>
        <w:object w:dxaOrig="820" w:dyaOrig="340" w14:anchorId="4FC4CCB6">
          <v:shape id="_x0000_i1217" type="#_x0000_t75" style="width:41.25pt;height:18pt" o:ole="" fillcolor="window">
            <v:imagedata r:id="rId405" o:title=""/>
          </v:shape>
          <o:OLEObject Type="Embed" ProgID="Equation.3" ShapeID="_x0000_i1217" DrawAspect="Content" ObjectID="_1824384754" r:id="rId406"/>
        </w:object>
      </w:r>
      <w:r w:rsidRPr="005F4D12">
        <w:rPr>
          <w:szCs w:val="28"/>
        </w:rPr>
        <w:t xml:space="preserve">; </w:t>
      </w:r>
      <w:r w:rsidRPr="005F4D12">
        <w:rPr>
          <w:position w:val="-34"/>
          <w:szCs w:val="28"/>
        </w:rPr>
        <w:object w:dxaOrig="2299" w:dyaOrig="800" w14:anchorId="6C660E20">
          <v:shape id="_x0000_i1218" type="#_x0000_t75" style="width:115.5pt;height:40.5pt" o:ole="" fillcolor="window">
            <v:imagedata r:id="rId407" o:title=""/>
          </v:shape>
          <o:OLEObject Type="Embed" ProgID="Equation.3" ShapeID="_x0000_i1218" DrawAspect="Content" ObjectID="_1824384755" r:id="rId408"/>
        </w:object>
      </w:r>
      <w:r w:rsidRPr="005F4D12">
        <w:rPr>
          <w:szCs w:val="28"/>
        </w:rPr>
        <w:t xml:space="preserve">; </w:t>
      </w:r>
      <w:r w:rsidRPr="005F4D12">
        <w:rPr>
          <w:position w:val="-36"/>
          <w:szCs w:val="28"/>
        </w:rPr>
        <w:object w:dxaOrig="1760" w:dyaOrig="900" w14:anchorId="53F5D3F0">
          <v:shape id="_x0000_i1219" type="#_x0000_t75" style="width:88.55pt;height:45.75pt" o:ole="" fillcolor="window">
            <v:imagedata r:id="rId409" o:title=""/>
          </v:shape>
          <o:OLEObject Type="Embed" ProgID="Equation.3" ShapeID="_x0000_i1219" DrawAspect="Content" ObjectID="_1824384756" r:id="rId410"/>
        </w:object>
      </w:r>
      <w:r w:rsidRPr="005F4D12">
        <w:rPr>
          <w:szCs w:val="28"/>
        </w:rPr>
        <w:t>;</w:t>
      </w:r>
    </w:p>
    <w:p w:rsidR="00AD7D3C" w:rsidRPr="005F4D12" w:rsidRDefault="00AD7D3C" w:rsidP="00914D2F">
      <w:pPr>
        <w:pStyle w:val="affc"/>
      </w:pPr>
      <w:r w:rsidRPr="005F4D12">
        <w:tab/>
      </w:r>
      <w:r w:rsidR="00914D2F" w:rsidRPr="00914D2F">
        <w:rPr>
          <w:position w:val="-34"/>
        </w:rPr>
        <w:object w:dxaOrig="1040" w:dyaOrig="780" w14:anchorId="65114940">
          <v:shape id="_x0000_i1220" type="#_x0000_t75" style="width:52.5pt;height:38.25pt" o:ole="" fillcolor="window">
            <v:imagedata r:id="rId411" o:title=""/>
          </v:shape>
          <o:OLEObject Type="Embed" ProgID="Equation.3" ShapeID="_x0000_i1220" DrawAspect="Content" ObjectID="_1824384757" r:id="rId412"/>
        </w:object>
      </w:r>
      <w:r w:rsidRPr="005F4D12">
        <w:tab/>
        <w:t>(2.42)</w:t>
      </w:r>
    </w:p>
    <w:p w:rsidR="00AD7D3C" w:rsidRPr="005F4D12" w:rsidRDefault="00FB198C" w:rsidP="00AD7D3C">
      <w:pPr>
        <w:pStyle w:val="af8"/>
        <w:spacing w:before="0"/>
        <w:jc w:val="both"/>
      </w:pPr>
      <w:r>
        <w:t xml:space="preserve">Выражение (2.42) является </w:t>
      </w:r>
      <w:r w:rsidR="00AD7D3C" w:rsidRPr="005F4D12">
        <w:t>уравнение</w:t>
      </w:r>
      <w:r>
        <w:t>м</w:t>
      </w:r>
      <w:r w:rsidR="00AD7D3C" w:rsidRPr="005F4D12">
        <w:t xml:space="preserve"> прямой. Траектория движения в</w:t>
      </w:r>
      <w:r w:rsidR="00914D2F">
        <w:t xml:space="preserve"> этом случае изображена на рис. </w:t>
      </w:r>
      <w:r w:rsidR="00AD7D3C" w:rsidRPr="005F4D12">
        <w:t>2.11,</w:t>
      </w:r>
      <w:r w:rsidR="00914D2F">
        <w:t> </w:t>
      </w:r>
      <w:r w:rsidR="00435F66" w:rsidRPr="00533674">
        <w:rPr>
          <w:i/>
        </w:rPr>
        <w:t>а</w:t>
      </w:r>
      <w:r w:rsidR="00AD7D3C" w:rsidRPr="005F4D12">
        <w:t>.</w:t>
      </w:r>
    </w:p>
    <w:p w:rsidR="00AD7D3C" w:rsidRPr="005F4D12" w:rsidRDefault="00AD7D3C" w:rsidP="00AD7D3C">
      <w:pPr>
        <w:rPr>
          <w:szCs w:val="28"/>
        </w:rPr>
      </w:pPr>
      <w:r w:rsidRPr="005F4D12">
        <w:rPr>
          <w:szCs w:val="28"/>
        </w:rPr>
        <w:t xml:space="preserve">2) </w:t>
      </w:r>
      <w:r w:rsidRPr="005F4D12">
        <w:rPr>
          <w:position w:val="-10"/>
          <w:szCs w:val="28"/>
        </w:rPr>
        <w:object w:dxaOrig="859" w:dyaOrig="340" w14:anchorId="3C71519E">
          <v:shape id="_x0000_i1221" type="#_x0000_t75" style="width:42.75pt;height:18pt" o:ole="" fillcolor="window">
            <v:imagedata r:id="rId413" o:title=""/>
          </v:shape>
          <o:OLEObject Type="Embed" ProgID="Equation.3" ShapeID="_x0000_i1221" DrawAspect="Content" ObjectID="_1824384758" r:id="rId414"/>
        </w:object>
      </w:r>
      <w:r w:rsidRPr="005F4D12">
        <w:rPr>
          <w:szCs w:val="28"/>
        </w:rPr>
        <w:t xml:space="preserve">; </w:t>
      </w:r>
      <w:r w:rsidRPr="005F4D12">
        <w:rPr>
          <w:szCs w:val="28"/>
        </w:rPr>
        <w:tab/>
      </w:r>
      <w:r w:rsidRPr="005F4D12">
        <w:rPr>
          <w:position w:val="-36"/>
          <w:szCs w:val="28"/>
        </w:rPr>
        <w:object w:dxaOrig="2360" w:dyaOrig="840" w14:anchorId="4227C1CA">
          <v:shape id="_x0000_i1222" type="#_x0000_t75" style="width:117.75pt;height:42pt" o:ole="" fillcolor="window">
            <v:imagedata r:id="rId415" o:title=""/>
          </v:shape>
          <o:OLEObject Type="Embed" ProgID="Equation.3" ShapeID="_x0000_i1222" DrawAspect="Content" ObjectID="_1824384759" r:id="rId416"/>
        </w:object>
      </w:r>
      <w:r w:rsidRPr="005F4D12">
        <w:rPr>
          <w:szCs w:val="28"/>
        </w:rPr>
        <w:t>;</w:t>
      </w:r>
    </w:p>
    <w:p w:rsidR="00AD7D3C" w:rsidRPr="005F4D12" w:rsidRDefault="00AD7D3C" w:rsidP="00914D2F">
      <w:pPr>
        <w:pStyle w:val="affc"/>
      </w:pPr>
      <w:r w:rsidRPr="005F4D12">
        <w:tab/>
      </w:r>
      <w:r w:rsidR="00914D2F" w:rsidRPr="00914D2F">
        <w:rPr>
          <w:position w:val="-34"/>
        </w:rPr>
        <w:object w:dxaOrig="1240" w:dyaOrig="780" w14:anchorId="1BC353CC">
          <v:shape id="_x0000_i1223" type="#_x0000_t75" style="width:62.25pt;height:38.25pt" o:ole="" fillcolor="window">
            <v:imagedata r:id="rId417" o:title=""/>
          </v:shape>
          <o:OLEObject Type="Embed" ProgID="Equation.3" ShapeID="_x0000_i1223" DrawAspect="Content" ObjectID="_1824384760" r:id="rId418"/>
        </w:object>
      </w:r>
      <w:r w:rsidRPr="005F4D12">
        <w:tab/>
        <w:t>(2.43)</w:t>
      </w:r>
    </w:p>
    <w:p w:rsidR="00AD7D3C" w:rsidRPr="005F4D12" w:rsidRDefault="001C14C4" w:rsidP="00AD7D3C">
      <w:pPr>
        <w:rPr>
          <w:szCs w:val="28"/>
        </w:rPr>
      </w:pPr>
      <w:r>
        <w:t xml:space="preserve">Выражение (2.43) </w:t>
      </w:r>
      <w:r w:rsidR="006A29F2">
        <w:t xml:space="preserve">также </w:t>
      </w:r>
      <w:r>
        <w:t xml:space="preserve">является </w:t>
      </w:r>
      <w:r w:rsidR="00AD7D3C" w:rsidRPr="005F4D12">
        <w:rPr>
          <w:szCs w:val="28"/>
        </w:rPr>
        <w:t>уравнение</w:t>
      </w:r>
      <w:r>
        <w:rPr>
          <w:szCs w:val="28"/>
        </w:rPr>
        <w:t>м</w:t>
      </w:r>
      <w:r w:rsidR="00AD7D3C" w:rsidRPr="005F4D12">
        <w:rPr>
          <w:szCs w:val="28"/>
        </w:rPr>
        <w:t xml:space="preserve"> прямой. Траектория результирующ</w:t>
      </w:r>
      <w:r w:rsidR="00914D2F">
        <w:rPr>
          <w:szCs w:val="28"/>
        </w:rPr>
        <w:t>его движения изображена на рис. </w:t>
      </w:r>
      <w:r w:rsidR="00AD7D3C" w:rsidRPr="005F4D12">
        <w:rPr>
          <w:szCs w:val="28"/>
        </w:rPr>
        <w:t>2.11,</w:t>
      </w:r>
      <w:r w:rsidR="00914D2F">
        <w:rPr>
          <w:szCs w:val="28"/>
        </w:rPr>
        <w:t> </w:t>
      </w:r>
      <w:r w:rsidR="00435F66" w:rsidRPr="00533674">
        <w:rPr>
          <w:i/>
          <w:szCs w:val="28"/>
        </w:rPr>
        <w:t>б</w:t>
      </w:r>
      <w:r w:rsidR="00AD7D3C" w:rsidRPr="005F4D12">
        <w:rPr>
          <w:szCs w:val="28"/>
        </w:rPr>
        <w:t>.</w:t>
      </w:r>
    </w:p>
    <w:p w:rsidR="00AD7D3C" w:rsidRPr="005F4D12" w:rsidRDefault="00AD7D3C" w:rsidP="00AD7D3C">
      <w:pPr>
        <w:rPr>
          <w:szCs w:val="28"/>
        </w:rPr>
      </w:pPr>
      <w:r w:rsidRPr="005F4D12">
        <w:rPr>
          <w:szCs w:val="28"/>
        </w:rPr>
        <w:t xml:space="preserve">3) </w:t>
      </w:r>
      <w:r w:rsidRPr="005F4D12">
        <w:rPr>
          <w:position w:val="-24"/>
          <w:szCs w:val="28"/>
        </w:rPr>
        <w:object w:dxaOrig="940" w:dyaOrig="620" w14:anchorId="5C6D08F1">
          <v:shape id="_x0000_i1224" type="#_x0000_t75" style="width:54pt;height:34.5pt" o:ole="" fillcolor="window">
            <v:imagedata r:id="rId419" o:title=""/>
          </v:shape>
          <o:OLEObject Type="Embed" ProgID="Equation.DSMT4" ShapeID="_x0000_i1224" DrawAspect="Content" ObjectID="_1824384761" r:id="rId420"/>
        </w:object>
      </w:r>
    </w:p>
    <w:p w:rsidR="00AD7D3C" w:rsidRPr="005F4D12" w:rsidRDefault="00AD7D3C" w:rsidP="00914D2F">
      <w:pPr>
        <w:pStyle w:val="11"/>
      </w:pPr>
      <w:r w:rsidRPr="005F4D12">
        <w:tab/>
      </w:r>
      <w:r w:rsidR="00914D2F" w:rsidRPr="00914D2F">
        <w:rPr>
          <w:position w:val="-34"/>
        </w:rPr>
        <w:object w:dxaOrig="1420" w:dyaOrig="820" w14:anchorId="62AC7E8B">
          <v:shape id="_x0000_i1225" type="#_x0000_t75" style="width:71.3pt;height:41.25pt" o:ole="" fillcolor="window">
            <v:imagedata r:id="rId421" o:title=""/>
          </v:shape>
          <o:OLEObject Type="Embed" ProgID="Equation.3" ShapeID="_x0000_i1225" DrawAspect="Content" ObjectID="_1824384762" r:id="rId422"/>
        </w:object>
      </w:r>
      <w:r w:rsidR="002C605B">
        <w:t>.</w:t>
      </w:r>
      <w:r w:rsidRPr="005F4D12">
        <w:tab/>
        <w:t>(2.44)</w:t>
      </w:r>
    </w:p>
    <w:p w:rsidR="00AD7D3C" w:rsidRDefault="002C605B" w:rsidP="00AD7D3C">
      <w:pPr>
        <w:rPr>
          <w:szCs w:val="28"/>
        </w:rPr>
      </w:pPr>
      <w:r>
        <w:rPr>
          <w:szCs w:val="28"/>
        </w:rPr>
        <w:t>Это</w:t>
      </w:r>
      <w:r w:rsidR="00AD7D3C" w:rsidRPr="005F4D12">
        <w:rPr>
          <w:szCs w:val="28"/>
        </w:rPr>
        <w:t xml:space="preserve"> уравнение эллипса (при </w:t>
      </w:r>
      <w:r w:rsidR="00AD7D3C" w:rsidRPr="005F4D12">
        <w:rPr>
          <w:position w:val="-12"/>
          <w:szCs w:val="28"/>
        </w:rPr>
        <w:object w:dxaOrig="859" w:dyaOrig="380" w14:anchorId="63175E97">
          <v:shape id="_x0000_i1226" type="#_x0000_t75" style="width:42.75pt;height:18.75pt" o:ole="" fillcolor="window">
            <v:imagedata r:id="rId423" o:title=""/>
          </v:shape>
          <o:OLEObject Type="Embed" ProgID="Equation.3" ShapeID="_x0000_i1226" DrawAspect="Content" ObjectID="_1824384763" r:id="rId424"/>
        </w:object>
      </w:r>
      <w:r w:rsidR="00AD7D3C" w:rsidRPr="005F4D12">
        <w:rPr>
          <w:szCs w:val="28"/>
        </w:rPr>
        <w:t xml:space="preserve"> получается окружность). Траектория результирующ</w:t>
      </w:r>
      <w:r w:rsidR="00914D2F">
        <w:rPr>
          <w:szCs w:val="28"/>
        </w:rPr>
        <w:t>его движения изображена на рис. </w:t>
      </w:r>
      <w:r w:rsidR="00AD7D3C" w:rsidRPr="005F4D12">
        <w:rPr>
          <w:szCs w:val="28"/>
        </w:rPr>
        <w:t>2.11,</w:t>
      </w:r>
      <w:r w:rsidR="00914D2F">
        <w:rPr>
          <w:szCs w:val="28"/>
        </w:rPr>
        <w:t> </w:t>
      </w:r>
      <w:r w:rsidR="00435F66" w:rsidRPr="00533674">
        <w:rPr>
          <w:i/>
          <w:szCs w:val="28"/>
        </w:rPr>
        <w:t>в</w:t>
      </w:r>
      <w:r w:rsidR="00AD7D3C" w:rsidRPr="005F4D12">
        <w:rPr>
          <w:szCs w:val="28"/>
        </w:rPr>
        <w:t>.</w:t>
      </w:r>
    </w:p>
    <w:p w:rsidR="00C05312" w:rsidRDefault="00C05312" w:rsidP="00533674">
      <w:pPr>
        <w:pStyle w:val="af8"/>
      </w:pPr>
      <w:r>
        <w:rPr>
          <w:noProof/>
        </w:rPr>
        <w:drawing>
          <wp:inline distT="0" distB="0" distL="0" distR="0" wp14:anchorId="09AE536A" wp14:editId="7FC2D0C3">
            <wp:extent cx="5781675" cy="1984656"/>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pic:cNvPicPr>
                      <a:picLocks noChangeAspect="1" noChangeArrowheads="1"/>
                    </pic:cNvPicPr>
                  </pic:nvPicPr>
                  <pic:blipFill>
                    <a:blip r:embed="rId425" cstate="print">
                      <a:extLst>
                        <a:ext uri="{28A0092B-C50C-407E-A947-70E740481C1C}">
                          <a14:useLocalDpi xmlns:a14="http://schemas.microsoft.com/office/drawing/2010/main" val="0"/>
                        </a:ext>
                      </a:extLst>
                    </a:blip>
                    <a:srcRect/>
                    <a:stretch>
                      <a:fillRect/>
                    </a:stretch>
                  </pic:blipFill>
                  <pic:spPr bwMode="auto">
                    <a:xfrm>
                      <a:off x="0" y="0"/>
                      <a:ext cx="5782275" cy="1984862"/>
                    </a:xfrm>
                    <a:prstGeom prst="rect">
                      <a:avLst/>
                    </a:prstGeom>
                    <a:noFill/>
                    <a:ln>
                      <a:noFill/>
                    </a:ln>
                  </pic:spPr>
                </pic:pic>
              </a:graphicData>
            </a:graphic>
          </wp:inline>
        </w:drawing>
      </w:r>
    </w:p>
    <w:p w:rsidR="00AD7D3C" w:rsidRPr="00310476" w:rsidRDefault="00914D2F" w:rsidP="0066480B">
      <w:pPr>
        <w:pStyle w:val="afff4"/>
      </w:pPr>
      <w:r>
        <w:t>Рис. </w:t>
      </w:r>
      <w:r w:rsidR="00AD7D3C" w:rsidRPr="00310476">
        <w:t>2.11</w:t>
      </w:r>
    </w:p>
    <w:p w:rsidR="00AD7D3C" w:rsidRPr="007135F7" w:rsidRDefault="00AD7D3C" w:rsidP="00AD7D3C">
      <w:pPr>
        <w:rPr>
          <w:szCs w:val="28"/>
        </w:rPr>
      </w:pPr>
      <w:r w:rsidRPr="00867B2A">
        <w:rPr>
          <w:szCs w:val="28"/>
        </w:rPr>
        <w:t>Направление движения точки по траектории определяется ра</w:t>
      </w:r>
      <w:r w:rsidR="00914D2F">
        <w:rPr>
          <w:szCs w:val="28"/>
        </w:rPr>
        <w:t>зностью начальных фаз (см. рис. </w:t>
      </w:r>
      <w:r w:rsidRPr="00867B2A">
        <w:rPr>
          <w:szCs w:val="28"/>
        </w:rPr>
        <w:t>2.11,</w:t>
      </w:r>
      <w:r w:rsidR="00914D2F">
        <w:rPr>
          <w:szCs w:val="28"/>
        </w:rPr>
        <w:t> </w:t>
      </w:r>
      <w:r w:rsidR="00435F66" w:rsidRPr="00533674">
        <w:rPr>
          <w:i/>
          <w:szCs w:val="28"/>
        </w:rPr>
        <w:t>в</w:t>
      </w:r>
      <w:r w:rsidRPr="00867B2A">
        <w:rPr>
          <w:szCs w:val="28"/>
        </w:rPr>
        <w:t>).</w:t>
      </w:r>
    </w:p>
    <w:p w:rsidR="00AD7D3C" w:rsidRDefault="00AD7D3C" w:rsidP="00AD7D3C">
      <w:pPr>
        <w:rPr>
          <w:szCs w:val="28"/>
        </w:rPr>
      </w:pPr>
      <w:r w:rsidRPr="005F4D12">
        <w:rPr>
          <w:szCs w:val="28"/>
        </w:rPr>
        <w:t>Все изображенные на рис.</w:t>
      </w:r>
      <w:r w:rsidR="006A29F2">
        <w:rPr>
          <w:szCs w:val="28"/>
        </w:rPr>
        <w:t> </w:t>
      </w:r>
      <w:r w:rsidRPr="005F4D12">
        <w:rPr>
          <w:szCs w:val="28"/>
        </w:rPr>
        <w:t xml:space="preserve">2.11 траектории движения м.т. называют </w:t>
      </w:r>
      <w:r w:rsidRPr="005F4D12">
        <w:rPr>
          <w:i/>
          <w:szCs w:val="28"/>
        </w:rPr>
        <w:t>фигурами Лиссажу.</w:t>
      </w:r>
      <w:r w:rsidR="000A2F6A">
        <w:rPr>
          <w:i/>
          <w:szCs w:val="28"/>
        </w:rPr>
        <w:t xml:space="preserve"> </w:t>
      </w:r>
      <w:r w:rsidRPr="00243089">
        <w:rPr>
          <w:szCs w:val="28"/>
        </w:rPr>
        <w:t>В случае</w:t>
      </w:r>
      <w:r>
        <w:rPr>
          <w:szCs w:val="28"/>
        </w:rPr>
        <w:t>,</w:t>
      </w:r>
      <w:r w:rsidRPr="00243089">
        <w:rPr>
          <w:szCs w:val="28"/>
        </w:rPr>
        <w:t xml:space="preserve"> если частоты складываемых колебаний</w:t>
      </w:r>
      <w:r>
        <w:rPr>
          <w:szCs w:val="28"/>
        </w:rPr>
        <w:t xml:space="preserve"> различны, получаются фигуры Лиссажу более сложной формы. </w:t>
      </w:r>
    </w:p>
    <w:p w:rsidR="00AD7D3C" w:rsidRDefault="00AD7D3C" w:rsidP="00AD7D3C">
      <w:pPr>
        <w:rPr>
          <w:szCs w:val="28"/>
        </w:rPr>
      </w:pPr>
      <w:r w:rsidRPr="005F4D12">
        <w:rPr>
          <w:szCs w:val="28"/>
        </w:rPr>
        <w:t xml:space="preserve">Фигуры Лиссажу можно применять для определения частоты какого-либо гармонического колебания (сигнала). Для этого нужно на входы </w:t>
      </w:r>
      <w:r w:rsidRPr="005F4D12">
        <w:rPr>
          <w:i/>
          <w:szCs w:val="28"/>
        </w:rPr>
        <w:t>х</w:t>
      </w:r>
      <w:r w:rsidRPr="005F4D12">
        <w:rPr>
          <w:szCs w:val="28"/>
        </w:rPr>
        <w:t xml:space="preserve"> и </w:t>
      </w:r>
      <w:r w:rsidRPr="005F4D12">
        <w:rPr>
          <w:i/>
          <w:szCs w:val="28"/>
        </w:rPr>
        <w:t>у</w:t>
      </w:r>
      <w:r w:rsidRPr="005F4D12">
        <w:rPr>
          <w:szCs w:val="28"/>
        </w:rPr>
        <w:t xml:space="preserve"> осциллографа подать два сигнала – с известной (колебание поступает от генератора электромагнитных колебаний, его частоту можно плавно изменять) и неизвестной частотой. Изменяя частоту генератора можно добиться устойчивой фигуры Лиссажу и, зная по ее виду отношение частот складываемых колебаний о</w:t>
      </w:r>
      <w:r w:rsidRPr="00867B2A">
        <w:rPr>
          <w:szCs w:val="28"/>
        </w:rPr>
        <w:t>пределить неизвестную частоту</w:t>
      </w:r>
      <w:r>
        <w:rPr>
          <w:szCs w:val="28"/>
        </w:rPr>
        <w:t xml:space="preserve"> [</w:t>
      </w:r>
      <w:r w:rsidRPr="005F4D12">
        <w:rPr>
          <w:szCs w:val="28"/>
        </w:rPr>
        <w:t>3</w:t>
      </w:r>
      <w:r>
        <w:rPr>
          <w:szCs w:val="28"/>
        </w:rPr>
        <w:t>]</w:t>
      </w:r>
      <w:r w:rsidRPr="00867B2A">
        <w:rPr>
          <w:szCs w:val="28"/>
        </w:rPr>
        <w:t>.</w:t>
      </w:r>
    </w:p>
    <w:p w:rsidR="00AD7D3C" w:rsidRPr="0080089C" w:rsidRDefault="00AD7D3C" w:rsidP="0066480B">
      <w:pPr>
        <w:pStyle w:val="3"/>
      </w:pPr>
      <w:bookmarkStart w:id="135" w:name="_Toc485459371"/>
      <w:bookmarkStart w:id="136" w:name="_Toc485534319"/>
      <w:r w:rsidRPr="00D33753">
        <w:t xml:space="preserve">Вопросы и задания для самоконтроля к лекции </w:t>
      </w:r>
      <w:r>
        <w:t>4</w:t>
      </w:r>
      <w:bookmarkEnd w:id="135"/>
      <w:bookmarkEnd w:id="136"/>
    </w:p>
    <w:p w:rsidR="00AD7D3C" w:rsidRDefault="00AD7D3C" w:rsidP="002C605B">
      <w:pPr>
        <w:numPr>
          <w:ilvl w:val="0"/>
          <w:numId w:val="9"/>
        </w:numPr>
        <w:tabs>
          <w:tab w:val="left" w:pos="1134"/>
        </w:tabs>
        <w:ind w:left="0" w:firstLine="709"/>
        <w:rPr>
          <w:szCs w:val="28"/>
        </w:rPr>
      </w:pPr>
      <w:r>
        <w:rPr>
          <w:szCs w:val="28"/>
        </w:rPr>
        <w:t>Сформулируйте суть метода диаграммы вектора амплитуды (векторной диаграммы). Для чего его применяют?</w:t>
      </w:r>
    </w:p>
    <w:p w:rsidR="00AD7D3C" w:rsidRPr="005B294C" w:rsidRDefault="00AD7D3C" w:rsidP="002C605B">
      <w:pPr>
        <w:numPr>
          <w:ilvl w:val="0"/>
          <w:numId w:val="9"/>
        </w:numPr>
        <w:tabs>
          <w:tab w:val="left" w:pos="1134"/>
        </w:tabs>
        <w:ind w:left="0" w:firstLine="709"/>
        <w:rPr>
          <w:szCs w:val="28"/>
        </w:rPr>
      </w:pPr>
      <w:r>
        <w:t>Материальная точка одновременно участвует в</w:t>
      </w:r>
      <w:r w:rsidRPr="005F4D12">
        <w:t xml:space="preserve"> дв</w:t>
      </w:r>
      <w:r>
        <w:t>ух</w:t>
      </w:r>
      <w:r w:rsidRPr="005F4D12">
        <w:t xml:space="preserve"> гармонических колебания</w:t>
      </w:r>
      <w:r>
        <w:t>х</w:t>
      </w:r>
      <w:r w:rsidRPr="005F4D12">
        <w:t xml:space="preserve"> одного направления</w:t>
      </w:r>
      <w:r>
        <w:t xml:space="preserve">: </w:t>
      </w:r>
      <w:r w:rsidR="00AD52EF" w:rsidRPr="005B294C">
        <w:rPr>
          <w:position w:val="-26"/>
          <w:szCs w:val="28"/>
        </w:rPr>
        <w:object w:dxaOrig="1440" w:dyaOrig="700" w14:anchorId="16169F6C">
          <v:shape id="_x0000_i1227" type="#_x0000_t75" style="width:1in;height:34.5pt" o:ole="" fillcolor="window">
            <v:imagedata r:id="rId426" o:title=""/>
          </v:shape>
          <o:OLEObject Type="Embed" ProgID="Equation.3" ShapeID="_x0000_i1227" DrawAspect="Content" ObjectID="_1824384764" r:id="rId427"/>
        </w:object>
      </w:r>
      <w:r w:rsidR="00AD52EF">
        <w:rPr>
          <w:szCs w:val="28"/>
        </w:rPr>
        <w:t>, </w:t>
      </w:r>
      <w:r>
        <w:rPr>
          <w:szCs w:val="28"/>
        </w:rPr>
        <w:t xml:space="preserve">см и </w:t>
      </w:r>
      <w:r w:rsidRPr="005B294C">
        <w:rPr>
          <w:position w:val="-26"/>
          <w:szCs w:val="28"/>
        </w:rPr>
        <w:object w:dxaOrig="2240" w:dyaOrig="700" w14:anchorId="5D81CE5D">
          <v:shape id="_x0000_i1228" type="#_x0000_t75" style="width:112.45pt;height:34.5pt" o:ole="" fillcolor="window">
            <v:imagedata r:id="rId428" o:title=""/>
          </v:shape>
          <o:OLEObject Type="Embed" ProgID="Equation.3" ShapeID="_x0000_i1228" DrawAspect="Content" ObjectID="_1824384765" r:id="rId429"/>
        </w:object>
      </w:r>
      <w:r w:rsidR="00F56069">
        <w:rPr>
          <w:szCs w:val="28"/>
        </w:rPr>
        <w:t>,</w:t>
      </w:r>
      <w:r w:rsidR="00AD52EF">
        <w:rPr>
          <w:szCs w:val="28"/>
        </w:rPr>
        <w:t> см</w:t>
      </w:r>
      <w:r w:rsidRPr="005F4D12">
        <w:t xml:space="preserve">. </w:t>
      </w:r>
      <w:r>
        <w:t>Постройте</w:t>
      </w:r>
      <w:r w:rsidRPr="005F4D12">
        <w:t xml:space="preserve"> векторн</w:t>
      </w:r>
      <w:r>
        <w:t>ую</w:t>
      </w:r>
      <w:r w:rsidRPr="005F4D12">
        <w:t xml:space="preserve"> диаграмм</w:t>
      </w:r>
      <w:r>
        <w:t>у</w:t>
      </w:r>
      <w:r w:rsidRPr="005F4D12">
        <w:t xml:space="preserve"> и запишите уравнение</w:t>
      </w:r>
      <w:r>
        <w:t xml:space="preserve"> результирующего колебания</w:t>
      </w:r>
      <w:r w:rsidRPr="005F4D12">
        <w:t>.</w:t>
      </w:r>
    </w:p>
    <w:p w:rsidR="00AD7D3C" w:rsidRPr="00F33A77" w:rsidRDefault="00AD7D3C" w:rsidP="002C605B">
      <w:pPr>
        <w:numPr>
          <w:ilvl w:val="0"/>
          <w:numId w:val="9"/>
        </w:numPr>
        <w:tabs>
          <w:tab w:val="left" w:pos="1134"/>
        </w:tabs>
        <w:ind w:left="0" w:firstLine="709"/>
      </w:pPr>
      <w:r w:rsidRPr="00F33A77">
        <w:t xml:space="preserve">Два гармонических колебания происходят с одинаковыми </w:t>
      </w:r>
      <w:r>
        <w:t>частотами</w:t>
      </w:r>
      <w:r w:rsidRPr="00F33A77">
        <w:t xml:space="preserve"> в одном направлении с амплитудами </w:t>
      </w:r>
      <w:r w:rsidRPr="00B310FB">
        <w:rPr>
          <w:i/>
        </w:rPr>
        <w:t>А</w:t>
      </w:r>
      <w:r w:rsidR="00435F66" w:rsidRPr="00533674">
        <w:rPr>
          <w:vertAlign w:val="subscript"/>
        </w:rPr>
        <w:t>1</w:t>
      </w:r>
      <w:r w:rsidRPr="00F33A77">
        <w:t xml:space="preserve"> = 4 см и </w:t>
      </w:r>
      <w:r w:rsidRPr="00B310FB">
        <w:rPr>
          <w:i/>
        </w:rPr>
        <w:t>А</w:t>
      </w:r>
      <w:r w:rsidR="00435F66" w:rsidRPr="00533674">
        <w:rPr>
          <w:vertAlign w:val="subscript"/>
        </w:rPr>
        <w:t>2</w:t>
      </w:r>
      <w:r w:rsidRPr="00F33A77">
        <w:t xml:space="preserve"> = 3 см. Амплитуда их результирующего колебания </w:t>
      </w:r>
      <w:r w:rsidRPr="00B310FB">
        <w:rPr>
          <w:i/>
        </w:rPr>
        <w:t>А</w:t>
      </w:r>
      <w:r w:rsidR="00435F66" w:rsidRPr="00533674">
        <w:rPr>
          <w:vertAlign w:val="subscript"/>
        </w:rPr>
        <w:t>р</w:t>
      </w:r>
      <w:r w:rsidRPr="00F33A77">
        <w:t xml:space="preserve"> = 1 см. </w:t>
      </w:r>
      <w:r>
        <w:t>Определите р</w:t>
      </w:r>
      <w:r w:rsidRPr="00F33A77">
        <w:t>азн</w:t>
      </w:r>
      <w:r>
        <w:t>ость фаз складываемых колебаний.</w:t>
      </w:r>
    </w:p>
    <w:p w:rsidR="00AD7D3C" w:rsidRPr="002F2683" w:rsidRDefault="00AD7D3C" w:rsidP="002C605B">
      <w:pPr>
        <w:numPr>
          <w:ilvl w:val="0"/>
          <w:numId w:val="9"/>
        </w:numPr>
        <w:tabs>
          <w:tab w:val="left" w:pos="1134"/>
        </w:tabs>
        <w:ind w:left="0" w:firstLine="709"/>
        <w:rPr>
          <w:szCs w:val="28"/>
        </w:rPr>
      </w:pPr>
      <w:r>
        <w:t>Что называют биениями? В результате чего биения возникают?</w:t>
      </w:r>
    </w:p>
    <w:p w:rsidR="00AD7D3C" w:rsidRPr="005F4D12" w:rsidRDefault="00AD7D3C" w:rsidP="002C605B">
      <w:pPr>
        <w:numPr>
          <w:ilvl w:val="0"/>
          <w:numId w:val="9"/>
        </w:numPr>
        <w:tabs>
          <w:tab w:val="left" w:pos="1134"/>
        </w:tabs>
        <w:ind w:left="0" w:firstLine="709"/>
        <w:rPr>
          <w:szCs w:val="28"/>
        </w:rPr>
      </w:pPr>
      <w:r w:rsidRPr="005F4D12">
        <w:t xml:space="preserve"> Материальная точка одновременно участвует в двух взаимно перпендикулярных колебаниях, происходящих согласно уравнениям </w:t>
      </w:r>
      <w:r w:rsidR="00435F66" w:rsidRPr="00533674">
        <w:rPr>
          <w:i/>
        </w:rPr>
        <w:t>х</w:t>
      </w:r>
      <w:r w:rsidRPr="005F4D12">
        <w:t>=3</w:t>
      </w:r>
      <w:r w:rsidRPr="005F4D12">
        <w:rPr>
          <w:lang w:val="en-US"/>
        </w:rPr>
        <w:t>cos</w:t>
      </w:r>
      <w:r w:rsidRPr="005F4D12">
        <w:t>(</w:t>
      </w:r>
      <w:r w:rsidRPr="005F4D12">
        <w:sym w:font="Symbol" w:char="F077"/>
      </w:r>
      <w:r w:rsidR="00435F66" w:rsidRPr="00533674">
        <w:rPr>
          <w:i/>
          <w:lang w:val="en-US"/>
        </w:rPr>
        <w:t>t</w:t>
      </w:r>
      <w:r w:rsidRPr="005F4D12">
        <w:t xml:space="preserve">) и </w:t>
      </w:r>
      <w:r w:rsidR="00435F66" w:rsidRPr="00533674">
        <w:rPr>
          <w:i/>
          <w:lang w:val="en-US"/>
        </w:rPr>
        <w:t>y</w:t>
      </w:r>
      <w:r w:rsidRPr="005F4D12">
        <w:t>=2</w:t>
      </w:r>
      <w:r w:rsidRPr="005F4D12">
        <w:rPr>
          <w:lang w:val="en-US"/>
        </w:rPr>
        <w:t>sin</w:t>
      </w:r>
      <w:r w:rsidRPr="005F4D12">
        <w:t>(</w:t>
      </w:r>
      <w:r w:rsidRPr="005F4D12">
        <w:sym w:font="Symbol" w:char="F077"/>
      </w:r>
      <w:r w:rsidR="00435F66" w:rsidRPr="00533674">
        <w:rPr>
          <w:i/>
          <w:lang w:val="en-US"/>
        </w:rPr>
        <w:t>t</w:t>
      </w:r>
      <w:r w:rsidRPr="005F4D12">
        <w:t>). Найдите уравнение траектории точки (фигуры Лиссажу) и постройте е</w:t>
      </w:r>
      <w:r w:rsidR="008A05CE">
        <w:t>е</w:t>
      </w:r>
      <w:r w:rsidRPr="005F4D12">
        <w:t>, указав направление движения.</w:t>
      </w:r>
    </w:p>
    <w:p w:rsidR="00AD7D3C" w:rsidRPr="0066480B" w:rsidRDefault="0066480B" w:rsidP="0066480B">
      <w:r>
        <w:rPr>
          <w:noProof/>
        </w:rPr>
        <w:drawing>
          <wp:anchor distT="0" distB="0" distL="114300" distR="114300" simplePos="0" relativeHeight="251694080" behindDoc="0" locked="0" layoutInCell="1" allowOverlap="1" wp14:anchorId="6FCFBF13" wp14:editId="0FE22DDF">
            <wp:simplePos x="0" y="0"/>
            <wp:positionH relativeFrom="column">
              <wp:posOffset>255905</wp:posOffset>
            </wp:positionH>
            <wp:positionV relativeFrom="paragraph">
              <wp:posOffset>758825</wp:posOffset>
            </wp:positionV>
            <wp:extent cx="5680710" cy="1691640"/>
            <wp:effectExtent l="19050" t="0" r="0" b="0"/>
            <wp:wrapTopAndBottom/>
            <wp:docPr id="5315"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9"/>
                    <pic:cNvPicPr>
                      <a:picLocks noChangeAspect="1" noChangeArrowheads="1"/>
                    </pic:cNvPicPr>
                  </pic:nvPicPr>
                  <pic:blipFill>
                    <a:blip r:embed="rId430" cstate="print"/>
                    <a:srcRect/>
                    <a:stretch>
                      <a:fillRect/>
                    </a:stretch>
                  </pic:blipFill>
                  <pic:spPr bwMode="auto">
                    <a:xfrm>
                      <a:off x="0" y="0"/>
                      <a:ext cx="5680710" cy="1691640"/>
                    </a:xfrm>
                    <a:prstGeom prst="rect">
                      <a:avLst/>
                    </a:prstGeom>
                    <a:noFill/>
                    <a:ln w="9525">
                      <a:noFill/>
                      <a:miter lim="800000"/>
                      <a:headEnd/>
                      <a:tailEnd/>
                    </a:ln>
                  </pic:spPr>
                </pic:pic>
              </a:graphicData>
            </a:graphic>
          </wp:anchor>
        </w:drawing>
      </w:r>
      <w:r w:rsidR="00AD7D3C" w:rsidRPr="0066480B">
        <w:t>На рисунке приведены графики биений, полученные при сложении двух колебаний одного направления с близкими частотами.</w:t>
      </w:r>
    </w:p>
    <w:p w:rsidR="00AD7D3C" w:rsidRDefault="00AD7D3C" w:rsidP="00AD7D3C">
      <w:pPr>
        <w:ind w:left="720"/>
      </w:pPr>
      <w:r w:rsidRPr="00C151C9">
        <w:t>Для какого графика частота биений наименьшая? Для какого графика частота складываемых колебаний наибольшая</w:t>
      </w:r>
      <w:r>
        <w:t>?</w:t>
      </w:r>
    </w:p>
    <w:p w:rsidR="00AD7D3C" w:rsidRPr="00181DAB" w:rsidRDefault="00AD7D3C" w:rsidP="003F5AFB">
      <w:pPr>
        <w:pStyle w:val="1"/>
      </w:pPr>
      <w:r>
        <w:br w:type="page"/>
      </w:r>
      <w:bookmarkStart w:id="137" w:name="_Toc485534320"/>
      <w:bookmarkStart w:id="138" w:name="_Toc216848294"/>
      <w:r w:rsidRPr="00181DAB">
        <w:t>Лекция 5</w:t>
      </w:r>
      <w:bookmarkEnd w:id="137"/>
    </w:p>
    <w:p w:rsidR="00AD7D3C" w:rsidRPr="008B508F" w:rsidRDefault="00AD7D3C" w:rsidP="003F5AFB">
      <w:r w:rsidRPr="008B508F">
        <w:rPr>
          <w:b/>
        </w:rPr>
        <w:t>Основные понятия и законы</w:t>
      </w:r>
      <w:r w:rsidRPr="008B508F">
        <w:t>, которые должны быть освоены в ходе лекции:</w:t>
      </w:r>
      <w:r>
        <w:t xml:space="preserve"> электромагнитные колебания (незатухающие и затухающие); колебательный контур; зависимости от времени величин, описывающих электромагнитные колебания и их графики; коэффициент затухания, логарифмический декремент затухания, время релаксации, критическое сопротивление, апериодический режим.</w:t>
      </w:r>
    </w:p>
    <w:p w:rsidR="00AD7D3C" w:rsidRPr="004471C6" w:rsidRDefault="00AD7D3C" w:rsidP="00AD7D3C">
      <w:pPr>
        <w:pStyle w:val="20"/>
      </w:pPr>
      <w:bookmarkStart w:id="139" w:name="_Toc308781357"/>
      <w:bookmarkStart w:id="140" w:name="_Toc461574315"/>
      <w:bookmarkStart w:id="141" w:name="_Toc485459372"/>
      <w:bookmarkStart w:id="142" w:name="_Toc485534321"/>
      <w:r w:rsidRPr="00CE061D">
        <w:t>2.</w:t>
      </w:r>
      <w:r>
        <w:t>6</w:t>
      </w:r>
      <w:r w:rsidRPr="00CE061D">
        <w:t xml:space="preserve">. </w:t>
      </w:r>
      <w:bookmarkEnd w:id="139"/>
      <w:r w:rsidRPr="00CE061D">
        <w:t>Свободные незатухающие электромагнитные колебания</w:t>
      </w:r>
      <w:bookmarkEnd w:id="140"/>
      <w:bookmarkEnd w:id="141"/>
      <w:bookmarkEnd w:id="142"/>
    </w:p>
    <w:p w:rsidR="00AD7D3C" w:rsidRDefault="00AD7D3C" w:rsidP="00AD7D3C">
      <w:pPr>
        <w:pStyle w:val="3"/>
        <w:rPr>
          <w:i w:val="0"/>
          <w:szCs w:val="28"/>
        </w:rPr>
      </w:pPr>
      <w:bookmarkStart w:id="143" w:name="_Toc461574316"/>
      <w:bookmarkStart w:id="144" w:name="_Toc485459373"/>
      <w:bookmarkStart w:id="145" w:name="_Toc485534322"/>
      <w:r w:rsidRPr="004471C6">
        <w:t>2.</w:t>
      </w:r>
      <w:r>
        <w:t>6</w:t>
      </w:r>
      <w:r w:rsidRPr="004471C6">
        <w:t xml:space="preserve">.1. </w:t>
      </w:r>
      <w:r w:rsidRPr="00774F34">
        <w:t>Условия возникновения колебаний</w:t>
      </w:r>
      <w:bookmarkEnd w:id="143"/>
      <w:bookmarkEnd w:id="144"/>
      <w:bookmarkEnd w:id="145"/>
    </w:p>
    <w:p w:rsidR="00AD7D3C" w:rsidRPr="007260B0" w:rsidRDefault="00AD7D3C" w:rsidP="003F5AFB">
      <w:r w:rsidRPr="00694831">
        <w:t>Под</w:t>
      </w:r>
      <w:r>
        <w:rPr>
          <w:i/>
        </w:rPr>
        <w:t xml:space="preserve"> э</w:t>
      </w:r>
      <w:r w:rsidRPr="00694831">
        <w:rPr>
          <w:i/>
        </w:rPr>
        <w:t>лектромагнитны</w:t>
      </w:r>
      <w:r>
        <w:rPr>
          <w:i/>
        </w:rPr>
        <w:t>ми</w:t>
      </w:r>
      <w:r w:rsidRPr="00694831">
        <w:rPr>
          <w:i/>
        </w:rPr>
        <w:t xml:space="preserve"> колебания</w:t>
      </w:r>
      <w:r>
        <w:rPr>
          <w:i/>
        </w:rPr>
        <w:t xml:space="preserve">ми </w:t>
      </w:r>
      <w:r w:rsidRPr="00694831">
        <w:t xml:space="preserve">понимают периодические изменения с течением времени </w:t>
      </w:r>
      <w:r w:rsidRPr="00694831">
        <w:rPr>
          <w:i/>
          <w:lang w:val="en-US"/>
        </w:rPr>
        <w:t>q</w:t>
      </w:r>
      <w:r w:rsidRPr="00694831">
        <w:t xml:space="preserve"> – заряда, </w:t>
      </w:r>
      <w:r w:rsidRPr="00694831">
        <w:rPr>
          <w:i/>
          <w:lang w:val="en-US"/>
        </w:rPr>
        <w:t>U</w:t>
      </w:r>
      <w:r w:rsidRPr="00694831">
        <w:t xml:space="preserve"> – напряжения, </w:t>
      </w:r>
      <w:r w:rsidRPr="00694831">
        <w:rPr>
          <w:i/>
          <w:lang w:val="en-US"/>
        </w:rPr>
        <w:t>I</w:t>
      </w:r>
      <w:r w:rsidRPr="00694831">
        <w:t xml:space="preserve"> – силы тока; </w:t>
      </w:r>
      <w:r w:rsidRPr="00694831">
        <w:rPr>
          <w:position w:val="-12"/>
        </w:rPr>
        <w:object w:dxaOrig="440" w:dyaOrig="380" w14:anchorId="5AAF6CB0">
          <v:shape id="_x0000_i1229" type="#_x0000_t75" style="width:21.75pt;height:18.75pt" o:ole="" fillcolor="window">
            <v:imagedata r:id="rId431" o:title=""/>
          </v:shape>
          <o:OLEObject Type="Embed" ProgID="Equation.3" ShapeID="_x0000_i1229" DrawAspect="Content" ObjectID="_1824384766" r:id="rId432"/>
        </w:object>
      </w:r>
      <w:r w:rsidRPr="00694831">
        <w:t xml:space="preserve"> – энергии электрического поля; </w:t>
      </w:r>
      <w:r w:rsidRPr="00694831">
        <w:rPr>
          <w:position w:val="-12"/>
        </w:rPr>
        <w:object w:dxaOrig="420" w:dyaOrig="380" w14:anchorId="2A9967A8">
          <v:shape id="_x0000_i1230" type="#_x0000_t75" style="width:21pt;height:18.75pt" o:ole="" fillcolor="window">
            <v:imagedata r:id="rId433" o:title=""/>
          </v:shape>
          <o:OLEObject Type="Embed" ProgID="Equation.3" ShapeID="_x0000_i1230" DrawAspect="Content" ObjectID="_1824384767" r:id="rId434"/>
        </w:object>
      </w:r>
      <w:r w:rsidRPr="00694831">
        <w:t xml:space="preserve"> – энергии магнитного поля</w:t>
      </w:r>
      <w:r>
        <w:t xml:space="preserve">, </w:t>
      </w:r>
      <w:r w:rsidRPr="00694831">
        <w:rPr>
          <w:position w:val="-4"/>
        </w:rPr>
        <w:object w:dxaOrig="260" w:dyaOrig="340" w14:anchorId="28723B95">
          <v:shape id="_x0000_i1231" type="#_x0000_t75" style="width:13.5pt;height:18pt" o:ole="" fillcolor="window">
            <v:imagedata r:id="rId435" o:title=""/>
          </v:shape>
          <o:OLEObject Type="Embed" ProgID="Equation.3" ShapeID="_x0000_i1231" DrawAspect="Content" ObjectID="_1824384768" r:id="rId436"/>
        </w:object>
      </w:r>
      <w:r w:rsidRPr="00694831">
        <w:t xml:space="preserve"> – напряженности электрического поля; </w:t>
      </w:r>
      <w:r w:rsidRPr="00694831">
        <w:rPr>
          <w:position w:val="-4"/>
        </w:rPr>
        <w:object w:dxaOrig="260" w:dyaOrig="340" w14:anchorId="729B8403">
          <v:shape id="_x0000_i1232" type="#_x0000_t75" style="width:13.5pt;height:18pt" o:ole="" fillcolor="window">
            <v:imagedata r:id="rId437" o:title=""/>
          </v:shape>
          <o:OLEObject Type="Embed" ProgID="Equation.3" ShapeID="_x0000_i1232" DrawAspect="Content" ObjectID="_1824384769" r:id="rId438"/>
        </w:object>
      </w:r>
      <w:r w:rsidRPr="00694831">
        <w:t xml:space="preserve"> – магнитной индукции и</w:t>
      </w:r>
      <w:r w:rsidR="005D0D24">
        <w:t> </w:t>
      </w:r>
      <w:r w:rsidRPr="00694831">
        <w:t>т.</w:t>
      </w:r>
      <w:r w:rsidR="005D0D24">
        <w:t> </w:t>
      </w:r>
      <w:r w:rsidRPr="00694831">
        <w:t xml:space="preserve">д. Электромагнитные колебания происходят в </w:t>
      </w:r>
      <w:r w:rsidRPr="00694831">
        <w:rPr>
          <w:i/>
        </w:rPr>
        <w:t>электрическом колебательном контуре</w:t>
      </w:r>
      <w:r w:rsidR="005D0D24">
        <w:rPr>
          <w:i/>
        </w:rPr>
        <w:t xml:space="preserve"> </w:t>
      </w:r>
      <w:r w:rsidRPr="00694831">
        <w:t xml:space="preserve">– электрической цепи, содержащей последовательно соединенные конденсатор емкостью </w:t>
      </w:r>
      <w:r w:rsidRPr="00694831">
        <w:rPr>
          <w:i/>
        </w:rPr>
        <w:t>С</w:t>
      </w:r>
      <w:r w:rsidRPr="00694831">
        <w:t xml:space="preserve"> и катушку с индуктивностью </w:t>
      </w:r>
      <w:r w:rsidRPr="00694831">
        <w:rPr>
          <w:i/>
          <w:lang w:val="en-US"/>
        </w:rPr>
        <w:t>L</w:t>
      </w:r>
      <w:r w:rsidRPr="00694831">
        <w:t>.</w:t>
      </w:r>
    </w:p>
    <w:p w:rsidR="00AD7D3C" w:rsidRDefault="00AD7D3C" w:rsidP="00AD7D3C">
      <w:pPr>
        <w:rPr>
          <w:szCs w:val="28"/>
        </w:rPr>
      </w:pPr>
      <w:r w:rsidRPr="00A51A3F">
        <w:rPr>
          <w:szCs w:val="28"/>
        </w:rPr>
        <w:t xml:space="preserve">Если активное сопротивление колебательного контура </w:t>
      </w:r>
      <w:r w:rsidRPr="00A51A3F">
        <w:rPr>
          <w:i/>
          <w:szCs w:val="28"/>
          <w:lang w:val="en-US"/>
        </w:rPr>
        <w:t>R</w:t>
      </w:r>
      <w:r w:rsidRPr="00A51A3F">
        <w:rPr>
          <w:szCs w:val="28"/>
        </w:rPr>
        <w:t xml:space="preserve"> = 0, то такой контур называется </w:t>
      </w:r>
      <w:r w:rsidRPr="00A51A3F">
        <w:rPr>
          <w:i/>
          <w:szCs w:val="28"/>
        </w:rPr>
        <w:t>идеальным</w:t>
      </w:r>
      <w:r w:rsidRPr="00A51A3F">
        <w:rPr>
          <w:szCs w:val="28"/>
        </w:rPr>
        <w:t xml:space="preserve">. В идеальном колебательном контуре не происходит потери энергии колебаний на </w:t>
      </w:r>
      <w:r>
        <w:rPr>
          <w:szCs w:val="28"/>
        </w:rPr>
        <w:t>д</w:t>
      </w:r>
      <w:r w:rsidRPr="00A51A3F">
        <w:rPr>
          <w:szCs w:val="28"/>
        </w:rPr>
        <w:t xml:space="preserve">жоулево тепло (нагревание проводника), и поэтому в таком контуре наблюдаются свободные незатухающие электромагнитные колебания. </w:t>
      </w:r>
    </w:p>
    <w:p w:rsidR="00AD7D3C" w:rsidRDefault="00AD7D3C" w:rsidP="00AD7D3C">
      <w:pPr>
        <w:rPr>
          <w:szCs w:val="28"/>
        </w:rPr>
      </w:pPr>
      <w:r w:rsidRPr="007260B0">
        <w:rPr>
          <w:szCs w:val="28"/>
        </w:rPr>
        <w:t xml:space="preserve">Рассмотрим подробнее </w:t>
      </w:r>
      <w:r>
        <w:rPr>
          <w:szCs w:val="28"/>
        </w:rPr>
        <w:t>свободные электромагнитные колебания.</w:t>
      </w:r>
      <w:r w:rsidRPr="007260B0">
        <w:rPr>
          <w:szCs w:val="28"/>
        </w:rPr>
        <w:t xml:space="preserve"> Пусть в начальный момент времени (</w:t>
      </w:r>
      <w:r w:rsidRPr="007260B0">
        <w:rPr>
          <w:i/>
          <w:szCs w:val="28"/>
          <w:lang w:val="en-US"/>
        </w:rPr>
        <w:t>t</w:t>
      </w:r>
      <w:r w:rsidRPr="007260B0">
        <w:rPr>
          <w:i/>
          <w:szCs w:val="28"/>
        </w:rPr>
        <w:t xml:space="preserve"> = </w:t>
      </w:r>
      <w:r w:rsidRPr="007260B0">
        <w:rPr>
          <w:szCs w:val="28"/>
        </w:rPr>
        <w:t xml:space="preserve">0) конденсатору сообщают максимальный заряд </w:t>
      </w:r>
      <w:r w:rsidRPr="00047ABB">
        <w:rPr>
          <w:i/>
          <w:szCs w:val="28"/>
          <w:lang w:val="en-US"/>
        </w:rPr>
        <w:t>q</w:t>
      </w:r>
      <w:r w:rsidRPr="007260B0">
        <w:rPr>
          <w:i/>
          <w:szCs w:val="28"/>
        </w:rPr>
        <w:t xml:space="preserve"> = </w:t>
      </w:r>
      <w:r w:rsidRPr="007260B0">
        <w:rPr>
          <w:i/>
          <w:szCs w:val="28"/>
          <w:lang w:val="en-US"/>
        </w:rPr>
        <w:t>q</w:t>
      </w:r>
      <w:r w:rsidRPr="007260B0">
        <w:rPr>
          <w:i/>
          <w:szCs w:val="28"/>
          <w:vertAlign w:val="subscript"/>
          <w:lang w:val="en-US"/>
        </w:rPr>
        <w:t>m</w:t>
      </w:r>
      <w:r w:rsidR="00D531C2">
        <w:rPr>
          <w:i/>
          <w:szCs w:val="28"/>
          <w:vertAlign w:val="subscript"/>
        </w:rPr>
        <w:t xml:space="preserve"> </w:t>
      </w:r>
      <w:r w:rsidR="00E86743">
        <w:rPr>
          <w:szCs w:val="28"/>
        </w:rPr>
        <w:t>(рис. </w:t>
      </w:r>
      <w:r w:rsidRPr="00A51A3F">
        <w:rPr>
          <w:szCs w:val="28"/>
        </w:rPr>
        <w:t>2.12)</w:t>
      </w:r>
      <w:r w:rsidRPr="007260B0">
        <w:rPr>
          <w:szCs w:val="28"/>
        </w:rPr>
        <w:t xml:space="preserve">. </w:t>
      </w:r>
      <w:r>
        <w:rPr>
          <w:szCs w:val="28"/>
        </w:rPr>
        <w:t>Ток в контуре в начальный момент времени отсутствует (</w:t>
      </w:r>
      <w:r w:rsidRPr="00A51A3F">
        <w:rPr>
          <w:i/>
          <w:szCs w:val="28"/>
        </w:rPr>
        <w:t>I</w:t>
      </w:r>
      <w:r>
        <w:rPr>
          <w:szCs w:val="28"/>
        </w:rPr>
        <w:t xml:space="preserve"> = 0), а следовательно</w:t>
      </w:r>
      <w:r w:rsidR="005D0D24">
        <w:rPr>
          <w:szCs w:val="28"/>
        </w:rPr>
        <w:t>,</w:t>
      </w:r>
      <w:r>
        <w:rPr>
          <w:szCs w:val="28"/>
        </w:rPr>
        <w:t xml:space="preserve"> и энергия магнитного поля</w:t>
      </w:r>
      <w:r w:rsidR="00D531C2">
        <w:rPr>
          <w:szCs w:val="28"/>
        </w:rPr>
        <w:t xml:space="preserve"> </w:t>
      </w:r>
      <w:r>
        <w:rPr>
          <w:szCs w:val="28"/>
        </w:rPr>
        <w:t>катушки тоже равна нулю</w:t>
      </w:r>
      <w:r w:rsidRPr="00A51A3F">
        <w:rPr>
          <w:szCs w:val="28"/>
        </w:rPr>
        <w:t>. П</w:t>
      </w:r>
      <w:r>
        <w:rPr>
          <w:szCs w:val="28"/>
        </w:rPr>
        <w:t xml:space="preserve">олная энергия колебательного контура при </w:t>
      </w:r>
      <w:r w:rsidRPr="007260B0">
        <w:rPr>
          <w:i/>
          <w:szCs w:val="28"/>
          <w:lang w:val="en-US"/>
        </w:rPr>
        <w:t>t</w:t>
      </w:r>
      <w:r w:rsidRPr="007260B0">
        <w:rPr>
          <w:i/>
          <w:szCs w:val="28"/>
        </w:rPr>
        <w:t xml:space="preserve"> = </w:t>
      </w:r>
      <w:r w:rsidRPr="007260B0">
        <w:rPr>
          <w:szCs w:val="28"/>
        </w:rPr>
        <w:t>0</w:t>
      </w:r>
      <w:r w:rsidR="00434D49">
        <w:rPr>
          <w:szCs w:val="28"/>
        </w:rPr>
        <w:t xml:space="preserve"> </w:t>
      </w:r>
      <w:r w:rsidRPr="00694831">
        <w:rPr>
          <w:szCs w:val="28"/>
        </w:rPr>
        <w:t xml:space="preserve">– </w:t>
      </w:r>
      <w:r>
        <w:rPr>
          <w:szCs w:val="28"/>
        </w:rPr>
        <w:t>это максимальная энергия электрического поля заряженного конденсатора.</w:t>
      </w:r>
    </w:p>
    <w:p w:rsidR="00AD7D3C" w:rsidRDefault="00AD7D3C" w:rsidP="003F5AFB">
      <w:pPr>
        <w:pStyle w:val="af8"/>
      </w:pPr>
      <w:r>
        <w:rPr>
          <w:noProof/>
        </w:rPr>
        <w:drawing>
          <wp:inline distT="0" distB="0" distL="0" distR="0" wp14:anchorId="73068220" wp14:editId="5BBAF5B7">
            <wp:extent cx="4194175" cy="1679575"/>
            <wp:effectExtent l="19050" t="0" r="0" b="0"/>
            <wp:docPr id="3920" name="Рисунок 3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0"/>
                    <pic:cNvPicPr>
                      <a:picLocks noChangeAspect="1" noChangeArrowheads="1"/>
                    </pic:cNvPicPr>
                  </pic:nvPicPr>
                  <pic:blipFill>
                    <a:blip r:embed="rId439" cstate="print"/>
                    <a:srcRect/>
                    <a:stretch>
                      <a:fillRect/>
                    </a:stretch>
                  </pic:blipFill>
                  <pic:spPr bwMode="auto">
                    <a:xfrm>
                      <a:off x="0" y="0"/>
                      <a:ext cx="4194175" cy="1679575"/>
                    </a:xfrm>
                    <a:prstGeom prst="rect">
                      <a:avLst/>
                    </a:prstGeom>
                    <a:noFill/>
                    <a:ln w="9525">
                      <a:noFill/>
                      <a:miter lim="800000"/>
                      <a:headEnd/>
                      <a:tailEnd/>
                    </a:ln>
                  </pic:spPr>
                </pic:pic>
              </a:graphicData>
            </a:graphic>
          </wp:inline>
        </w:drawing>
      </w:r>
    </w:p>
    <w:p w:rsidR="00AD7D3C" w:rsidRPr="00181DAB" w:rsidRDefault="00AD7D3C" w:rsidP="00E86743">
      <w:pPr>
        <w:pStyle w:val="af4"/>
      </w:pPr>
      <w:r w:rsidRPr="003F5AFB">
        <w:t>Рис</w:t>
      </w:r>
      <w:r w:rsidR="00D531C2" w:rsidRPr="00CE061D">
        <w:t>.</w:t>
      </w:r>
      <w:r w:rsidR="00D531C2">
        <w:t> </w:t>
      </w:r>
      <w:r w:rsidRPr="00CE061D">
        <w:t>2.</w:t>
      </w:r>
      <w:r>
        <w:t>12</w:t>
      </w:r>
    </w:p>
    <w:p w:rsidR="00AD7D3C" w:rsidRPr="00EC13A1" w:rsidRDefault="00AD7D3C" w:rsidP="00AD7D3C">
      <w:pPr>
        <w:rPr>
          <w:szCs w:val="28"/>
        </w:rPr>
      </w:pPr>
      <w:r w:rsidRPr="007260B0">
        <w:rPr>
          <w:szCs w:val="28"/>
        </w:rPr>
        <w:t xml:space="preserve">Так как обкладки конденсатора соединены с концами катушки индуктивности, то конденсатор начинает разряжаться. Разрядный ток в контуре возрастает постепенно из-за возникновения в катушке </w:t>
      </w:r>
      <w:r w:rsidRPr="007260B0">
        <w:rPr>
          <w:caps/>
          <w:szCs w:val="28"/>
        </w:rPr>
        <w:t>э.д.с.</w:t>
      </w:r>
      <w:r w:rsidRPr="007260B0">
        <w:rPr>
          <w:szCs w:val="28"/>
        </w:rPr>
        <w:t xml:space="preserve"> самоиндукции. В момент времени</w:t>
      </w:r>
      <w:r w:rsidR="00D531C2">
        <w:rPr>
          <w:szCs w:val="28"/>
        </w:rPr>
        <w:t xml:space="preserve"> </w:t>
      </w:r>
      <w:r w:rsidRPr="007260B0">
        <w:rPr>
          <w:i/>
          <w:szCs w:val="28"/>
          <w:lang w:val="en-US"/>
        </w:rPr>
        <w:t>t</w:t>
      </w:r>
      <w:r w:rsidRPr="007260B0">
        <w:rPr>
          <w:i/>
          <w:szCs w:val="28"/>
        </w:rPr>
        <w:t xml:space="preserve"> = </w:t>
      </w:r>
      <w:r w:rsidRPr="007260B0">
        <w:rPr>
          <w:i/>
          <w:szCs w:val="28"/>
          <w:lang w:val="en-US"/>
        </w:rPr>
        <w:t>T</w:t>
      </w:r>
      <w:r w:rsidRPr="007260B0">
        <w:rPr>
          <w:i/>
          <w:szCs w:val="28"/>
        </w:rPr>
        <w:t>/</w:t>
      </w:r>
      <w:r w:rsidRPr="007260B0">
        <w:rPr>
          <w:szCs w:val="28"/>
        </w:rPr>
        <w:t>4</w:t>
      </w:r>
      <w:r w:rsidR="00434D49">
        <w:rPr>
          <w:szCs w:val="28"/>
        </w:rPr>
        <w:t xml:space="preserve"> </w:t>
      </w:r>
      <w:r w:rsidRPr="007260B0">
        <w:rPr>
          <w:szCs w:val="28"/>
        </w:rPr>
        <w:t>конденсатор полностью разряжается (</w:t>
      </w:r>
      <w:r w:rsidRPr="007260B0">
        <w:rPr>
          <w:i/>
          <w:szCs w:val="28"/>
          <w:lang w:val="en-US"/>
        </w:rPr>
        <w:t>q</w:t>
      </w:r>
      <w:r w:rsidRPr="007260B0">
        <w:rPr>
          <w:szCs w:val="28"/>
        </w:rPr>
        <w:t xml:space="preserve"> = 0), а сила тока достигает максимального значения (</w:t>
      </w:r>
      <w:r w:rsidR="00D531C2" w:rsidRPr="007260B0">
        <w:rPr>
          <w:i/>
          <w:szCs w:val="28"/>
          <w:lang w:val="en-US"/>
        </w:rPr>
        <w:t>I</w:t>
      </w:r>
      <w:r w:rsidR="00D531C2">
        <w:rPr>
          <w:i/>
          <w:szCs w:val="28"/>
        </w:rPr>
        <w:t> </w:t>
      </w:r>
      <w:r w:rsidR="00D531C2" w:rsidRPr="007260B0">
        <w:rPr>
          <w:i/>
          <w:szCs w:val="28"/>
        </w:rPr>
        <w:t>=</w:t>
      </w:r>
      <w:r w:rsidR="00D531C2">
        <w:rPr>
          <w:i/>
          <w:szCs w:val="28"/>
        </w:rPr>
        <w:t> </w:t>
      </w:r>
      <w:r w:rsidRPr="007260B0">
        <w:rPr>
          <w:i/>
          <w:szCs w:val="28"/>
          <w:lang w:val="en-US"/>
        </w:rPr>
        <w:t>I</w:t>
      </w:r>
      <w:r w:rsidRPr="007260B0">
        <w:rPr>
          <w:i/>
          <w:szCs w:val="28"/>
          <w:vertAlign w:val="subscript"/>
          <w:lang w:val="en-US"/>
        </w:rPr>
        <w:t>m</w:t>
      </w:r>
      <w:r w:rsidRPr="007260B0">
        <w:rPr>
          <w:szCs w:val="28"/>
        </w:rPr>
        <w:t xml:space="preserve">). </w:t>
      </w:r>
      <w:r>
        <w:rPr>
          <w:szCs w:val="28"/>
        </w:rPr>
        <w:t xml:space="preserve">Теперь полная энергия колебательного контура </w:t>
      </w:r>
      <w:r w:rsidRPr="00694831">
        <w:rPr>
          <w:szCs w:val="28"/>
        </w:rPr>
        <w:t xml:space="preserve">– </w:t>
      </w:r>
      <w:r>
        <w:rPr>
          <w:szCs w:val="28"/>
        </w:rPr>
        <w:t xml:space="preserve">это максимальная энергия магнитного поля катушки. Причем, </w:t>
      </w:r>
      <w:r w:rsidR="00B522C7">
        <w:rPr>
          <w:szCs w:val="28"/>
        </w:rPr>
        <w:t>т. к.</w:t>
      </w:r>
      <w:r>
        <w:rPr>
          <w:szCs w:val="28"/>
        </w:rPr>
        <w:t xml:space="preserve"> в идеальном контуре отсутствуют потер</w:t>
      </w:r>
      <w:r w:rsidR="003F5AFB">
        <w:rPr>
          <w:szCs w:val="28"/>
        </w:rPr>
        <w:t>и энергии на джоулево тепло, то</w:t>
      </w:r>
    </w:p>
    <w:p w:rsidR="00AD7D3C" w:rsidRDefault="003F5AFB" w:rsidP="003F5AFB">
      <w:pPr>
        <w:pStyle w:val="affc"/>
      </w:pPr>
      <w:r w:rsidRPr="003F5AFB">
        <w:rPr>
          <w:position w:val="-16"/>
        </w:rPr>
        <w:object w:dxaOrig="4900" w:dyaOrig="460" w14:anchorId="5EE6485F">
          <v:shape id="_x0000_i1233" type="#_x0000_t75" style="width:244.5pt;height:22.5pt" o:ole="">
            <v:imagedata r:id="rId440" o:title=""/>
          </v:shape>
          <o:OLEObject Type="Embed" ProgID="Equation.3" ShapeID="_x0000_i1233" DrawAspect="Content" ObjectID="_1824384770" r:id="rId441"/>
        </w:object>
      </w:r>
    </w:p>
    <w:p w:rsidR="00AD7D3C" w:rsidRPr="007260B0" w:rsidRDefault="00AD7D3C" w:rsidP="00AD7D3C">
      <w:pPr>
        <w:rPr>
          <w:szCs w:val="28"/>
        </w:rPr>
      </w:pPr>
      <w:r w:rsidRPr="007260B0">
        <w:rPr>
          <w:szCs w:val="28"/>
        </w:rPr>
        <w:t xml:space="preserve">В течение второй четверти периода конденсатор постепенно заряжается. В момент времени </w:t>
      </w:r>
      <w:r w:rsidRPr="007260B0">
        <w:rPr>
          <w:i/>
          <w:szCs w:val="28"/>
          <w:lang w:val="en-US"/>
        </w:rPr>
        <w:t>t</w:t>
      </w:r>
      <w:r w:rsidRPr="007260B0">
        <w:rPr>
          <w:i/>
          <w:szCs w:val="28"/>
        </w:rPr>
        <w:t xml:space="preserve"> = </w:t>
      </w:r>
      <w:r w:rsidRPr="007260B0">
        <w:rPr>
          <w:i/>
          <w:szCs w:val="28"/>
          <w:lang w:val="en-US"/>
        </w:rPr>
        <w:t>T</w:t>
      </w:r>
      <w:r w:rsidRPr="007260B0">
        <w:rPr>
          <w:i/>
          <w:szCs w:val="28"/>
        </w:rPr>
        <w:t>/</w:t>
      </w:r>
      <w:r w:rsidRPr="007260B0">
        <w:rPr>
          <w:szCs w:val="28"/>
        </w:rPr>
        <w:t>2</w:t>
      </w:r>
      <w:r w:rsidR="00434D49">
        <w:rPr>
          <w:szCs w:val="28"/>
        </w:rPr>
        <w:t xml:space="preserve"> </w:t>
      </w:r>
      <w:r w:rsidRPr="007260B0">
        <w:rPr>
          <w:szCs w:val="28"/>
        </w:rPr>
        <w:t xml:space="preserve">конденсатор полностью перезаряжается (знаки зарядов его обкладок меняются на противоположные по сравнению с первоначальным состоянием). Ток в контуре в этот момент времени снова равен нулю. </w:t>
      </w:r>
    </w:p>
    <w:p w:rsidR="00AD7D3C" w:rsidRPr="007260B0" w:rsidRDefault="00AD7D3C" w:rsidP="00AD7D3C">
      <w:pPr>
        <w:rPr>
          <w:szCs w:val="28"/>
        </w:rPr>
      </w:pPr>
      <w:r w:rsidRPr="007260B0">
        <w:rPr>
          <w:szCs w:val="28"/>
        </w:rPr>
        <w:t>В течение третьей и четвертой четверти периода процессы повторяются, но в обратном направлении.</w:t>
      </w:r>
    </w:p>
    <w:p w:rsidR="00AD7D3C" w:rsidRPr="00362E72" w:rsidRDefault="00AD7D3C" w:rsidP="00AD7D3C">
      <w:pPr>
        <w:pStyle w:val="3"/>
      </w:pPr>
      <w:bookmarkStart w:id="146" w:name="_Toc461574317"/>
      <w:bookmarkStart w:id="147" w:name="_Toc485459374"/>
      <w:bookmarkStart w:id="148" w:name="_Toc485534323"/>
      <w:r w:rsidRPr="00362E72">
        <w:t>2.</w:t>
      </w:r>
      <w:r>
        <w:t>6</w:t>
      </w:r>
      <w:r w:rsidRPr="00362E72">
        <w:t>.</w:t>
      </w:r>
      <w:r w:rsidRPr="00F264A2">
        <w:t>2</w:t>
      </w:r>
      <w:r w:rsidRPr="00362E72">
        <w:t>. Уравнения незатухающих электромагнитных колебаний</w:t>
      </w:r>
      <w:bookmarkEnd w:id="146"/>
      <w:bookmarkEnd w:id="147"/>
      <w:bookmarkEnd w:id="148"/>
    </w:p>
    <w:p w:rsidR="00AD7D3C" w:rsidRPr="00047ABB" w:rsidRDefault="00AD7D3C" w:rsidP="00AD7D3C">
      <w:pPr>
        <w:pStyle w:val="ab"/>
        <w:rPr>
          <w:szCs w:val="28"/>
        </w:rPr>
      </w:pPr>
      <w:r w:rsidRPr="00047ABB">
        <w:rPr>
          <w:szCs w:val="28"/>
        </w:rPr>
        <w:t xml:space="preserve">Поскольку в идеальном колебательном контуре </w:t>
      </w:r>
      <w:r>
        <w:rPr>
          <w:szCs w:val="28"/>
        </w:rPr>
        <w:t xml:space="preserve">полная энергия остается </w:t>
      </w:r>
      <w:r w:rsidRPr="00047ABB">
        <w:rPr>
          <w:szCs w:val="28"/>
        </w:rPr>
        <w:t>постоянной:</w:t>
      </w:r>
    </w:p>
    <w:p w:rsidR="00AD7D3C" w:rsidRPr="007260B0" w:rsidRDefault="00AD7D3C" w:rsidP="003F5AFB">
      <w:pPr>
        <w:pStyle w:val="affc"/>
      </w:pPr>
      <w:r w:rsidRPr="007260B0">
        <w:tab/>
      </w:r>
      <w:r w:rsidR="003F5AFB" w:rsidRPr="003F5AFB">
        <w:rPr>
          <w:position w:val="-16"/>
        </w:rPr>
        <w:object w:dxaOrig="3480" w:dyaOrig="420" w14:anchorId="369BF8C3">
          <v:shape id="_x0000_i1234" type="#_x0000_t75" style="width:174.7pt;height:21pt" o:ole="" fillcolor="window">
            <v:imagedata r:id="rId442" o:title=""/>
          </v:shape>
          <o:OLEObject Type="Embed" ProgID="Equation.3" ShapeID="_x0000_i1234" DrawAspect="Content" ObjectID="_1824384771" r:id="rId443"/>
        </w:object>
      </w:r>
      <w:r w:rsidRPr="007260B0">
        <w:t>,</w:t>
      </w:r>
      <w:r w:rsidRPr="007260B0">
        <w:tab/>
        <w:t>(2.</w:t>
      </w:r>
      <w:r>
        <w:t>45</w:t>
      </w:r>
      <w:r w:rsidRPr="007260B0">
        <w:t>)</w:t>
      </w:r>
    </w:p>
    <w:p w:rsidR="00AD7D3C" w:rsidRPr="007260B0" w:rsidRDefault="00AD7D3C" w:rsidP="00E86743">
      <w:pPr>
        <w:ind w:firstLine="0"/>
      </w:pPr>
      <w:r w:rsidRPr="00B61FF2">
        <w:t>то ее производная по времени равна нулю:</w:t>
      </w:r>
      <w:r w:rsidRPr="007260B0">
        <w:rPr>
          <w:position w:val="-28"/>
        </w:rPr>
        <w:object w:dxaOrig="2020" w:dyaOrig="720" w14:anchorId="0ACA2017">
          <v:shape id="_x0000_i1235" type="#_x0000_t75" style="width:101.2pt;height:36pt" o:ole="" fillcolor="window">
            <v:imagedata r:id="rId444" o:title=""/>
          </v:shape>
          <o:OLEObject Type="Embed" ProgID="Equation.3" ShapeID="_x0000_i1235" DrawAspect="Content" ObjectID="_1824384772" r:id="rId445"/>
        </w:object>
      </w:r>
      <w:r w:rsidR="005D0D24">
        <w:t xml:space="preserve">; </w:t>
      </w:r>
    </w:p>
    <w:p w:rsidR="00AD7D3C" w:rsidRPr="007260B0" w:rsidRDefault="00AD7D3C" w:rsidP="00E86743">
      <w:pPr>
        <w:pStyle w:val="affc"/>
      </w:pPr>
      <w:r w:rsidRPr="007260B0">
        <w:tab/>
      </w:r>
      <w:r w:rsidR="00E86743" w:rsidRPr="00E86743">
        <w:rPr>
          <w:position w:val="-34"/>
        </w:rPr>
        <w:object w:dxaOrig="2180" w:dyaOrig="840" w14:anchorId="44F920F4">
          <v:shape id="_x0000_i1236" type="#_x0000_t75" style="width:109.55pt;height:42pt" o:ole="" fillcolor="window">
            <v:imagedata r:id="rId446" o:title=""/>
          </v:shape>
          <o:OLEObject Type="Embed" ProgID="Equation.3" ShapeID="_x0000_i1236" DrawAspect="Content" ObjectID="_1824384773" r:id="rId447"/>
        </w:object>
      </w:r>
      <w:r w:rsidRPr="007260B0">
        <w:t>.</w:t>
      </w:r>
      <w:r w:rsidRPr="007260B0">
        <w:tab/>
        <w:t>(2.</w:t>
      </w:r>
      <w:r>
        <w:t>46</w:t>
      </w:r>
      <w:r w:rsidRPr="007260B0">
        <w:t>)</w:t>
      </w:r>
    </w:p>
    <w:p w:rsidR="00AD7D3C" w:rsidRPr="007260B0" w:rsidRDefault="00AD7D3C" w:rsidP="00AD7D3C">
      <w:pPr>
        <w:rPr>
          <w:szCs w:val="28"/>
        </w:rPr>
      </w:pPr>
      <w:r w:rsidRPr="007260B0">
        <w:rPr>
          <w:szCs w:val="28"/>
        </w:rPr>
        <w:t xml:space="preserve">Учитывая, что </w:t>
      </w:r>
      <w:r w:rsidRPr="007260B0">
        <w:rPr>
          <w:position w:val="-28"/>
          <w:szCs w:val="28"/>
        </w:rPr>
        <w:object w:dxaOrig="1240" w:dyaOrig="720" w14:anchorId="3206FF7E">
          <v:shape id="_x0000_i1237" type="#_x0000_t75" style="width:62.25pt;height:36pt" o:ole="">
            <v:imagedata r:id="rId448" o:title=""/>
          </v:shape>
          <o:OLEObject Type="Embed" ProgID="Equation.3" ShapeID="_x0000_i1237" DrawAspect="Content" ObjectID="_1824384774" r:id="rId449"/>
        </w:object>
      </w:r>
      <w:r w:rsidRPr="007260B0">
        <w:rPr>
          <w:szCs w:val="28"/>
        </w:rPr>
        <w:t xml:space="preserve">, а </w:t>
      </w:r>
      <w:r w:rsidRPr="007260B0">
        <w:rPr>
          <w:position w:val="-28"/>
          <w:szCs w:val="28"/>
        </w:rPr>
        <w:object w:dxaOrig="1380" w:dyaOrig="760" w14:anchorId="6D4434FF">
          <v:shape id="_x0000_i1238" type="#_x0000_t75" style="width:69.75pt;height:38.25pt" o:ole="">
            <v:imagedata r:id="rId450" o:title=""/>
          </v:shape>
          <o:OLEObject Type="Embed" ProgID="Equation.3" ShapeID="_x0000_i1238" DrawAspect="Content" ObjectID="_1824384775" r:id="rId451"/>
        </w:object>
      </w:r>
      <w:r w:rsidRPr="007260B0">
        <w:rPr>
          <w:szCs w:val="28"/>
        </w:rPr>
        <w:t xml:space="preserve"> и вводя обозначение </w:t>
      </w:r>
      <w:r w:rsidRPr="007260B0">
        <w:rPr>
          <w:position w:val="-28"/>
          <w:szCs w:val="28"/>
        </w:rPr>
        <w:object w:dxaOrig="1219" w:dyaOrig="720" w14:anchorId="5A761113">
          <v:shape id="_x0000_i1239" type="#_x0000_t75" style="width:60.75pt;height:36pt" o:ole="" fillcolor="window">
            <v:imagedata r:id="rId452" o:title=""/>
          </v:shape>
          <o:OLEObject Type="Embed" ProgID="Equation.3" ShapeID="_x0000_i1239" DrawAspect="Content" ObjectID="_1824384776" r:id="rId453"/>
        </w:object>
      </w:r>
      <w:r w:rsidRPr="007260B0">
        <w:rPr>
          <w:szCs w:val="28"/>
        </w:rPr>
        <w:t>, преобразуем уравнение (2.</w:t>
      </w:r>
      <w:r>
        <w:rPr>
          <w:szCs w:val="28"/>
        </w:rPr>
        <w:t>46</w:t>
      </w:r>
      <w:r w:rsidRPr="007260B0">
        <w:rPr>
          <w:szCs w:val="28"/>
        </w:rPr>
        <w:t>)</w:t>
      </w:r>
      <w:r w:rsidR="00434D49">
        <w:rPr>
          <w:szCs w:val="28"/>
        </w:rPr>
        <w:t xml:space="preserve"> </w:t>
      </w:r>
      <w:r w:rsidRPr="007260B0">
        <w:rPr>
          <w:szCs w:val="28"/>
        </w:rPr>
        <w:t xml:space="preserve">к виду </w:t>
      </w:r>
    </w:p>
    <w:p w:rsidR="00AD7D3C" w:rsidRPr="007260B0" w:rsidRDefault="00AD7D3C" w:rsidP="00E86743">
      <w:pPr>
        <w:pStyle w:val="11"/>
      </w:pPr>
      <w:r w:rsidRPr="007260B0">
        <w:tab/>
      </w:r>
      <w:r w:rsidR="00E86743" w:rsidRPr="00E86743">
        <w:rPr>
          <w:position w:val="-12"/>
        </w:rPr>
        <w:object w:dxaOrig="1340" w:dyaOrig="420" w14:anchorId="3F5810AA">
          <v:shape id="_x0000_i1240" type="#_x0000_t75" style="width:69.75pt;height:21.75pt" o:ole="">
            <v:imagedata r:id="rId454" o:title=""/>
          </v:shape>
          <o:OLEObject Type="Embed" ProgID="Equation.3" ShapeID="_x0000_i1240" DrawAspect="Content" ObjectID="_1824384777" r:id="rId455"/>
        </w:object>
      </w:r>
      <w:r>
        <w:t>.</w:t>
      </w:r>
      <w:r>
        <w:tab/>
        <w:t>(2.47</w:t>
      </w:r>
      <w:r w:rsidRPr="007260B0">
        <w:t>)</w:t>
      </w:r>
    </w:p>
    <w:p w:rsidR="00AD7D3C" w:rsidRPr="007260B0" w:rsidRDefault="00AD7D3C" w:rsidP="00AD7D3C">
      <w:pPr>
        <w:rPr>
          <w:szCs w:val="28"/>
        </w:rPr>
      </w:pPr>
      <w:r w:rsidRPr="00B61FF2">
        <w:rPr>
          <w:szCs w:val="28"/>
        </w:rPr>
        <w:t xml:space="preserve">Уравнение (2.47) описывает изменение заряда на обкладках конденсатора с течением времени и является </w:t>
      </w:r>
      <w:r w:rsidRPr="00B61FF2">
        <w:rPr>
          <w:i/>
          <w:szCs w:val="28"/>
        </w:rPr>
        <w:t>дифференциальным уравнением</w:t>
      </w:r>
      <w:r w:rsidR="00D531C2">
        <w:rPr>
          <w:i/>
          <w:szCs w:val="28"/>
        </w:rPr>
        <w:t xml:space="preserve"> </w:t>
      </w:r>
      <w:r w:rsidRPr="00B61FF2">
        <w:rPr>
          <w:i/>
          <w:szCs w:val="28"/>
        </w:rPr>
        <w:t>свободных электромагнитных колебаний</w:t>
      </w:r>
      <w:r w:rsidRPr="00B61FF2">
        <w:rPr>
          <w:szCs w:val="28"/>
        </w:rPr>
        <w:t>.</w:t>
      </w:r>
      <w:r w:rsidR="00D531C2">
        <w:rPr>
          <w:szCs w:val="28"/>
        </w:rPr>
        <w:t xml:space="preserve"> </w:t>
      </w:r>
      <w:r w:rsidRPr="007260B0">
        <w:rPr>
          <w:szCs w:val="28"/>
        </w:rPr>
        <w:t>Решени</w:t>
      </w:r>
      <w:r>
        <w:rPr>
          <w:szCs w:val="28"/>
        </w:rPr>
        <w:t>ем</w:t>
      </w:r>
      <w:r w:rsidRPr="007260B0">
        <w:rPr>
          <w:szCs w:val="28"/>
        </w:rPr>
        <w:t xml:space="preserve"> уравнения (2.</w:t>
      </w:r>
      <w:r>
        <w:rPr>
          <w:szCs w:val="28"/>
        </w:rPr>
        <w:t>47</w:t>
      </w:r>
      <w:r w:rsidRPr="007260B0">
        <w:rPr>
          <w:szCs w:val="28"/>
        </w:rPr>
        <w:t>) является гармоническая функция</w:t>
      </w:r>
    </w:p>
    <w:p w:rsidR="00AD7D3C" w:rsidRPr="007260B0" w:rsidRDefault="00AD7D3C" w:rsidP="00AD7D3C">
      <w:pPr>
        <w:pStyle w:val="16"/>
      </w:pPr>
      <w:r w:rsidRPr="007260B0">
        <w:tab/>
      </w:r>
      <w:r w:rsidRPr="007260B0">
        <w:rPr>
          <w:position w:val="-12"/>
        </w:rPr>
        <w:object w:dxaOrig="2280" w:dyaOrig="380" w14:anchorId="343E6A6C">
          <v:shape id="_x0000_i1241" type="#_x0000_t75" style="width:114pt;height:18.75pt" o:ole="">
            <v:imagedata r:id="rId456" o:title=""/>
          </v:shape>
          <o:OLEObject Type="Embed" ProgID="Equation.3" ShapeID="_x0000_i1241" DrawAspect="Content" ObjectID="_1824384778" r:id="rId457"/>
        </w:object>
      </w:r>
      <w:r w:rsidRPr="007260B0">
        <w:t xml:space="preserve">, </w:t>
      </w:r>
      <w:r w:rsidRPr="007260B0">
        <w:tab/>
        <w:t>(2.</w:t>
      </w:r>
      <w:r>
        <w:t>48</w:t>
      </w:r>
      <w:r w:rsidRPr="007260B0">
        <w:t>)</w:t>
      </w:r>
    </w:p>
    <w:p w:rsidR="00AD7D3C" w:rsidRPr="00C077BF" w:rsidRDefault="00AD7D3C" w:rsidP="00AD7D3C">
      <w:pPr>
        <w:ind w:firstLine="0"/>
        <w:rPr>
          <w:szCs w:val="28"/>
        </w:rPr>
      </w:pPr>
      <w:r w:rsidRPr="00C077BF">
        <w:rPr>
          <w:szCs w:val="28"/>
        </w:rPr>
        <w:t xml:space="preserve">где </w:t>
      </w:r>
      <w:r w:rsidRPr="00C077BF">
        <w:rPr>
          <w:position w:val="-12"/>
          <w:szCs w:val="28"/>
        </w:rPr>
        <w:object w:dxaOrig="1200" w:dyaOrig="380" w14:anchorId="5ED058AF">
          <v:shape id="_x0000_i1242" type="#_x0000_t75" style="width:60.8pt;height:18.75pt" o:ole="">
            <v:imagedata r:id="rId458" o:title=""/>
          </v:shape>
          <o:OLEObject Type="Embed" ProgID="Equation.3" ShapeID="_x0000_i1242" DrawAspect="Content" ObjectID="_1824384779" r:id="rId459"/>
        </w:object>
      </w:r>
      <w:r w:rsidRPr="00C077BF">
        <w:rPr>
          <w:szCs w:val="28"/>
        </w:rPr>
        <w:t xml:space="preserve"> – циклическая частота незатухающих колебаний; </w:t>
      </w:r>
      <w:r w:rsidRPr="00C077BF">
        <w:rPr>
          <w:position w:val="-12"/>
          <w:szCs w:val="28"/>
        </w:rPr>
        <w:object w:dxaOrig="340" w:dyaOrig="380" w14:anchorId="70C289A8">
          <v:shape id="_x0000_i1243" type="#_x0000_t75" style="width:18pt;height:18.75pt" o:ole="">
            <v:imagedata r:id="rId460" o:title=""/>
          </v:shape>
          <o:OLEObject Type="Embed" ProgID="Equation.3" ShapeID="_x0000_i1243" DrawAspect="Content" ObjectID="_1824384780" r:id="rId461"/>
        </w:object>
      </w:r>
      <w:r w:rsidRPr="00C077BF">
        <w:rPr>
          <w:szCs w:val="28"/>
        </w:rPr>
        <w:t xml:space="preserve"> – начальная фаза; </w:t>
      </w:r>
      <w:r w:rsidRPr="00C077BF">
        <w:rPr>
          <w:position w:val="-12"/>
          <w:szCs w:val="28"/>
        </w:rPr>
        <w:object w:dxaOrig="340" w:dyaOrig="380" w14:anchorId="0A200059">
          <v:shape id="_x0000_i1244" type="#_x0000_t75" style="width:18pt;height:18.75pt" o:ole="">
            <v:imagedata r:id="rId462" o:title=""/>
          </v:shape>
          <o:OLEObject Type="Embed" ProgID="Equation.3" ShapeID="_x0000_i1244" DrawAspect="Content" ObjectID="_1824384781" r:id="rId463"/>
        </w:object>
      </w:r>
      <w:r w:rsidRPr="00C077BF">
        <w:rPr>
          <w:szCs w:val="28"/>
        </w:rPr>
        <w:t xml:space="preserve"> – амплитудное (максимальное) значение заряда на обкладках конденсатора.</w:t>
      </w:r>
    </w:p>
    <w:p w:rsidR="00AD7D3C" w:rsidRPr="00C077BF" w:rsidRDefault="00AD7D3C" w:rsidP="00AD7D3C">
      <w:pPr>
        <w:rPr>
          <w:szCs w:val="28"/>
        </w:rPr>
      </w:pPr>
      <w:r w:rsidRPr="00C077BF">
        <w:rPr>
          <w:szCs w:val="28"/>
        </w:rPr>
        <w:t>Период свободных электромагнитных колебаний</w:t>
      </w:r>
    </w:p>
    <w:p w:rsidR="00AD7D3C" w:rsidRPr="00C077BF" w:rsidRDefault="00AD7D3C" w:rsidP="00E86743">
      <w:pPr>
        <w:pStyle w:val="affc"/>
      </w:pPr>
      <w:r w:rsidRPr="00C077BF">
        <w:tab/>
      </w:r>
      <w:r w:rsidR="00E86743" w:rsidRPr="00E86743">
        <w:rPr>
          <w:position w:val="-34"/>
        </w:rPr>
        <w:object w:dxaOrig="2120" w:dyaOrig="780" w14:anchorId="1BAA48B3">
          <v:shape id="_x0000_i1245" type="#_x0000_t75" style="width:105.8pt;height:38.25pt" o:ole="" fillcolor="window">
            <v:imagedata r:id="rId464" o:title=""/>
          </v:shape>
          <o:OLEObject Type="Embed" ProgID="Equation.3" ShapeID="_x0000_i1245" DrawAspect="Content" ObjectID="_1824384782" r:id="rId465"/>
        </w:object>
      </w:r>
      <w:r w:rsidRPr="00C077BF">
        <w:t>.</w:t>
      </w:r>
      <w:r w:rsidRPr="00C077BF">
        <w:tab/>
        <w:t>(2.49)</w:t>
      </w:r>
    </w:p>
    <w:p w:rsidR="00AD7D3C" w:rsidRPr="00C077BF" w:rsidRDefault="00AD7D3C" w:rsidP="00AD7D3C">
      <w:pPr>
        <w:rPr>
          <w:szCs w:val="28"/>
        </w:rPr>
      </w:pPr>
      <w:r w:rsidRPr="00C077BF">
        <w:rPr>
          <w:szCs w:val="28"/>
        </w:rPr>
        <w:t>Получим закон изменения силы тока в колебательном контуре с течением времени:</w:t>
      </w:r>
    </w:p>
    <w:p w:rsidR="00AD7D3C" w:rsidRPr="00C077BF" w:rsidRDefault="00AD7D3C" w:rsidP="00E86743">
      <w:pPr>
        <w:pStyle w:val="affc"/>
      </w:pPr>
      <w:r w:rsidRPr="00C077BF">
        <w:tab/>
      </w:r>
      <w:r w:rsidR="00E86743" w:rsidRPr="00E86743">
        <w:rPr>
          <w:position w:val="-12"/>
        </w:rPr>
        <w:object w:dxaOrig="3000" w:dyaOrig="380" w14:anchorId="09F742CA">
          <v:shape id="_x0000_i1246" type="#_x0000_t75" style="width:150pt;height:18.75pt" o:ole="" fillcolor="window">
            <v:imagedata r:id="rId466" o:title=""/>
          </v:shape>
          <o:OLEObject Type="Embed" ProgID="Equation.3" ShapeID="_x0000_i1246" DrawAspect="Content" ObjectID="_1824384783" r:id="rId467"/>
        </w:object>
      </w:r>
      <w:r w:rsidRPr="00C077BF">
        <w:t>,</w:t>
      </w:r>
      <w:r w:rsidRPr="00C077BF">
        <w:tab/>
        <w:t>(2.50)</w:t>
      </w:r>
    </w:p>
    <w:p w:rsidR="00AD7D3C" w:rsidRPr="00C077BF" w:rsidRDefault="00AD7D3C" w:rsidP="003F5AFB">
      <w:pPr>
        <w:ind w:firstLine="0"/>
      </w:pPr>
      <w:r w:rsidRPr="00C077BF">
        <w:t xml:space="preserve">где </w:t>
      </w:r>
      <w:r w:rsidRPr="00C077BF">
        <w:rPr>
          <w:position w:val="-12"/>
        </w:rPr>
        <w:object w:dxaOrig="1180" w:dyaOrig="380" w14:anchorId="226AE248">
          <v:shape id="_x0000_i1247" type="#_x0000_t75" style="width:58.55pt;height:18.75pt" o:ole="">
            <v:imagedata r:id="rId468" o:title=""/>
          </v:shape>
          <o:OLEObject Type="Embed" ProgID="Equation.3" ShapeID="_x0000_i1247" DrawAspect="Content" ObjectID="_1824384784" r:id="rId469"/>
        </w:object>
      </w:r>
      <w:r w:rsidRPr="00C077BF">
        <w:t xml:space="preserve"> – амплитудное значение силы тока в контуре.</w:t>
      </w:r>
    </w:p>
    <w:p w:rsidR="00AD7D3C" w:rsidRPr="00C077BF" w:rsidRDefault="00AD7D3C" w:rsidP="00AD7D3C">
      <w:pPr>
        <w:pStyle w:val="ab"/>
        <w:tabs>
          <w:tab w:val="left" w:pos="7695"/>
        </w:tabs>
        <w:rPr>
          <w:szCs w:val="28"/>
        </w:rPr>
      </w:pPr>
      <w:r w:rsidRPr="00C077BF">
        <w:rPr>
          <w:szCs w:val="28"/>
        </w:rPr>
        <w:t>Зависимость от времени разности потенциалов на о</w:t>
      </w:r>
      <w:r w:rsidR="00E86743">
        <w:rPr>
          <w:szCs w:val="28"/>
        </w:rPr>
        <w:t>бкладках конденсатора:</w:t>
      </w:r>
    </w:p>
    <w:p w:rsidR="00AD7D3C" w:rsidRPr="00C077BF" w:rsidRDefault="00AD7D3C" w:rsidP="00E86743">
      <w:pPr>
        <w:pStyle w:val="affc"/>
      </w:pPr>
      <w:r w:rsidRPr="00C077BF">
        <w:tab/>
      </w:r>
      <w:r w:rsidR="00E86743" w:rsidRPr="00E86743">
        <w:rPr>
          <w:position w:val="-26"/>
        </w:rPr>
        <w:object w:dxaOrig="2940" w:dyaOrig="700" w14:anchorId="7470E32D">
          <v:shape id="_x0000_i1248" type="#_x0000_t75" style="width:146.25pt;height:34.5pt" o:ole="" fillcolor="window">
            <v:imagedata r:id="rId470" o:title=""/>
          </v:shape>
          <o:OLEObject Type="Embed" ProgID="Equation.3" ShapeID="_x0000_i1248" DrawAspect="Content" ObjectID="_1824384785" r:id="rId471"/>
        </w:object>
      </w:r>
      <w:r w:rsidRPr="00C077BF">
        <w:t>,</w:t>
      </w:r>
      <w:r w:rsidRPr="00C077BF">
        <w:tab/>
        <w:t xml:space="preserve"> (2.51)</w:t>
      </w:r>
    </w:p>
    <w:p w:rsidR="00AD7D3C" w:rsidRDefault="00AD7D3C" w:rsidP="003F5AFB">
      <w:pPr>
        <w:ind w:firstLine="0"/>
      </w:pPr>
      <w:r w:rsidRPr="00C077BF">
        <w:t xml:space="preserve">где </w:t>
      </w:r>
      <w:r w:rsidRPr="00C077BF">
        <w:rPr>
          <w:position w:val="-12"/>
        </w:rPr>
        <w:object w:dxaOrig="1340" w:dyaOrig="380" w14:anchorId="3FC6E46F">
          <v:shape id="_x0000_i1249" type="#_x0000_t75" style="width:67.45pt;height:18.75pt" o:ole="">
            <v:imagedata r:id="rId472" o:title=""/>
          </v:shape>
          <o:OLEObject Type="Embed" ProgID="Equation.3" ShapeID="_x0000_i1249" DrawAspect="Content" ObjectID="_1824384786" r:id="rId473"/>
        </w:object>
      </w:r>
      <w:r w:rsidRPr="00C077BF">
        <w:t xml:space="preserve"> – амплитудное значение напряжения на конденсаторе.</w:t>
      </w:r>
    </w:p>
    <w:p w:rsidR="00AD7D3C" w:rsidRDefault="00AD7D3C" w:rsidP="003F5AFB">
      <w:r>
        <w:t xml:space="preserve">На </w:t>
      </w:r>
      <w:r w:rsidR="00E86743">
        <w:t>рис. </w:t>
      </w:r>
      <w:r w:rsidRPr="007260B0">
        <w:t>2.</w:t>
      </w:r>
      <w:r>
        <w:t>13</w:t>
      </w:r>
      <w:r w:rsidRPr="007260B0">
        <w:t>.</w:t>
      </w:r>
      <w:r>
        <w:t xml:space="preserve"> представлены г</w:t>
      </w:r>
      <w:r w:rsidRPr="007260B0">
        <w:t>рафики зависимостей (2.</w:t>
      </w:r>
      <w:r>
        <w:t>48</w:t>
      </w:r>
      <w:r w:rsidRPr="007260B0">
        <w:t>), (2.</w:t>
      </w:r>
      <w:r>
        <w:t>50</w:t>
      </w:r>
      <w:r w:rsidRPr="007260B0">
        <w:t>), (2.</w:t>
      </w:r>
      <w:r>
        <w:t>51</w:t>
      </w:r>
      <w:r w:rsidRPr="007260B0">
        <w:t xml:space="preserve">) при </w:t>
      </w:r>
      <w:r>
        <w:t xml:space="preserve">начальной фазе колебаний </w:t>
      </w:r>
      <w:r w:rsidRPr="007260B0">
        <w:rPr>
          <w:position w:val="-12"/>
        </w:rPr>
        <w:object w:dxaOrig="800" w:dyaOrig="380" w14:anchorId="3DB55D26">
          <v:shape id="_x0000_i1250" type="#_x0000_t75" style="width:34.5pt;height:18.75pt" o:ole="" fillcolor="window">
            <v:imagedata r:id="rId474" o:title=""/>
          </v:shape>
          <o:OLEObject Type="Embed" ProgID="Equation.3" ShapeID="_x0000_i1250" DrawAspect="Content" ObjectID="_1824384787" r:id="rId475"/>
        </w:object>
      </w:r>
      <w:r>
        <w:t>.</w:t>
      </w:r>
    </w:p>
    <w:p w:rsidR="00AD7D3C" w:rsidRPr="007260B0" w:rsidRDefault="00AD7D3C" w:rsidP="00AD7D3C">
      <w:pPr>
        <w:pStyle w:val="af8"/>
        <w:spacing w:before="0"/>
        <w:rPr>
          <w:lang w:val="en-US"/>
        </w:rPr>
      </w:pPr>
      <w:r>
        <w:rPr>
          <w:noProof/>
        </w:rPr>
        <w:drawing>
          <wp:inline distT="0" distB="0" distL="0" distR="0" wp14:anchorId="2E71637E" wp14:editId="4F02B5D5">
            <wp:extent cx="5213985" cy="905510"/>
            <wp:effectExtent l="19050" t="0" r="5715" b="0"/>
            <wp:docPr id="3939" name="Рисунок 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9"/>
                    <pic:cNvPicPr>
                      <a:picLocks noChangeAspect="1" noChangeArrowheads="1"/>
                    </pic:cNvPicPr>
                  </pic:nvPicPr>
                  <pic:blipFill>
                    <a:blip r:embed="rId476" cstate="print"/>
                    <a:srcRect/>
                    <a:stretch>
                      <a:fillRect/>
                    </a:stretch>
                  </pic:blipFill>
                  <pic:spPr bwMode="auto">
                    <a:xfrm>
                      <a:off x="0" y="0"/>
                      <a:ext cx="5213985" cy="905510"/>
                    </a:xfrm>
                    <a:prstGeom prst="rect">
                      <a:avLst/>
                    </a:prstGeom>
                    <a:noFill/>
                    <a:ln w="9525">
                      <a:noFill/>
                      <a:miter lim="800000"/>
                      <a:headEnd/>
                      <a:tailEnd/>
                    </a:ln>
                  </pic:spPr>
                </pic:pic>
              </a:graphicData>
            </a:graphic>
          </wp:inline>
        </w:drawing>
      </w:r>
    </w:p>
    <w:p w:rsidR="00AD7D3C" w:rsidRPr="00C077BF" w:rsidRDefault="004160C6" w:rsidP="00E86743">
      <w:pPr>
        <w:pStyle w:val="af4"/>
      </w:pPr>
      <w:r>
        <w:t>Рис.</w:t>
      </w:r>
      <w:r>
        <w:rPr>
          <w:lang w:val="en-US"/>
        </w:rPr>
        <w:t> </w:t>
      </w:r>
      <w:r w:rsidR="00AD7D3C" w:rsidRPr="00C077BF">
        <w:t>2.13</w:t>
      </w:r>
    </w:p>
    <w:p w:rsidR="00AD7D3C" w:rsidRPr="00C077BF" w:rsidRDefault="00AD7D3C" w:rsidP="00EC13A1">
      <w:r w:rsidRPr="00C077BF">
        <w:t>Рассмотрим зависимости от времени энергии электрического и магнитного полей:</w:t>
      </w:r>
    </w:p>
    <w:p w:rsidR="00AD7D3C" w:rsidRPr="00C077BF" w:rsidRDefault="00AD7D3C" w:rsidP="00E86743">
      <w:pPr>
        <w:pStyle w:val="affc"/>
      </w:pPr>
      <w:r w:rsidRPr="00C077BF">
        <w:tab/>
      </w:r>
      <w:r w:rsidR="00E86743" w:rsidRPr="00E86743">
        <w:rPr>
          <w:position w:val="-26"/>
        </w:rPr>
        <w:object w:dxaOrig="3379" w:dyaOrig="740" w14:anchorId="081AF45C">
          <v:shape id="_x0000_i1251" type="#_x0000_t75" style="width:168.8pt;height:37.5pt" o:ole="" fillcolor="window">
            <v:imagedata r:id="rId477" o:title=""/>
          </v:shape>
          <o:OLEObject Type="Embed" ProgID="Equation.3" ShapeID="_x0000_i1251" DrawAspect="Content" ObjectID="_1824384788" r:id="rId478"/>
        </w:object>
      </w:r>
      <w:r w:rsidRPr="00C077BF">
        <w:t>.</w:t>
      </w:r>
      <w:r w:rsidRPr="00C077BF">
        <w:tab/>
        <w:t>(2.52)</w:t>
      </w:r>
    </w:p>
    <w:p w:rsidR="00AD7D3C" w:rsidRPr="00047ABB" w:rsidRDefault="00AD7D3C" w:rsidP="00E86743">
      <w:pPr>
        <w:pStyle w:val="affc"/>
      </w:pPr>
      <w:r w:rsidRPr="00047ABB">
        <w:tab/>
      </w:r>
      <w:r w:rsidR="00E86743" w:rsidRPr="00E86743">
        <w:rPr>
          <w:position w:val="-26"/>
        </w:rPr>
        <w:object w:dxaOrig="3760" w:dyaOrig="740" w14:anchorId="4CEAA848">
          <v:shape id="_x0000_i1252" type="#_x0000_t75" style="width:188.2pt;height:37.5pt" o:ole="" fillcolor="window">
            <v:imagedata r:id="rId479" o:title=""/>
          </v:shape>
          <o:OLEObject Type="Embed" ProgID="Equation.3" ShapeID="_x0000_i1252" DrawAspect="Content" ObjectID="_1824384789" r:id="rId480"/>
        </w:object>
      </w:r>
      <w:r w:rsidRPr="00F264A2">
        <w:t>.</w:t>
      </w:r>
      <w:r w:rsidRPr="00047ABB">
        <w:tab/>
        <w:t>(2.</w:t>
      </w:r>
      <w:r>
        <w:t>53</w:t>
      </w:r>
      <w:r w:rsidRPr="00047ABB">
        <w:t>)</w:t>
      </w:r>
    </w:p>
    <w:p w:rsidR="00AD7D3C" w:rsidRPr="00AB3F76" w:rsidRDefault="003E70DD" w:rsidP="00E86743">
      <w:r>
        <w:t>На рис.</w:t>
      </w:r>
      <w:r>
        <w:rPr>
          <w:lang w:val="en-US"/>
        </w:rPr>
        <w:t> </w:t>
      </w:r>
      <w:r w:rsidR="00AD7D3C" w:rsidRPr="00E86743">
        <w:t xml:space="preserve">2.14 приведены графики, выражающие зависимости (при </w:t>
      </w:r>
      <w:r w:rsidRPr="00E86743">
        <w:rPr>
          <w:position w:val="-12"/>
        </w:rPr>
        <w:object w:dxaOrig="760" w:dyaOrig="380" w14:anchorId="2CBB641F">
          <v:shape id="_x0000_i1253" type="#_x0000_t75" style="width:42pt;height:21.75pt" o:ole="" fillcolor="window">
            <v:imagedata r:id="rId481" o:title=""/>
          </v:shape>
          <o:OLEObject Type="Embed" ProgID="Equation.3" ShapeID="_x0000_i1253" DrawAspect="Content" ObjectID="_1824384790" r:id="rId482"/>
        </w:object>
      </w:r>
      <w:r w:rsidR="00AD7D3C" w:rsidRPr="00E86743">
        <w:t>) энергии электрического и магнитного поля в колебательном контуре, а также полной энергии W контура от времени. Из приведенных графиков видно, что период изменения энергии электрического (магнитного поля) в два раза меньше периода колебаний заряда (силы тока</w:t>
      </w:r>
      <w:r w:rsidR="00AD7D3C">
        <w:t>) в контуре.</w:t>
      </w:r>
    </w:p>
    <w:p w:rsidR="00AD7D3C" w:rsidRPr="00AB3F76" w:rsidRDefault="00AD7D3C" w:rsidP="00AD7D3C">
      <w:pPr>
        <w:pStyle w:val="af8"/>
        <w:spacing w:before="0"/>
      </w:pPr>
      <w:r>
        <w:rPr>
          <w:noProof/>
        </w:rPr>
        <w:drawing>
          <wp:inline distT="0" distB="0" distL="0" distR="0" wp14:anchorId="36069D26" wp14:editId="36C77C71">
            <wp:extent cx="5046980" cy="1046480"/>
            <wp:effectExtent l="19050" t="0" r="1270" b="0"/>
            <wp:docPr id="3943" name="Рисунок 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3"/>
                    <pic:cNvPicPr>
                      <a:picLocks noChangeAspect="1" noChangeArrowheads="1"/>
                    </pic:cNvPicPr>
                  </pic:nvPicPr>
                  <pic:blipFill>
                    <a:blip r:embed="rId483" cstate="print"/>
                    <a:srcRect/>
                    <a:stretch>
                      <a:fillRect/>
                    </a:stretch>
                  </pic:blipFill>
                  <pic:spPr bwMode="auto">
                    <a:xfrm>
                      <a:off x="0" y="0"/>
                      <a:ext cx="5046980" cy="1046480"/>
                    </a:xfrm>
                    <a:prstGeom prst="rect">
                      <a:avLst/>
                    </a:prstGeom>
                    <a:noFill/>
                    <a:ln w="9525">
                      <a:noFill/>
                      <a:miter lim="800000"/>
                      <a:headEnd/>
                      <a:tailEnd/>
                    </a:ln>
                  </pic:spPr>
                </pic:pic>
              </a:graphicData>
            </a:graphic>
          </wp:inline>
        </w:drawing>
      </w:r>
    </w:p>
    <w:p w:rsidR="00AD7D3C" w:rsidRPr="006612EF" w:rsidRDefault="004160C6" w:rsidP="00E86743">
      <w:pPr>
        <w:pStyle w:val="af4"/>
      </w:pPr>
      <w:r>
        <w:t>Рис. </w:t>
      </w:r>
      <w:r w:rsidR="00AD7D3C" w:rsidRPr="00921A68">
        <w:t>2.</w:t>
      </w:r>
      <w:r w:rsidR="00AD7D3C">
        <w:t>14</w:t>
      </w:r>
    </w:p>
    <w:p w:rsidR="00AD7D3C" w:rsidRPr="00A8500C" w:rsidRDefault="00AD7D3C" w:rsidP="00AD7D3C">
      <w:pPr>
        <w:pStyle w:val="20"/>
      </w:pPr>
      <w:bookmarkStart w:id="149" w:name="_Toc308781358"/>
      <w:bookmarkStart w:id="150" w:name="_Toc461574318"/>
      <w:bookmarkStart w:id="151" w:name="_Toc485459375"/>
      <w:bookmarkStart w:id="152" w:name="_Toc485534324"/>
      <w:r w:rsidRPr="00A8500C">
        <w:t>2.7. Затухающие электромагнитные колебания</w:t>
      </w:r>
      <w:bookmarkEnd w:id="149"/>
      <w:bookmarkEnd w:id="150"/>
      <w:r>
        <w:rPr>
          <w:noProof/>
        </w:rPr>
        <w:drawing>
          <wp:inline distT="0" distB="0" distL="0" distR="0" wp14:anchorId="1DFDD963" wp14:editId="2E8978BE">
            <wp:extent cx="114300" cy="219710"/>
            <wp:effectExtent l="0" t="0" r="0" b="0"/>
            <wp:docPr id="3944" name="Рисунок 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4"/>
                    <pic:cNvPicPr>
                      <a:picLocks noChangeAspect="1" noChangeArrowheads="1"/>
                    </pic:cNvPicPr>
                  </pic:nvPicPr>
                  <pic:blipFill>
                    <a:blip r:embed="rId9" cstate="print"/>
                    <a:srcRect/>
                    <a:stretch>
                      <a:fillRect/>
                    </a:stretch>
                  </pic:blipFill>
                  <pic:spPr bwMode="auto">
                    <a:xfrm>
                      <a:off x="0" y="0"/>
                      <a:ext cx="114300" cy="219710"/>
                    </a:xfrm>
                    <a:prstGeom prst="rect">
                      <a:avLst/>
                    </a:prstGeom>
                    <a:noFill/>
                    <a:ln w="9525">
                      <a:noFill/>
                      <a:miter lim="800000"/>
                      <a:headEnd/>
                      <a:tailEnd/>
                    </a:ln>
                  </pic:spPr>
                </pic:pic>
              </a:graphicData>
            </a:graphic>
          </wp:inline>
        </w:drawing>
      </w:r>
      <w:bookmarkEnd w:id="151"/>
      <w:bookmarkEnd w:id="152"/>
    </w:p>
    <w:p w:rsidR="00AD7D3C" w:rsidRDefault="00AD7D3C" w:rsidP="00AD7D3C">
      <w:pPr>
        <w:pStyle w:val="3"/>
        <w:rPr>
          <w:szCs w:val="28"/>
        </w:rPr>
      </w:pPr>
      <w:bookmarkStart w:id="153" w:name="_Toc461574319"/>
      <w:bookmarkStart w:id="154" w:name="_Toc485459376"/>
      <w:bookmarkStart w:id="155" w:name="_Toc485534325"/>
      <w:r>
        <w:t>2.7.1. У</w:t>
      </w:r>
      <w:r w:rsidRPr="007C0B53">
        <w:t>равнение затухающих</w:t>
      </w:r>
      <w:r>
        <w:t xml:space="preserve"> электромагнитных </w:t>
      </w:r>
      <w:r w:rsidRPr="007C0B53">
        <w:t>колебаний</w:t>
      </w:r>
      <w:bookmarkEnd w:id="153"/>
      <w:bookmarkEnd w:id="154"/>
      <w:bookmarkEnd w:id="155"/>
    </w:p>
    <w:p w:rsidR="00AD7D3C" w:rsidRPr="00053966" w:rsidRDefault="00AD7D3C" w:rsidP="00AD7D3C">
      <w:pPr>
        <w:ind w:firstLine="708"/>
        <w:rPr>
          <w:szCs w:val="28"/>
        </w:rPr>
      </w:pPr>
      <w:r w:rsidRPr="00053966">
        <w:rPr>
          <w:szCs w:val="28"/>
        </w:rPr>
        <w:t>Если колебательный контур (рис.</w:t>
      </w:r>
      <w:r w:rsidR="003E70DD">
        <w:rPr>
          <w:szCs w:val="28"/>
          <w:lang w:val="en-US"/>
        </w:rPr>
        <w:t> </w:t>
      </w:r>
      <w:r w:rsidRPr="00053966">
        <w:rPr>
          <w:szCs w:val="28"/>
        </w:rPr>
        <w:t>2.15)</w:t>
      </w:r>
      <w:r w:rsidR="005F1CD4">
        <w:rPr>
          <w:szCs w:val="28"/>
        </w:rPr>
        <w:t xml:space="preserve"> </w:t>
      </w:r>
      <w:r w:rsidRPr="00053966">
        <w:rPr>
          <w:szCs w:val="28"/>
        </w:rPr>
        <w:t xml:space="preserve">обладает активным сопротивлением </w:t>
      </w:r>
      <w:r w:rsidRPr="00053966">
        <w:rPr>
          <w:i/>
          <w:szCs w:val="28"/>
        </w:rPr>
        <w:t>R</w:t>
      </w:r>
      <w:r w:rsidRPr="00053966">
        <w:rPr>
          <w:szCs w:val="28"/>
        </w:rPr>
        <w:t>, то полная энергия контура с течением времени уменьша</w:t>
      </w:r>
      <w:r>
        <w:rPr>
          <w:szCs w:val="28"/>
        </w:rPr>
        <w:t>ет</w:t>
      </w:r>
      <w:r w:rsidRPr="00053966">
        <w:rPr>
          <w:szCs w:val="28"/>
        </w:rPr>
        <w:t xml:space="preserve">ся вследствие выделения джоулева тепла на резисторе </w:t>
      </w:r>
      <w:r w:rsidRPr="00053966">
        <w:rPr>
          <w:i/>
          <w:szCs w:val="28"/>
        </w:rPr>
        <w:t>R</w:t>
      </w:r>
      <w:r w:rsidRPr="00053966">
        <w:rPr>
          <w:szCs w:val="28"/>
        </w:rPr>
        <w:t xml:space="preserve"> при протекании через него тока.</w:t>
      </w:r>
      <w:r>
        <w:rPr>
          <w:szCs w:val="28"/>
        </w:rPr>
        <w:t xml:space="preserve"> В таком контуре будут наблюдаться </w:t>
      </w:r>
      <w:r w:rsidRPr="00053966">
        <w:rPr>
          <w:i/>
          <w:szCs w:val="28"/>
        </w:rPr>
        <w:t>затухающие электромагнитные колебания</w:t>
      </w:r>
      <w:r>
        <w:rPr>
          <w:szCs w:val="28"/>
        </w:rPr>
        <w:t>.</w:t>
      </w:r>
    </w:p>
    <w:p w:rsidR="00AD7D3C" w:rsidRPr="004A2187" w:rsidRDefault="00AD7D3C" w:rsidP="003F5AFB">
      <w:pPr>
        <w:pStyle w:val="af8"/>
        <w:rPr>
          <w:highlight w:val="yellow"/>
        </w:rPr>
      </w:pPr>
      <w:r>
        <w:rPr>
          <w:noProof/>
        </w:rPr>
        <w:drawing>
          <wp:inline distT="0" distB="0" distL="0" distR="0" wp14:anchorId="6AE9D954" wp14:editId="28435039">
            <wp:extent cx="1336675" cy="1002030"/>
            <wp:effectExtent l="19050" t="0" r="0" b="0"/>
            <wp:docPr id="3945" name="Рисунок 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5"/>
                    <pic:cNvPicPr>
                      <a:picLocks noChangeAspect="1" noChangeArrowheads="1"/>
                    </pic:cNvPicPr>
                  </pic:nvPicPr>
                  <pic:blipFill>
                    <a:blip r:embed="rId484" cstate="print"/>
                    <a:srcRect/>
                    <a:stretch>
                      <a:fillRect/>
                    </a:stretch>
                  </pic:blipFill>
                  <pic:spPr bwMode="auto">
                    <a:xfrm>
                      <a:off x="0" y="0"/>
                      <a:ext cx="1336675" cy="1002030"/>
                    </a:xfrm>
                    <a:prstGeom prst="rect">
                      <a:avLst/>
                    </a:prstGeom>
                    <a:noFill/>
                    <a:ln w="9525">
                      <a:noFill/>
                      <a:miter lim="800000"/>
                      <a:headEnd/>
                      <a:tailEnd/>
                    </a:ln>
                  </pic:spPr>
                </pic:pic>
              </a:graphicData>
            </a:graphic>
          </wp:inline>
        </w:drawing>
      </w:r>
    </w:p>
    <w:p w:rsidR="00AD7D3C" w:rsidRPr="00053966" w:rsidRDefault="00AD7D3C" w:rsidP="003E70DD">
      <w:pPr>
        <w:pStyle w:val="af4"/>
      </w:pPr>
      <w:r w:rsidRPr="00053966">
        <w:t>Рис</w:t>
      </w:r>
      <w:r w:rsidR="00274DB9" w:rsidRPr="00053966">
        <w:t>.</w:t>
      </w:r>
      <w:r w:rsidR="00274DB9">
        <w:t> </w:t>
      </w:r>
      <w:r w:rsidRPr="00053966">
        <w:t>2.15</w:t>
      </w:r>
    </w:p>
    <w:p w:rsidR="00AD7D3C" w:rsidRPr="00053966" w:rsidRDefault="00AD7D3C" w:rsidP="00AD7D3C">
      <w:pPr>
        <w:rPr>
          <w:szCs w:val="28"/>
        </w:rPr>
      </w:pPr>
      <w:r w:rsidRPr="00053966">
        <w:rPr>
          <w:szCs w:val="28"/>
        </w:rPr>
        <w:t xml:space="preserve">Выведем уравнение затухающих электромагнитных колебаний. Изменение полной энергии контура за единицу времени равно выделяющейся тепловой мощности </w:t>
      </w:r>
      <w:r w:rsidRPr="00053966">
        <w:rPr>
          <w:position w:val="-4"/>
          <w:szCs w:val="28"/>
        </w:rPr>
        <w:object w:dxaOrig="980" w:dyaOrig="320" w14:anchorId="511AE94B">
          <v:shape id="_x0000_i1254" type="#_x0000_t75" style="width:49.5pt;height:16.5pt" o:ole="" fillcolor="window">
            <v:imagedata r:id="rId485" o:title=""/>
          </v:shape>
          <o:OLEObject Type="Embed" ProgID="Equation.3" ShapeID="_x0000_i1254" DrawAspect="Content" ObjectID="_1824384791" r:id="rId486"/>
        </w:object>
      </w:r>
      <w:r w:rsidRPr="00053966">
        <w:rPr>
          <w:szCs w:val="28"/>
        </w:rPr>
        <w:t xml:space="preserve"> на сопротивлении </w:t>
      </w:r>
      <w:r w:rsidRPr="00053966">
        <w:rPr>
          <w:i/>
          <w:szCs w:val="28"/>
        </w:rPr>
        <w:t>R</w:t>
      </w:r>
      <w:r w:rsidRPr="00053966">
        <w:rPr>
          <w:szCs w:val="28"/>
        </w:rPr>
        <w:t>:</w:t>
      </w:r>
    </w:p>
    <w:p w:rsidR="00AD7D3C" w:rsidRPr="00053966" w:rsidRDefault="00AD7D3C" w:rsidP="003E70DD">
      <w:pPr>
        <w:pStyle w:val="affc"/>
      </w:pPr>
      <w:r w:rsidRPr="00053966">
        <w:tab/>
      </w:r>
      <w:r w:rsidR="003E70DD" w:rsidRPr="003E70DD">
        <w:rPr>
          <w:position w:val="-26"/>
        </w:rPr>
        <w:object w:dxaOrig="2439" w:dyaOrig="700" w14:anchorId="5FB04E93">
          <v:shape id="_x0000_i1255" type="#_x0000_t75" style="width:122.2pt;height:36pt" o:ole="" fillcolor="window">
            <v:imagedata r:id="rId487" o:title=""/>
          </v:shape>
          <o:OLEObject Type="Embed" ProgID="Equation.3" ShapeID="_x0000_i1255" DrawAspect="Content" ObjectID="_1824384792" r:id="rId488"/>
        </w:object>
      </w:r>
      <w:r w:rsidR="003E70DD">
        <w:t>;</w:t>
      </w:r>
      <w:r w:rsidRPr="00053966">
        <w:tab/>
        <w:t>(2.54)</w:t>
      </w:r>
    </w:p>
    <w:p w:rsidR="00AD7D3C" w:rsidRPr="00AB3F76" w:rsidRDefault="00AD7D3C" w:rsidP="00AD7D3C">
      <w:pPr>
        <w:pStyle w:val="16"/>
      </w:pPr>
      <w:r w:rsidRPr="00053966">
        <w:tab/>
      </w:r>
      <w:r w:rsidR="003E70DD" w:rsidRPr="003E70DD">
        <w:rPr>
          <w:position w:val="-34"/>
        </w:rPr>
        <w:object w:dxaOrig="2659" w:dyaOrig="840" w14:anchorId="4EE5E9B8">
          <v:shape id="_x0000_i1256" type="#_x0000_t75" style="width:133.5pt;height:42pt" o:ole="" fillcolor="window">
            <v:imagedata r:id="rId489" o:title=""/>
          </v:shape>
          <o:OLEObject Type="Embed" ProgID="Equation.3" ShapeID="_x0000_i1256" DrawAspect="Content" ObjectID="_1824384793" r:id="rId490"/>
        </w:object>
      </w:r>
      <w:r w:rsidR="003E70DD" w:rsidRPr="00F371D6">
        <w:t>.</w:t>
      </w:r>
      <w:r w:rsidRPr="00053966">
        <w:tab/>
        <w:t>(2.55)</w:t>
      </w:r>
    </w:p>
    <w:p w:rsidR="00AD7D3C" w:rsidRPr="00AB3F76" w:rsidRDefault="00AD7D3C" w:rsidP="00AD7D3C">
      <w:pPr>
        <w:rPr>
          <w:szCs w:val="28"/>
        </w:rPr>
      </w:pPr>
      <w:r w:rsidRPr="00AB3F76">
        <w:rPr>
          <w:szCs w:val="28"/>
        </w:rPr>
        <w:t xml:space="preserve">Учитывая, что </w:t>
      </w:r>
      <w:r w:rsidRPr="00AB3F76">
        <w:rPr>
          <w:position w:val="-28"/>
          <w:szCs w:val="28"/>
        </w:rPr>
        <w:object w:dxaOrig="1240" w:dyaOrig="720" w14:anchorId="3C26AEEC">
          <v:shape id="_x0000_i1257" type="#_x0000_t75" style="width:62.25pt;height:36pt" o:ole="">
            <v:imagedata r:id="rId448" o:title=""/>
          </v:shape>
          <o:OLEObject Type="Embed" ProgID="Equation.3" ShapeID="_x0000_i1257" DrawAspect="Content" ObjectID="_1824384794" r:id="rId491"/>
        </w:object>
      </w:r>
      <w:r w:rsidRPr="00AB3F76">
        <w:rPr>
          <w:szCs w:val="28"/>
        </w:rPr>
        <w:t xml:space="preserve">, а </w:t>
      </w:r>
      <w:r w:rsidRPr="00AB3F76">
        <w:rPr>
          <w:position w:val="-28"/>
          <w:szCs w:val="28"/>
        </w:rPr>
        <w:object w:dxaOrig="1380" w:dyaOrig="760" w14:anchorId="49ECD497">
          <v:shape id="_x0000_i1258" type="#_x0000_t75" style="width:69.75pt;height:38.25pt" o:ole="">
            <v:imagedata r:id="rId450" o:title=""/>
          </v:shape>
          <o:OLEObject Type="Embed" ProgID="Equation.3" ShapeID="_x0000_i1258" DrawAspect="Content" ObjectID="_1824384795" r:id="rId492"/>
        </w:object>
      </w:r>
      <w:r w:rsidRPr="00AB3F76">
        <w:rPr>
          <w:szCs w:val="28"/>
        </w:rPr>
        <w:t xml:space="preserve">; </w:t>
      </w:r>
      <w:r w:rsidRPr="00AB3F76">
        <w:rPr>
          <w:position w:val="-28"/>
          <w:szCs w:val="28"/>
        </w:rPr>
        <w:object w:dxaOrig="1219" w:dyaOrig="720" w14:anchorId="2CAE0C33">
          <v:shape id="_x0000_i1259" type="#_x0000_t75" style="width:60.75pt;height:36pt" o:ole="" fillcolor="window">
            <v:imagedata r:id="rId452" o:title=""/>
          </v:shape>
          <o:OLEObject Type="Embed" ProgID="Equation.3" ShapeID="_x0000_i1259" DrawAspect="Content" ObjectID="_1824384796" r:id="rId493"/>
        </w:object>
      </w:r>
      <w:r w:rsidRPr="00AB3F76">
        <w:rPr>
          <w:szCs w:val="28"/>
        </w:rPr>
        <w:t xml:space="preserve"> и, вводя </w:t>
      </w:r>
      <w:r w:rsidRPr="003F5AFB">
        <w:t>о</w:t>
      </w:r>
      <w:r w:rsidRPr="00AB3F76">
        <w:rPr>
          <w:szCs w:val="28"/>
        </w:rPr>
        <w:t>бозначение</w:t>
      </w:r>
    </w:p>
    <w:p w:rsidR="00AD7D3C" w:rsidRPr="00AB3F76" w:rsidRDefault="00AD7D3C" w:rsidP="003E70DD">
      <w:pPr>
        <w:pStyle w:val="affc"/>
      </w:pPr>
      <w:r w:rsidRPr="00AB3F76">
        <w:tab/>
      </w:r>
      <w:r w:rsidR="003E70DD" w:rsidRPr="003E70DD">
        <w:rPr>
          <w:position w:val="-10"/>
        </w:rPr>
        <w:object w:dxaOrig="1160" w:dyaOrig="340" w14:anchorId="108B2467">
          <v:shape id="_x0000_i1260" type="#_x0000_t75" style="width:57.75pt;height:18pt" o:ole="">
            <v:imagedata r:id="rId494" o:title=""/>
          </v:shape>
          <o:OLEObject Type="Embed" ProgID="Equation.3" ShapeID="_x0000_i1260" DrawAspect="Content" ObjectID="_1824384797" r:id="rId495"/>
        </w:object>
      </w:r>
      <w:r w:rsidRPr="00AB3F76">
        <w:t>,</w:t>
      </w:r>
      <w:r w:rsidRPr="00AB3F76">
        <w:tab/>
        <w:t>(2.</w:t>
      </w:r>
      <w:r>
        <w:t>56</w:t>
      </w:r>
      <w:r w:rsidRPr="00AB3F76">
        <w:t>)</w:t>
      </w:r>
    </w:p>
    <w:p w:rsidR="00AD7D3C" w:rsidRPr="00AB3F76" w:rsidRDefault="00AD7D3C" w:rsidP="009B001F">
      <w:pPr>
        <w:ind w:firstLine="0"/>
        <w:rPr>
          <w:szCs w:val="28"/>
        </w:rPr>
      </w:pPr>
      <w:r>
        <w:rPr>
          <w:szCs w:val="28"/>
        </w:rPr>
        <w:t>получим</w:t>
      </w:r>
    </w:p>
    <w:p w:rsidR="00AD7D3C" w:rsidRPr="00AB3F76" w:rsidRDefault="00AD7D3C" w:rsidP="003E70DD">
      <w:pPr>
        <w:pStyle w:val="11"/>
      </w:pPr>
      <w:r w:rsidRPr="00AB3F76">
        <w:tab/>
      </w:r>
      <w:r w:rsidR="003E70DD" w:rsidRPr="003E70DD">
        <w:rPr>
          <w:position w:val="-12"/>
        </w:rPr>
        <w:object w:dxaOrig="2020" w:dyaOrig="420" w14:anchorId="5FB89F57">
          <v:shape id="_x0000_i1261" type="#_x0000_t75" style="width:101.2pt;height:21.75pt" o:ole="">
            <v:imagedata r:id="rId496" o:title=""/>
          </v:shape>
          <o:OLEObject Type="Embed" ProgID="Equation.3" ShapeID="_x0000_i1261" DrawAspect="Content" ObjectID="_1824384798" r:id="rId497"/>
        </w:object>
      </w:r>
      <w:r>
        <w:t>.</w:t>
      </w:r>
      <w:r w:rsidRPr="00AB3F76">
        <w:tab/>
        <w:t>(2.</w:t>
      </w:r>
      <w:r>
        <w:t>57</w:t>
      </w:r>
      <w:r w:rsidRPr="00AB3F76">
        <w:t>)</w:t>
      </w:r>
    </w:p>
    <w:p w:rsidR="00AD7D3C" w:rsidRPr="00C607B5" w:rsidRDefault="00AD7D3C" w:rsidP="009B001F">
      <w:r w:rsidRPr="00C607B5">
        <w:t xml:space="preserve">Уравнение (2.57) является </w:t>
      </w:r>
      <w:r w:rsidRPr="00C607B5">
        <w:rPr>
          <w:i/>
        </w:rPr>
        <w:t>дифференциальным уравнением затухающих электромагнитных колебаний</w:t>
      </w:r>
      <w:r w:rsidRPr="00C607B5">
        <w:t>. Решением этого уравнения является функция, описывающая изменение заряда на обкладках конденсатора с течением времени:</w:t>
      </w:r>
    </w:p>
    <w:p w:rsidR="00AD7D3C" w:rsidRPr="004A2187" w:rsidRDefault="00AD7D3C" w:rsidP="003E70DD">
      <w:pPr>
        <w:pStyle w:val="11"/>
        <w:rPr>
          <w:highlight w:val="yellow"/>
        </w:rPr>
      </w:pPr>
      <w:r w:rsidRPr="00C607B5">
        <w:tab/>
      </w:r>
      <w:r w:rsidR="003E70DD" w:rsidRPr="003E70DD">
        <w:rPr>
          <w:position w:val="-14"/>
        </w:rPr>
        <w:object w:dxaOrig="4880" w:dyaOrig="440" w14:anchorId="669A3D16">
          <v:shape id="_x0000_i1262" type="#_x0000_t75" style="width:244.5pt;height:21.75pt" o:ole="" fillcolor="window">
            <v:imagedata r:id="rId498" o:title=""/>
          </v:shape>
          <o:OLEObject Type="Embed" ProgID="Equation.3" ShapeID="_x0000_i1262" DrawAspect="Content" ObjectID="_1824384799" r:id="rId499"/>
        </w:object>
      </w:r>
      <w:r w:rsidRPr="00C607B5">
        <w:t>,</w:t>
      </w:r>
      <w:r w:rsidRPr="00C607B5">
        <w:tab/>
        <w:t xml:space="preserve"> (2.58)</w:t>
      </w:r>
    </w:p>
    <w:p w:rsidR="00AD7D3C" w:rsidRPr="00C607B5" w:rsidRDefault="00AD7D3C" w:rsidP="009B001F">
      <w:pPr>
        <w:ind w:firstLine="0"/>
      </w:pPr>
      <w:r w:rsidRPr="00C607B5">
        <w:t xml:space="preserve">где </w:t>
      </w:r>
      <w:r w:rsidRPr="00C607B5">
        <w:rPr>
          <w:position w:val="-12"/>
        </w:rPr>
        <w:object w:dxaOrig="680" w:dyaOrig="380" w14:anchorId="7D11D8EC">
          <v:shape id="_x0000_i1263" type="#_x0000_t75" style="width:33.75pt;height:18.75pt" o:ole="">
            <v:imagedata r:id="rId500" o:title=""/>
          </v:shape>
          <o:OLEObject Type="Embed" ProgID="Equation.3" ShapeID="_x0000_i1263" DrawAspect="Content" ObjectID="_1824384800" r:id="rId501"/>
        </w:object>
      </w:r>
      <w:r w:rsidRPr="00C607B5">
        <w:t xml:space="preserve"> – амплитуда колебаний заряда на обкладках конденсатора. С течением времени </w:t>
      </w:r>
      <w:r w:rsidRPr="00C607B5">
        <w:rPr>
          <w:position w:val="-12"/>
        </w:rPr>
        <w:object w:dxaOrig="680" w:dyaOrig="380" w14:anchorId="5E812A18">
          <v:shape id="_x0000_i1264" type="#_x0000_t75" style="width:33.75pt;height:18.75pt" o:ole="">
            <v:imagedata r:id="rId500" o:title=""/>
          </v:shape>
          <o:OLEObject Type="Embed" ProgID="Equation.3" ShapeID="_x0000_i1264" DrawAspect="Content" ObjectID="_1824384801" r:id="rId502"/>
        </w:object>
      </w:r>
      <w:r w:rsidRPr="00C607B5">
        <w:t xml:space="preserve"> убывает по экспоненциальному закону:</w:t>
      </w:r>
    </w:p>
    <w:p w:rsidR="00AD7D3C" w:rsidRPr="004A2187" w:rsidRDefault="00AD7D3C" w:rsidP="003E70DD">
      <w:pPr>
        <w:pStyle w:val="affc"/>
        <w:rPr>
          <w:highlight w:val="yellow"/>
        </w:rPr>
      </w:pPr>
      <w:r w:rsidRPr="00C607B5">
        <w:tab/>
      </w:r>
      <w:r w:rsidR="003E70DD" w:rsidRPr="003E70DD">
        <w:rPr>
          <w:position w:val="-14"/>
        </w:rPr>
        <w:object w:dxaOrig="1680" w:dyaOrig="440" w14:anchorId="65DDC149">
          <v:shape id="_x0000_i1265" type="#_x0000_t75" style="width:84pt;height:21.75pt" o:ole="" fillcolor="window">
            <v:imagedata r:id="rId503" o:title=""/>
          </v:shape>
          <o:OLEObject Type="Embed" ProgID="Equation.3" ShapeID="_x0000_i1265" DrawAspect="Content" ObjectID="_1824384802" r:id="rId504"/>
        </w:object>
      </w:r>
      <w:r>
        <w:t>.</w:t>
      </w:r>
      <w:r w:rsidRPr="00C607B5">
        <w:tab/>
        <w:t>(2.59)</w:t>
      </w:r>
    </w:p>
    <w:p w:rsidR="00AD7D3C" w:rsidRPr="00C607B5" w:rsidRDefault="00AD7D3C" w:rsidP="00AD7D3C">
      <w:pPr>
        <w:rPr>
          <w:szCs w:val="28"/>
        </w:rPr>
      </w:pPr>
      <w:r w:rsidRPr="00C607B5">
        <w:rPr>
          <w:i/>
          <w:szCs w:val="28"/>
        </w:rPr>
        <w:t>Коэффициент затухания</w:t>
      </w:r>
      <w:r w:rsidRPr="00C607B5">
        <w:rPr>
          <w:szCs w:val="28"/>
        </w:rPr>
        <w:t xml:space="preserve"> β, входящий в показатель экспоненты, характеризует быстроту уменьшения амплитуды колебаний, а </w:t>
      </w:r>
      <w:r w:rsidRPr="00C607B5">
        <w:rPr>
          <w:i/>
          <w:szCs w:val="28"/>
        </w:rPr>
        <w:t>частота</w:t>
      </w:r>
      <w:r w:rsidRPr="00C607B5">
        <w:rPr>
          <w:position w:val="-6"/>
          <w:szCs w:val="28"/>
        </w:rPr>
        <w:object w:dxaOrig="260" w:dyaOrig="240" w14:anchorId="1DC2FA7D">
          <v:shape id="_x0000_i1266" type="#_x0000_t75" style="width:13.5pt;height:11.25pt" o:ole="">
            <v:imagedata r:id="rId505" o:title=""/>
          </v:shape>
          <o:OLEObject Type="Embed" ProgID="Equation.3" ShapeID="_x0000_i1266" DrawAspect="Content" ObjectID="_1824384803" r:id="rId506"/>
        </w:object>
      </w:r>
      <w:r w:rsidRPr="00C607B5">
        <w:rPr>
          <w:i/>
          <w:szCs w:val="28"/>
        </w:rPr>
        <w:t>затухающих колебаний</w:t>
      </w:r>
      <w:r w:rsidRPr="00C607B5">
        <w:rPr>
          <w:szCs w:val="28"/>
        </w:rPr>
        <w:t xml:space="preserve"> связана с собственной частотой </w:t>
      </w:r>
      <w:r w:rsidRPr="00C607B5">
        <w:rPr>
          <w:position w:val="-12"/>
          <w:szCs w:val="28"/>
        </w:rPr>
        <w:object w:dxaOrig="340" w:dyaOrig="380" w14:anchorId="0859A4B4">
          <v:shape id="_x0000_i1267" type="#_x0000_t75" style="width:18pt;height:18.75pt" o:ole="">
            <v:imagedata r:id="rId507" o:title=""/>
          </v:shape>
          <o:OLEObject Type="Embed" ProgID="Equation.3" ShapeID="_x0000_i1267" DrawAspect="Content" ObjectID="_1824384804" r:id="rId508"/>
        </w:object>
      </w:r>
      <w:r w:rsidRPr="00C607B5">
        <w:rPr>
          <w:szCs w:val="28"/>
        </w:rPr>
        <w:t xml:space="preserve"> соотношением</w:t>
      </w:r>
    </w:p>
    <w:p w:rsidR="00AD7D3C" w:rsidRPr="00C607B5" w:rsidRDefault="00AD7D3C" w:rsidP="003E70DD">
      <w:pPr>
        <w:pStyle w:val="affc"/>
      </w:pPr>
      <w:r w:rsidRPr="00C607B5">
        <w:tab/>
      </w:r>
      <w:r w:rsidR="003E70DD" w:rsidRPr="003E70DD">
        <w:rPr>
          <w:position w:val="-14"/>
        </w:rPr>
        <w:object w:dxaOrig="1579" w:dyaOrig="480" w14:anchorId="25A872D1">
          <v:shape id="_x0000_i1268" type="#_x0000_t75" style="width:78pt;height:24pt" o:ole="">
            <v:imagedata r:id="rId509" o:title=""/>
          </v:shape>
          <o:OLEObject Type="Embed" ProgID="Equation.3" ShapeID="_x0000_i1268" DrawAspect="Content" ObjectID="_1824384805" r:id="rId510"/>
        </w:object>
      </w:r>
      <w:r w:rsidRPr="00C607B5">
        <w:tab/>
        <w:t>(2.60)</w:t>
      </w:r>
    </w:p>
    <w:p w:rsidR="00AD7D3C" w:rsidRPr="00C607B5" w:rsidRDefault="003E70DD" w:rsidP="00AD7D3C">
      <w:pPr>
        <w:rPr>
          <w:szCs w:val="28"/>
        </w:rPr>
      </w:pPr>
      <w:r>
        <w:rPr>
          <w:szCs w:val="28"/>
        </w:rPr>
        <w:t>На рис.</w:t>
      </w:r>
      <w:r>
        <w:rPr>
          <w:szCs w:val="28"/>
          <w:lang w:val="en-US"/>
        </w:rPr>
        <w:t> </w:t>
      </w:r>
      <w:r w:rsidR="00AD7D3C" w:rsidRPr="00C607B5">
        <w:rPr>
          <w:szCs w:val="28"/>
        </w:rPr>
        <w:t>2.16 изображен график зависимости заряда на обкладках конденсатора от времени.</w:t>
      </w:r>
    </w:p>
    <w:p w:rsidR="00AD7D3C" w:rsidRPr="004A2187" w:rsidRDefault="00AD7D3C" w:rsidP="00AD7D3C">
      <w:pPr>
        <w:pStyle w:val="af8"/>
        <w:spacing w:before="0"/>
        <w:rPr>
          <w:highlight w:val="yellow"/>
        </w:rPr>
      </w:pPr>
      <w:r>
        <w:rPr>
          <w:noProof/>
        </w:rPr>
        <w:drawing>
          <wp:inline distT="0" distB="0" distL="0" distR="0" wp14:anchorId="396952FB" wp14:editId="18A12A79">
            <wp:extent cx="2444115" cy="1890395"/>
            <wp:effectExtent l="19050" t="0" r="0" b="0"/>
            <wp:docPr id="3961" name="Рисунок 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1"/>
                    <pic:cNvPicPr>
                      <a:picLocks noChangeAspect="1" noChangeArrowheads="1"/>
                    </pic:cNvPicPr>
                  </pic:nvPicPr>
                  <pic:blipFill>
                    <a:blip r:embed="rId511" cstate="print"/>
                    <a:srcRect/>
                    <a:stretch>
                      <a:fillRect/>
                    </a:stretch>
                  </pic:blipFill>
                  <pic:spPr bwMode="auto">
                    <a:xfrm>
                      <a:off x="0" y="0"/>
                      <a:ext cx="2444115" cy="1890395"/>
                    </a:xfrm>
                    <a:prstGeom prst="rect">
                      <a:avLst/>
                    </a:prstGeom>
                    <a:noFill/>
                    <a:ln w="9525">
                      <a:noFill/>
                      <a:miter lim="800000"/>
                      <a:headEnd/>
                      <a:tailEnd/>
                    </a:ln>
                  </pic:spPr>
                </pic:pic>
              </a:graphicData>
            </a:graphic>
          </wp:inline>
        </w:drawing>
      </w:r>
    </w:p>
    <w:p w:rsidR="00AD7D3C" w:rsidRPr="00C607B5" w:rsidRDefault="00AD7D3C" w:rsidP="00AD7D3C">
      <w:pPr>
        <w:pStyle w:val="afff4"/>
      </w:pPr>
      <w:r w:rsidRPr="00C607B5">
        <w:t xml:space="preserve">Рис. </w:t>
      </w:r>
      <w:r w:rsidR="003E70DD">
        <w:rPr>
          <w:lang w:val="en-US"/>
        </w:rPr>
        <w:t> </w:t>
      </w:r>
      <w:r w:rsidRPr="00C607B5">
        <w:t>2.16</w:t>
      </w:r>
    </w:p>
    <w:p w:rsidR="00AD7D3C" w:rsidRPr="008A145A" w:rsidRDefault="00AD7D3C" w:rsidP="00AD7D3C">
      <w:pPr>
        <w:rPr>
          <w:szCs w:val="28"/>
        </w:rPr>
      </w:pPr>
      <w:r w:rsidRPr="008A145A">
        <w:rPr>
          <w:szCs w:val="28"/>
        </w:rPr>
        <w:t>Полная энергия колебательного контура уменьшается со временем по закону:</w:t>
      </w:r>
    </w:p>
    <w:p w:rsidR="00AD7D3C" w:rsidRPr="007260B0" w:rsidRDefault="00AD7D3C" w:rsidP="003E70DD">
      <w:pPr>
        <w:pStyle w:val="affc"/>
      </w:pPr>
      <w:r w:rsidRPr="008A145A">
        <w:tab/>
      </w:r>
      <w:r w:rsidR="003E70DD" w:rsidRPr="003E70DD">
        <w:rPr>
          <w:position w:val="-12"/>
        </w:rPr>
        <w:object w:dxaOrig="1340" w:dyaOrig="420" w14:anchorId="476BB8BF">
          <v:shape id="_x0000_i1269" type="#_x0000_t75" style="width:67.45pt;height:21.75pt" o:ole="" fillcolor="window">
            <v:imagedata r:id="rId512" o:title=""/>
          </v:shape>
          <o:OLEObject Type="Embed" ProgID="Equation.3" ShapeID="_x0000_i1269" DrawAspect="Content" ObjectID="_1824384806" r:id="rId513"/>
        </w:object>
      </w:r>
      <w:r w:rsidRPr="008A145A">
        <w:t>.</w:t>
      </w:r>
      <w:r w:rsidRPr="008A145A">
        <w:tab/>
        <w:t>(2.61)</w:t>
      </w:r>
    </w:p>
    <w:p w:rsidR="00AD7D3C" w:rsidRPr="005D0D24" w:rsidRDefault="00AD7D3C" w:rsidP="005D0D24">
      <w:pPr>
        <w:ind w:firstLine="708"/>
        <w:rPr>
          <w:szCs w:val="28"/>
        </w:rPr>
      </w:pPr>
      <w:r w:rsidRPr="008A145A">
        <w:rPr>
          <w:szCs w:val="28"/>
        </w:rPr>
        <w:t xml:space="preserve">Как видно из формул (2.21) и (2.61), энергия системы как в случае механических, так и электромагнитных затухающих колебаний убывает по экспоненциальному закону. </w:t>
      </w:r>
    </w:p>
    <w:p w:rsidR="00AD7D3C" w:rsidRPr="008A145A" w:rsidRDefault="00AD7D3C" w:rsidP="00AD7D3C">
      <w:pPr>
        <w:pStyle w:val="3"/>
      </w:pPr>
      <w:bookmarkStart w:id="156" w:name="_Toc461574320"/>
      <w:bookmarkStart w:id="157" w:name="_Toc485459377"/>
      <w:bookmarkStart w:id="158" w:name="_Toc485534326"/>
      <w:r w:rsidRPr="008A145A">
        <w:t xml:space="preserve">2.7.2. </w:t>
      </w:r>
      <w:r>
        <w:t>Х</w:t>
      </w:r>
      <w:r w:rsidRPr="008A145A">
        <w:t>арактеристики затухающих электромагнитных колебаний</w:t>
      </w:r>
      <w:bookmarkEnd w:id="156"/>
      <w:bookmarkEnd w:id="157"/>
      <w:bookmarkEnd w:id="158"/>
    </w:p>
    <w:p w:rsidR="00AD7D3C" w:rsidRPr="008A145A" w:rsidRDefault="00AD7D3C" w:rsidP="00AD7D3C">
      <w:pPr>
        <w:ind w:firstLine="708"/>
        <w:rPr>
          <w:szCs w:val="28"/>
        </w:rPr>
      </w:pPr>
      <w:r w:rsidRPr="008A145A">
        <w:rPr>
          <w:i/>
          <w:szCs w:val="28"/>
        </w:rPr>
        <w:t>Частота затухающих колебаний</w:t>
      </w:r>
      <w:r w:rsidRPr="008A145A">
        <w:rPr>
          <w:szCs w:val="28"/>
        </w:rPr>
        <w:t xml:space="preserve"> связана с частотой </w:t>
      </w:r>
      <w:r w:rsidRPr="008A145A">
        <w:rPr>
          <w:position w:val="-12"/>
          <w:szCs w:val="28"/>
        </w:rPr>
        <w:object w:dxaOrig="360" w:dyaOrig="380" w14:anchorId="6D1963BF">
          <v:shape id="_x0000_i1270" type="#_x0000_t75" style="width:18pt;height:18.75pt" o:ole="">
            <v:imagedata r:id="rId514" o:title=""/>
          </v:shape>
          <o:OLEObject Type="Embed" ProgID="Equation.3" ShapeID="_x0000_i1270" DrawAspect="Content" ObjectID="_1824384807" r:id="rId515"/>
        </w:object>
      </w:r>
      <w:r w:rsidRPr="008A145A">
        <w:rPr>
          <w:szCs w:val="28"/>
        </w:rPr>
        <w:t xml:space="preserve">собственных колебаний и коэффициентом </w:t>
      </w:r>
      <w:r w:rsidRPr="008A145A">
        <w:rPr>
          <w:position w:val="-10"/>
          <w:szCs w:val="28"/>
        </w:rPr>
        <w:object w:dxaOrig="220" w:dyaOrig="340" w14:anchorId="0ACA693E">
          <v:shape id="_x0000_i1271" type="#_x0000_t75" style="width:10.5pt;height:18pt" o:ole="">
            <v:imagedata r:id="rId516" o:title=""/>
          </v:shape>
          <o:OLEObject Type="Embed" ProgID="Equation.3" ShapeID="_x0000_i1271" DrawAspect="Content" ObjectID="_1824384808" r:id="rId517"/>
        </w:object>
      </w:r>
      <w:r w:rsidRPr="008A145A">
        <w:rPr>
          <w:szCs w:val="28"/>
        </w:rPr>
        <w:t xml:space="preserve"> затухания, а также с параметрами контура соотношениями [3]: </w:t>
      </w:r>
      <w:r w:rsidRPr="008A145A">
        <w:rPr>
          <w:szCs w:val="28"/>
        </w:rPr>
        <w:tab/>
      </w:r>
    </w:p>
    <w:p w:rsidR="00AD7D3C" w:rsidRPr="008A145A" w:rsidRDefault="00AD7D3C" w:rsidP="003E70DD">
      <w:pPr>
        <w:pStyle w:val="affc"/>
      </w:pPr>
      <w:r w:rsidRPr="008A145A">
        <w:tab/>
      </w:r>
      <w:r w:rsidR="003E70DD" w:rsidRPr="003E70DD">
        <w:rPr>
          <w:position w:val="-28"/>
        </w:rPr>
        <w:object w:dxaOrig="3200" w:dyaOrig="800" w14:anchorId="664BDF19">
          <v:shape id="_x0000_i1272" type="#_x0000_t75" style="width:160.5pt;height:40.5pt;mso-position-horizontal:absolute" o:ole="" fillcolor="window">
            <v:imagedata r:id="rId518" o:title=""/>
          </v:shape>
          <o:OLEObject Type="Embed" ProgID="Equation.3" ShapeID="_x0000_i1272" DrawAspect="Content" ObjectID="_1824384809" r:id="rId519"/>
        </w:object>
      </w:r>
      <w:r w:rsidRPr="008A145A">
        <w:t>.</w:t>
      </w:r>
      <w:r w:rsidRPr="008A145A">
        <w:tab/>
        <w:t>(2.62)</w:t>
      </w:r>
    </w:p>
    <w:p w:rsidR="00AD7D3C" w:rsidRPr="00EC13A1" w:rsidRDefault="009B001F" w:rsidP="005D0D24">
      <w:pPr>
        <w:ind w:firstLine="709"/>
      </w:pPr>
      <w:r>
        <w:t>Период затухающих колебаний:</w:t>
      </w:r>
    </w:p>
    <w:p w:rsidR="00AD7D3C" w:rsidRPr="008A145A" w:rsidRDefault="003E70DD" w:rsidP="003E70DD">
      <w:pPr>
        <w:pStyle w:val="11"/>
      </w:pPr>
      <w:r w:rsidRPr="00F371D6">
        <w:tab/>
      </w:r>
      <w:r w:rsidRPr="003E70DD">
        <w:rPr>
          <w:position w:val="-72"/>
        </w:rPr>
        <w:object w:dxaOrig="1880" w:dyaOrig="1160" w14:anchorId="052E75A0">
          <v:shape id="_x0000_i1273" type="#_x0000_t75" style="width:93.7pt;height:57.75pt" o:ole="" fillcolor="window">
            <v:imagedata r:id="rId520" o:title=""/>
          </v:shape>
          <o:OLEObject Type="Embed" ProgID="Equation.3" ShapeID="_x0000_i1273" DrawAspect="Content" ObjectID="_1824384810" r:id="rId521"/>
        </w:object>
      </w:r>
      <w:r w:rsidR="00AD7D3C" w:rsidRPr="008A145A">
        <w:t>.</w:t>
      </w:r>
      <w:r w:rsidR="00AD7D3C" w:rsidRPr="008A145A">
        <w:tab/>
        <w:t>(2.63)</w:t>
      </w:r>
    </w:p>
    <w:p w:rsidR="00AD7D3C" w:rsidRPr="008A145A" w:rsidRDefault="00AD7D3C" w:rsidP="00AD7D3C">
      <w:pPr>
        <w:rPr>
          <w:szCs w:val="28"/>
        </w:rPr>
      </w:pPr>
      <w:r w:rsidRPr="008A145A">
        <w:rPr>
          <w:i/>
          <w:szCs w:val="28"/>
        </w:rPr>
        <w:t>Логарифмический декремент затухания</w:t>
      </w:r>
      <w:r w:rsidRPr="008A145A">
        <w:rPr>
          <w:szCs w:val="28"/>
        </w:rPr>
        <w:t xml:space="preserve"> характеризует уменьшение амплитуды колебаний за один период и численно равен [3]: </w:t>
      </w:r>
    </w:p>
    <w:p w:rsidR="00AD7D3C" w:rsidRPr="008A145A" w:rsidRDefault="00AD7D3C" w:rsidP="003E70DD">
      <w:pPr>
        <w:pStyle w:val="affc"/>
      </w:pPr>
      <w:r w:rsidRPr="008A145A">
        <w:tab/>
      </w:r>
      <w:r w:rsidR="003E70DD" w:rsidRPr="003E70DD">
        <w:rPr>
          <w:position w:val="-34"/>
        </w:rPr>
        <w:object w:dxaOrig="2460" w:dyaOrig="780" w14:anchorId="6AC5F629">
          <v:shape id="_x0000_i1274" type="#_x0000_t75" style="width:123pt;height:38.25pt" o:ole="" fillcolor="window">
            <v:imagedata r:id="rId522" o:title=""/>
          </v:shape>
          <o:OLEObject Type="Embed" ProgID="Equation.3" ShapeID="_x0000_i1274" DrawAspect="Content" ObjectID="_1824384811" r:id="rId523"/>
        </w:object>
      </w:r>
      <w:r w:rsidRPr="008A145A">
        <w:t>,</w:t>
      </w:r>
      <w:r w:rsidRPr="008A145A">
        <w:tab/>
        <w:t>(2.64)</w:t>
      </w:r>
    </w:p>
    <w:p w:rsidR="00AD7D3C" w:rsidRPr="008A145A" w:rsidRDefault="00AD7D3C" w:rsidP="00AD7D3C">
      <w:pPr>
        <w:rPr>
          <w:szCs w:val="28"/>
        </w:rPr>
      </w:pPr>
      <w:r w:rsidRPr="008A145A">
        <w:rPr>
          <w:i/>
          <w:szCs w:val="28"/>
        </w:rPr>
        <w:t>Время релаксации</w:t>
      </w:r>
      <w:r w:rsidR="00434D49">
        <w:rPr>
          <w:i/>
          <w:szCs w:val="28"/>
        </w:rPr>
        <w:t xml:space="preserve"> </w:t>
      </w:r>
      <w:r w:rsidRPr="008A145A">
        <w:rPr>
          <w:szCs w:val="28"/>
        </w:rPr>
        <w:sym w:font="Symbol" w:char="F074"/>
      </w:r>
      <w:r w:rsidRPr="008A145A">
        <w:rPr>
          <w:szCs w:val="28"/>
        </w:rPr>
        <w:t xml:space="preserve"> – время, за которое амплитуда затухающих колебаний уменьшается в </w:t>
      </w:r>
      <w:r w:rsidRPr="008A145A">
        <w:rPr>
          <w:position w:val="-6"/>
          <w:szCs w:val="28"/>
        </w:rPr>
        <w:object w:dxaOrig="200" w:dyaOrig="240" w14:anchorId="74ACBF7A">
          <v:shape id="_x0000_i1275" type="#_x0000_t75" style="width:9.75pt;height:11.25pt" o:ole="" fillcolor="window">
            <v:imagedata r:id="rId524" o:title=""/>
          </v:shape>
          <o:OLEObject Type="Embed" ProgID="Equation.3" ShapeID="_x0000_i1275" DrawAspect="Content" ObjectID="_1824384812" r:id="rId525"/>
        </w:object>
      </w:r>
      <w:r w:rsidRPr="008A145A">
        <w:rPr>
          <w:szCs w:val="28"/>
        </w:rPr>
        <w:t xml:space="preserve"> раз:</w:t>
      </w:r>
    </w:p>
    <w:p w:rsidR="00AD7D3C" w:rsidRPr="008A145A" w:rsidRDefault="00AD7D3C" w:rsidP="003E70DD">
      <w:pPr>
        <w:pStyle w:val="affc"/>
      </w:pPr>
      <w:r w:rsidRPr="008A145A">
        <w:tab/>
      </w:r>
      <w:r w:rsidR="003E70DD" w:rsidRPr="003E70DD">
        <w:rPr>
          <w:position w:val="-32"/>
        </w:rPr>
        <w:object w:dxaOrig="1300" w:dyaOrig="760" w14:anchorId="205E5904">
          <v:shape id="_x0000_i1276" type="#_x0000_t75" style="width:63.75pt;height:38.25pt" o:ole="" fillcolor="window">
            <v:imagedata r:id="rId526" o:title=""/>
          </v:shape>
          <o:OLEObject Type="Embed" ProgID="Equation.3" ShapeID="_x0000_i1276" DrawAspect="Content" ObjectID="_1824384813" r:id="rId527"/>
        </w:object>
      </w:r>
      <w:r w:rsidRPr="008A145A">
        <w:t>.</w:t>
      </w:r>
      <w:r w:rsidRPr="008A145A">
        <w:tab/>
        <w:t>(2.65)</w:t>
      </w:r>
    </w:p>
    <w:p w:rsidR="00AD7D3C" w:rsidRPr="00BC4294" w:rsidRDefault="00AD7D3C" w:rsidP="00AD7D3C">
      <w:pPr>
        <w:ind w:firstLine="708"/>
        <w:rPr>
          <w:szCs w:val="28"/>
        </w:rPr>
      </w:pPr>
      <w:r w:rsidRPr="00BC4294">
        <w:rPr>
          <w:szCs w:val="28"/>
        </w:rPr>
        <w:t>В колебательном контуре, обладающем емкостью, индуктивностью и активным сопротивлением, могут быть реализованы различные режимы работы:</w:t>
      </w:r>
    </w:p>
    <w:p w:rsidR="00AD7D3C" w:rsidRPr="00BC4294" w:rsidRDefault="00AD7D3C" w:rsidP="00AD7D3C">
      <w:pPr>
        <w:ind w:firstLine="708"/>
        <w:rPr>
          <w:szCs w:val="28"/>
        </w:rPr>
      </w:pPr>
      <w:r w:rsidRPr="00BC4294">
        <w:rPr>
          <w:szCs w:val="28"/>
        </w:rPr>
        <w:t>1)</w:t>
      </w:r>
      <w:r w:rsidR="005D0D24">
        <w:rPr>
          <w:szCs w:val="28"/>
        </w:rPr>
        <w:t> </w:t>
      </w:r>
      <w:r w:rsidRPr="00BC4294">
        <w:rPr>
          <w:i/>
          <w:szCs w:val="28"/>
        </w:rPr>
        <w:t>периодический режим</w:t>
      </w:r>
      <w:r w:rsidRPr="00BC4294">
        <w:rPr>
          <w:szCs w:val="28"/>
        </w:rPr>
        <w:t xml:space="preserve"> – при малом затухании (</w:t>
      </w:r>
      <w:r w:rsidRPr="00BC4294">
        <w:rPr>
          <w:i/>
          <w:position w:val="-12"/>
          <w:szCs w:val="28"/>
        </w:rPr>
        <w:object w:dxaOrig="1100" w:dyaOrig="440" w14:anchorId="37673929">
          <v:shape id="_x0000_i1277" type="#_x0000_t75" style="width:54pt;height:21.75pt" o:ole="" fillcolor="window">
            <v:imagedata r:id="rId528" o:title=""/>
          </v:shape>
          <o:OLEObject Type="Embed" ProgID="Equation.3" ShapeID="_x0000_i1277" DrawAspect="Content" ObjectID="_1824384814" r:id="rId529"/>
        </w:object>
      </w:r>
      <w:r w:rsidRPr="00BC4294">
        <w:rPr>
          <w:szCs w:val="28"/>
        </w:rPr>
        <w:t>) происходит перио</w:t>
      </w:r>
      <w:r w:rsidR="003E70DD">
        <w:rPr>
          <w:szCs w:val="28"/>
        </w:rPr>
        <w:t>дическое изменение заряда (рис.</w:t>
      </w:r>
      <w:r w:rsidR="003E70DD">
        <w:rPr>
          <w:szCs w:val="28"/>
          <w:lang w:val="en-US"/>
        </w:rPr>
        <w:t> </w:t>
      </w:r>
      <w:r w:rsidRPr="00BC4294">
        <w:rPr>
          <w:szCs w:val="28"/>
        </w:rPr>
        <w:t>2.1</w:t>
      </w:r>
      <w:r w:rsidRPr="00725E7E">
        <w:rPr>
          <w:szCs w:val="28"/>
        </w:rPr>
        <w:t>6</w:t>
      </w:r>
      <w:r w:rsidRPr="00BC4294">
        <w:rPr>
          <w:szCs w:val="28"/>
        </w:rPr>
        <w:t xml:space="preserve">) на обкладках конденсатора </w:t>
      </w:r>
      <w:r w:rsidRPr="00BC4294">
        <w:rPr>
          <w:position w:val="-14"/>
          <w:szCs w:val="28"/>
        </w:rPr>
        <w:object w:dxaOrig="2720" w:dyaOrig="460" w14:anchorId="327BD32B">
          <v:shape id="_x0000_i1278" type="#_x0000_t75" style="width:135.75pt;height:22.5pt" o:ole="" fillcolor="window">
            <v:imagedata r:id="rId530" o:title=""/>
          </v:shape>
          <o:OLEObject Type="Embed" ProgID="Equation.3" ShapeID="_x0000_i1278" DrawAspect="Content" ObjectID="_1824384815" r:id="rId531"/>
        </w:object>
      </w:r>
      <w:r w:rsidRPr="00BC4294">
        <w:rPr>
          <w:szCs w:val="28"/>
        </w:rPr>
        <w:t>;</w:t>
      </w:r>
    </w:p>
    <w:p w:rsidR="00AD7D3C" w:rsidRDefault="00AD7D3C" w:rsidP="00AD7D3C">
      <w:pPr>
        <w:ind w:firstLine="708"/>
        <w:rPr>
          <w:szCs w:val="28"/>
        </w:rPr>
      </w:pPr>
      <w:r w:rsidRPr="00BC4294">
        <w:rPr>
          <w:szCs w:val="28"/>
        </w:rPr>
        <w:t>2)</w:t>
      </w:r>
      <w:r w:rsidR="005D0D24">
        <w:rPr>
          <w:i/>
          <w:szCs w:val="28"/>
        </w:rPr>
        <w:t> </w:t>
      </w:r>
      <w:r w:rsidRPr="00BC4294">
        <w:rPr>
          <w:i/>
          <w:szCs w:val="28"/>
        </w:rPr>
        <w:t xml:space="preserve">апериодический режим </w:t>
      </w:r>
      <w:r w:rsidRPr="00BC4294">
        <w:rPr>
          <w:szCs w:val="28"/>
        </w:rPr>
        <w:t>– наблюдается, когда при сильном затухании (</w:t>
      </w:r>
      <w:r w:rsidR="00837294">
        <w:rPr>
          <w:szCs w:val="28"/>
        </w:rPr>
        <w:t> </w:t>
      </w:r>
      <w:r w:rsidRPr="00BC4294">
        <w:rPr>
          <w:position w:val="-12"/>
          <w:szCs w:val="28"/>
        </w:rPr>
        <w:object w:dxaOrig="1100" w:dyaOrig="440" w14:anchorId="73E917F6">
          <v:shape id="_x0000_i1279" type="#_x0000_t75" style="width:54pt;height:21.75pt" o:ole="" fillcolor="window">
            <v:imagedata r:id="rId532" o:title=""/>
          </v:shape>
          <o:OLEObject Type="Embed" ProgID="Equation.3" ShapeID="_x0000_i1279" DrawAspect="Content" ObjectID="_1824384816" r:id="rId533"/>
        </w:object>
      </w:r>
      <w:r w:rsidRPr="00BC4294">
        <w:rPr>
          <w:szCs w:val="28"/>
        </w:rPr>
        <w:t>), колеб</w:t>
      </w:r>
      <w:r w:rsidR="003E70DD">
        <w:rPr>
          <w:szCs w:val="28"/>
        </w:rPr>
        <w:t>аний заряда не происходит (рис.</w:t>
      </w:r>
      <w:r w:rsidR="003E70DD">
        <w:rPr>
          <w:szCs w:val="28"/>
          <w:lang w:val="en-US"/>
        </w:rPr>
        <w:t> </w:t>
      </w:r>
      <w:r w:rsidR="003E70DD">
        <w:rPr>
          <w:szCs w:val="28"/>
        </w:rPr>
        <w:t>2.17,</w:t>
      </w:r>
      <w:r w:rsidR="003E70DD">
        <w:rPr>
          <w:szCs w:val="28"/>
          <w:lang w:val="en-US"/>
        </w:rPr>
        <w:t> </w:t>
      </w:r>
      <w:r w:rsidR="00435F66" w:rsidRPr="00533674">
        <w:rPr>
          <w:i/>
          <w:szCs w:val="28"/>
        </w:rPr>
        <w:t>а</w:t>
      </w:r>
      <w:r w:rsidRPr="00BC4294">
        <w:rPr>
          <w:szCs w:val="28"/>
        </w:rPr>
        <w:t>)</w:t>
      </w:r>
      <w:r>
        <w:rPr>
          <w:szCs w:val="28"/>
        </w:rPr>
        <w:t>;</w:t>
      </w:r>
    </w:p>
    <w:p w:rsidR="00C05312" w:rsidRDefault="00C05312" w:rsidP="00533674">
      <w:pPr>
        <w:pStyle w:val="af8"/>
      </w:pPr>
      <w:r>
        <w:rPr>
          <w:noProof/>
        </w:rPr>
        <w:drawing>
          <wp:inline distT="0" distB="0" distL="0" distR="0" wp14:anchorId="79E71BC7" wp14:editId="3221877F">
            <wp:extent cx="4267200" cy="156407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pic:cNvPicPr>
                      <a:picLocks noChangeAspect="1" noChangeArrowheads="1"/>
                    </pic:cNvPicPr>
                  </pic:nvPicPr>
                  <pic:blipFill>
                    <a:blip r:embed="rId534" cstate="print">
                      <a:extLst>
                        <a:ext uri="{28A0092B-C50C-407E-A947-70E740481C1C}">
                          <a14:useLocalDpi xmlns:a14="http://schemas.microsoft.com/office/drawing/2010/main" val="0"/>
                        </a:ext>
                      </a:extLst>
                    </a:blip>
                    <a:srcRect/>
                    <a:stretch>
                      <a:fillRect/>
                    </a:stretch>
                  </pic:blipFill>
                  <pic:spPr bwMode="auto">
                    <a:xfrm>
                      <a:off x="0" y="0"/>
                      <a:ext cx="4267200" cy="1564073"/>
                    </a:xfrm>
                    <a:prstGeom prst="rect">
                      <a:avLst/>
                    </a:prstGeom>
                    <a:noFill/>
                    <a:ln>
                      <a:noFill/>
                    </a:ln>
                  </pic:spPr>
                </pic:pic>
              </a:graphicData>
            </a:graphic>
          </wp:inline>
        </w:drawing>
      </w:r>
    </w:p>
    <w:p w:rsidR="00AD7D3C" w:rsidRPr="00BC4294" w:rsidRDefault="00AD7D3C" w:rsidP="003E70DD">
      <w:pPr>
        <w:pStyle w:val="af4"/>
      </w:pPr>
      <w:r w:rsidRPr="00BC4294">
        <w:t>Рис</w:t>
      </w:r>
      <w:r w:rsidR="00A47C56" w:rsidRPr="00BC4294">
        <w:t>.</w:t>
      </w:r>
      <w:r w:rsidR="00A47C56">
        <w:t> </w:t>
      </w:r>
      <w:r w:rsidRPr="00BC4294">
        <w:t>2.17</w:t>
      </w:r>
    </w:p>
    <w:p w:rsidR="00AD7D3C" w:rsidRPr="00BC4294" w:rsidRDefault="00AD7D3C" w:rsidP="003E70DD">
      <w:r w:rsidRPr="00BC4294">
        <w:t>3)</w:t>
      </w:r>
      <w:r w:rsidR="005D0D24">
        <w:t> </w:t>
      </w:r>
      <w:r w:rsidRPr="00BC4294">
        <w:rPr>
          <w:i/>
        </w:rPr>
        <w:t xml:space="preserve">критический режим </w:t>
      </w:r>
      <w:r w:rsidRPr="00BC4294">
        <w:t xml:space="preserve">– частота затухающих колебаний </w:t>
      </w:r>
      <w:r w:rsidRPr="00BC4294">
        <w:rPr>
          <w:position w:val="-6"/>
        </w:rPr>
        <w:object w:dxaOrig="680" w:dyaOrig="300" w14:anchorId="03A905A4">
          <v:shape id="_x0000_i1280" type="#_x0000_t75" style="width:33.75pt;height:15.75pt" o:ole="">
            <v:imagedata r:id="rId535" o:title=""/>
          </v:shape>
          <o:OLEObject Type="Embed" ProgID="Equation.3" ShapeID="_x0000_i1280" DrawAspect="Content" ObjectID="_1824384817" r:id="rId536"/>
        </w:object>
      </w:r>
      <w:r w:rsidRPr="00BC4294">
        <w:t xml:space="preserve">. Этот режим работы реализуется, когда </w:t>
      </w:r>
      <w:r w:rsidRPr="00BC4294">
        <w:rPr>
          <w:position w:val="-12"/>
        </w:rPr>
        <w:object w:dxaOrig="920" w:dyaOrig="440" w14:anchorId="65EDA4EA">
          <v:shape id="_x0000_i1281" type="#_x0000_t75" style="width:45.75pt;height:21.75pt" o:ole="" fillcolor="window">
            <v:imagedata r:id="rId537" o:title=""/>
          </v:shape>
          <o:OLEObject Type="Embed" ProgID="Equation.3" ShapeID="_x0000_i1281" DrawAspect="Content" ObjectID="_1824384818" r:id="rId538"/>
        </w:object>
      </w:r>
      <w:r w:rsidRPr="00BC4294">
        <w:t xml:space="preserve">. Сопротивление контура </w:t>
      </w:r>
      <w:r w:rsidRPr="00BC4294">
        <w:rPr>
          <w:position w:val="-16"/>
        </w:rPr>
        <w:object w:dxaOrig="460" w:dyaOrig="420" w14:anchorId="69AC0755">
          <v:shape id="_x0000_i1282" type="#_x0000_t75" style="width:22.5pt;height:21pt" o:ole="" fillcolor="window">
            <v:imagedata r:id="rId539" o:title=""/>
          </v:shape>
          <o:OLEObject Type="Embed" ProgID="Equation.3" ShapeID="_x0000_i1282" DrawAspect="Content" ObjectID="_1824384819" r:id="rId540"/>
        </w:object>
      </w:r>
      <w:r w:rsidRPr="00BC4294">
        <w:t>, при котором наблюдается этот режим, также называется критическим</w:t>
      </w:r>
    </w:p>
    <w:p w:rsidR="00AD7D3C" w:rsidRPr="00BC4294" w:rsidRDefault="00EC13A1" w:rsidP="00EC13A1">
      <w:pPr>
        <w:pStyle w:val="affc"/>
      </w:pPr>
      <w:r w:rsidRPr="00AF6788">
        <w:tab/>
      </w:r>
      <w:r w:rsidRPr="00EC13A1">
        <w:rPr>
          <w:position w:val="-28"/>
        </w:rPr>
        <w:object w:dxaOrig="1300" w:dyaOrig="780" w14:anchorId="583A3F82">
          <v:shape id="_x0000_i1283" type="#_x0000_t75" style="width:65.95pt;height:38.25pt" o:ole="" fillcolor="window">
            <v:imagedata r:id="rId541" o:title=""/>
          </v:shape>
          <o:OLEObject Type="Embed" ProgID="Equation.3" ShapeID="_x0000_i1283" DrawAspect="Content" ObjectID="_1824384820" r:id="rId542"/>
        </w:object>
      </w:r>
      <w:r w:rsidR="00AD7D3C" w:rsidRPr="00BC4294">
        <w:t>.</w:t>
      </w:r>
      <w:r w:rsidR="00AD7D3C" w:rsidRPr="00BC4294">
        <w:tab/>
        <w:t>(2.66)</w:t>
      </w:r>
    </w:p>
    <w:p w:rsidR="00AD7D3C" w:rsidRPr="005D0D24" w:rsidRDefault="00AD7D3C" w:rsidP="005D0D24">
      <w:r w:rsidRPr="00BC4294">
        <w:t>Зависимость заряда на обкладках конденсатора от времени в критическом режиме изображена на рис. 2.17,</w:t>
      </w:r>
      <w:r w:rsidR="00725E7E">
        <w:t> </w:t>
      </w:r>
      <w:r w:rsidR="00435F66" w:rsidRPr="00533674">
        <w:rPr>
          <w:i/>
        </w:rPr>
        <w:t>б</w:t>
      </w:r>
      <w:r w:rsidRPr="00BC4294">
        <w:t>.</w:t>
      </w:r>
    </w:p>
    <w:p w:rsidR="00AD7D3C" w:rsidRPr="0080089C" w:rsidRDefault="00AD7D3C" w:rsidP="009B001F">
      <w:pPr>
        <w:pStyle w:val="3"/>
      </w:pPr>
      <w:bookmarkStart w:id="159" w:name="_Toc485459378"/>
      <w:bookmarkStart w:id="160" w:name="_Toc485534327"/>
      <w:r w:rsidRPr="00D33753">
        <w:t xml:space="preserve">Вопросы и задания для самоконтроля к лекции </w:t>
      </w:r>
      <w:r>
        <w:t>5</w:t>
      </w:r>
      <w:bookmarkEnd w:id="159"/>
      <w:bookmarkEnd w:id="160"/>
    </w:p>
    <w:p w:rsidR="00AD7D3C" w:rsidRPr="009B001F" w:rsidRDefault="00AD7D3C" w:rsidP="005D0D24">
      <w:pPr>
        <w:numPr>
          <w:ilvl w:val="0"/>
          <w:numId w:val="10"/>
        </w:numPr>
        <w:tabs>
          <w:tab w:val="left" w:pos="1134"/>
        </w:tabs>
        <w:ind w:left="0" w:firstLine="709"/>
        <w:rPr>
          <w:szCs w:val="28"/>
        </w:rPr>
      </w:pPr>
      <w:r>
        <w:rPr>
          <w:szCs w:val="28"/>
        </w:rPr>
        <w:t>Что понимают под электромагнитными колебаниями? В каких системах они могут наблюдаться?</w:t>
      </w:r>
    </w:p>
    <w:p w:rsidR="00AD7D3C" w:rsidRPr="009B001F" w:rsidRDefault="00AD7D3C" w:rsidP="005D0D24">
      <w:pPr>
        <w:numPr>
          <w:ilvl w:val="0"/>
          <w:numId w:val="10"/>
        </w:numPr>
        <w:tabs>
          <w:tab w:val="left" w:pos="1134"/>
        </w:tabs>
        <w:ind w:left="0" w:firstLine="709"/>
      </w:pPr>
      <w:r w:rsidRPr="009B001F">
        <w:rPr>
          <w:noProof/>
        </w:rPr>
        <w:drawing>
          <wp:anchor distT="0" distB="0" distL="114300" distR="114300" simplePos="0" relativeHeight="251695104" behindDoc="1" locked="0" layoutInCell="1" allowOverlap="1" wp14:anchorId="789874EF" wp14:editId="0BCADD47">
            <wp:simplePos x="0" y="0"/>
            <wp:positionH relativeFrom="column">
              <wp:posOffset>4545965</wp:posOffset>
            </wp:positionH>
            <wp:positionV relativeFrom="paragraph">
              <wp:posOffset>393065</wp:posOffset>
            </wp:positionV>
            <wp:extent cx="1493520" cy="734695"/>
            <wp:effectExtent l="19050" t="0" r="0" b="0"/>
            <wp:wrapTight wrapText="bothSides">
              <wp:wrapPolygon edited="0">
                <wp:start x="-276" y="0"/>
                <wp:lineTo x="-276" y="21283"/>
                <wp:lineTo x="21490" y="21283"/>
                <wp:lineTo x="21490" y="0"/>
                <wp:lineTo x="-276" y="0"/>
              </wp:wrapPolygon>
            </wp:wrapTight>
            <wp:docPr id="531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543" cstate="print"/>
                    <a:srcRect/>
                    <a:stretch>
                      <a:fillRect/>
                    </a:stretch>
                  </pic:blipFill>
                  <pic:spPr bwMode="auto">
                    <a:xfrm>
                      <a:off x="0" y="0"/>
                      <a:ext cx="1493520" cy="734695"/>
                    </a:xfrm>
                    <a:prstGeom prst="rect">
                      <a:avLst/>
                    </a:prstGeom>
                    <a:noFill/>
                    <a:ln w="9525">
                      <a:noFill/>
                      <a:miter lim="800000"/>
                      <a:headEnd/>
                      <a:tailEnd/>
                    </a:ln>
                  </pic:spPr>
                </pic:pic>
              </a:graphicData>
            </a:graphic>
          </wp:anchor>
        </w:drawing>
      </w:r>
      <w:r w:rsidRPr="009B001F">
        <w:t>На рисунке изображена зависимость силы тока</w:t>
      </w:r>
      <w:r w:rsidRPr="009B001F">
        <w:rPr>
          <w:i/>
          <w:lang w:val="en-US"/>
        </w:rPr>
        <w:t>i</w:t>
      </w:r>
      <w:r w:rsidRPr="009B001F">
        <w:t xml:space="preserve"> от времени </w:t>
      </w:r>
      <w:r w:rsidRPr="009B001F">
        <w:rPr>
          <w:i/>
          <w:lang w:val="en-US"/>
        </w:rPr>
        <w:t>t</w:t>
      </w:r>
      <w:r w:rsidRPr="009B001F">
        <w:t xml:space="preserve"> в колебательном контуре, сопротивлением которого можно пренебречь. Под какими номерами приведены графики, выражающие зависимости от времени электрической энергии в контуре и напряжения на обкладках конденсатора?</w:t>
      </w:r>
    </w:p>
    <w:p w:rsidR="00AD7D3C" w:rsidRPr="00FD742D" w:rsidRDefault="00AD7D3C" w:rsidP="005D0D24">
      <w:pPr>
        <w:ind w:firstLine="0"/>
        <w:jc w:val="center"/>
        <w:rPr>
          <w:szCs w:val="28"/>
        </w:rPr>
      </w:pPr>
      <w:r>
        <w:rPr>
          <w:noProof/>
        </w:rPr>
        <w:drawing>
          <wp:inline distT="0" distB="0" distL="0" distR="0" wp14:anchorId="0097A837" wp14:editId="551CFB07">
            <wp:extent cx="5073015" cy="773430"/>
            <wp:effectExtent l="19050" t="0" r="0" b="0"/>
            <wp:docPr id="3978"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544" cstate="print"/>
                    <a:srcRect/>
                    <a:stretch>
                      <a:fillRect/>
                    </a:stretch>
                  </pic:blipFill>
                  <pic:spPr bwMode="auto">
                    <a:xfrm>
                      <a:off x="0" y="0"/>
                      <a:ext cx="5073015" cy="773430"/>
                    </a:xfrm>
                    <a:prstGeom prst="rect">
                      <a:avLst/>
                    </a:prstGeom>
                    <a:noFill/>
                    <a:ln w="9525">
                      <a:noFill/>
                      <a:miter lim="800000"/>
                      <a:headEnd/>
                      <a:tailEnd/>
                    </a:ln>
                  </pic:spPr>
                </pic:pic>
              </a:graphicData>
            </a:graphic>
          </wp:inline>
        </w:drawing>
      </w:r>
    </w:p>
    <w:p w:rsidR="00AD7D3C" w:rsidRPr="002F2683" w:rsidRDefault="00AD7D3C" w:rsidP="005D0D24">
      <w:pPr>
        <w:numPr>
          <w:ilvl w:val="0"/>
          <w:numId w:val="10"/>
        </w:numPr>
        <w:tabs>
          <w:tab w:val="left" w:pos="1134"/>
        </w:tabs>
        <w:ind w:left="0" w:firstLine="709"/>
        <w:rPr>
          <w:szCs w:val="28"/>
        </w:rPr>
      </w:pPr>
      <w:r>
        <w:t>Вследствие чего уменьшается полная энергия колебательного контура в котором происходят затухающие электромагнитные колебания?</w:t>
      </w:r>
    </w:p>
    <w:p w:rsidR="00AD7D3C" w:rsidRPr="004A2187" w:rsidRDefault="00AD7D3C" w:rsidP="005D0D24">
      <w:pPr>
        <w:numPr>
          <w:ilvl w:val="0"/>
          <w:numId w:val="10"/>
        </w:numPr>
        <w:tabs>
          <w:tab w:val="left" w:pos="1134"/>
        </w:tabs>
        <w:ind w:left="0" w:firstLine="709"/>
        <w:rPr>
          <w:szCs w:val="28"/>
        </w:rPr>
      </w:pPr>
      <w:r>
        <w:t xml:space="preserve">Что такое критическое сопротивление контура </w:t>
      </w:r>
      <w:r w:rsidRPr="00821CB5">
        <w:rPr>
          <w:i/>
        </w:rPr>
        <w:t>R</w:t>
      </w:r>
      <w:r>
        <w:rPr>
          <w:vertAlign w:val="subscript"/>
        </w:rPr>
        <w:t>кр</w:t>
      </w:r>
      <w:r w:rsidRPr="00821CB5">
        <w:t xml:space="preserve">? </w:t>
      </w:r>
      <w:r>
        <w:t>При каком условии в колебательном контуре возникнет апериодический разряд конденсатора (</w:t>
      </w:r>
      <w:r w:rsidR="00B522C7">
        <w:t>т. е.</w:t>
      </w:r>
      <w:r>
        <w:t xml:space="preserve"> колебаний происходить не будет)?</w:t>
      </w:r>
    </w:p>
    <w:p w:rsidR="00AD7D3C" w:rsidRDefault="00AD7D3C" w:rsidP="005D0D24">
      <w:pPr>
        <w:numPr>
          <w:ilvl w:val="0"/>
          <w:numId w:val="10"/>
        </w:numPr>
        <w:tabs>
          <w:tab w:val="left" w:pos="1134"/>
        </w:tabs>
        <w:ind w:left="0" w:firstLine="709"/>
      </w:pPr>
      <w:r w:rsidRPr="00F33A77">
        <w:t xml:space="preserve">Ниже приведены </w:t>
      </w:r>
      <w:r>
        <w:t xml:space="preserve">зависимости заряда от времени </w:t>
      </w:r>
      <w:r w:rsidRPr="00F33A77">
        <w:t xml:space="preserve">в </w:t>
      </w:r>
      <w:r>
        <w:t>двух</w:t>
      </w:r>
      <w:r w:rsidR="00F0514E">
        <w:t xml:space="preserve"> </w:t>
      </w:r>
      <w:r>
        <w:t xml:space="preserve">колебательных </w:t>
      </w:r>
      <w:r w:rsidRPr="00F33A77">
        <w:t>контурах</w:t>
      </w:r>
      <w:r>
        <w:t>,</w:t>
      </w:r>
      <w:r w:rsidR="00F0514E">
        <w:t xml:space="preserve"> </w:t>
      </w:r>
      <w:r>
        <w:t>индуктивность которых одинакова:</w:t>
      </w:r>
    </w:p>
    <w:p w:rsidR="00AD7D3C" w:rsidRDefault="00AD7D3C" w:rsidP="005D0D24">
      <w:pPr>
        <w:tabs>
          <w:tab w:val="left" w:pos="1134"/>
        </w:tabs>
        <w:ind w:firstLine="709"/>
      </w:pPr>
      <w:r w:rsidRPr="004A2187">
        <w:t xml:space="preserve">1) </w:t>
      </w:r>
      <w:r w:rsidRPr="004A2187">
        <w:rPr>
          <w:lang w:val="en-US"/>
        </w:rPr>
        <w:t>q</w:t>
      </w:r>
      <w:r w:rsidRPr="004A2187">
        <w:t>=</w:t>
      </w:r>
      <w:r>
        <w:t>10</w:t>
      </w:r>
      <w:r w:rsidRPr="004A2187">
        <w:rPr>
          <w:lang w:val="en-US"/>
        </w:rPr>
        <w:t>cos</w:t>
      </w:r>
      <w:r w:rsidRPr="004A2187">
        <w:t>(200</w:t>
      </w:r>
      <w:r w:rsidRPr="004A2187">
        <w:rPr>
          <w:lang w:val="en-US"/>
        </w:rPr>
        <w:t>πt</w:t>
      </w:r>
      <w:r w:rsidRPr="004A2187">
        <w:t>+</w:t>
      </w:r>
      <w:r w:rsidRPr="004A2187">
        <w:rPr>
          <w:lang w:val="en-US"/>
        </w:rPr>
        <w:t>π</w:t>
      </w:r>
      <w:r w:rsidRPr="004A2187">
        <w:t>), мкКл</w:t>
      </w:r>
      <w:r w:rsidRPr="004A2187">
        <w:tab/>
      </w:r>
      <w:r w:rsidRPr="004A2187">
        <w:tab/>
        <w:t xml:space="preserve">2) </w:t>
      </w:r>
      <w:r w:rsidRPr="004A2187">
        <w:rPr>
          <w:lang w:val="en-US"/>
        </w:rPr>
        <w:t>q</w:t>
      </w:r>
      <w:r w:rsidRPr="004A2187">
        <w:t>=6</w:t>
      </w:r>
      <w:r w:rsidRPr="004A2187">
        <w:rPr>
          <w:lang w:val="en-US"/>
        </w:rPr>
        <w:t>cos</w:t>
      </w:r>
      <w:r w:rsidRPr="004A2187">
        <w:t>(400π</w:t>
      </w:r>
      <w:r w:rsidRPr="004A2187">
        <w:rPr>
          <w:lang w:val="en-US"/>
        </w:rPr>
        <w:t>t</w:t>
      </w:r>
      <w:r w:rsidRPr="004A2187">
        <w:t>), мкКл</w:t>
      </w:r>
    </w:p>
    <w:p w:rsidR="00AD7D3C" w:rsidRDefault="00AD7D3C" w:rsidP="005D0D24">
      <w:pPr>
        <w:tabs>
          <w:tab w:val="left" w:pos="1134"/>
        </w:tabs>
        <w:ind w:firstLine="709"/>
      </w:pPr>
      <w:r>
        <w:t>Для какого из приведенных случаев емкость контура больше? Во сколько раз?</w:t>
      </w:r>
    </w:p>
    <w:p w:rsidR="00AD7D3C" w:rsidRPr="00FB018D" w:rsidRDefault="00AD7D3C" w:rsidP="003E70DD">
      <w:pPr>
        <w:pStyle w:val="1"/>
      </w:pPr>
      <w:r>
        <w:br w:type="page"/>
      </w:r>
      <w:bookmarkStart w:id="161" w:name="_Toc485534328"/>
      <w:r w:rsidRPr="003E70DD">
        <w:t>Лекция</w:t>
      </w:r>
      <w:r w:rsidRPr="00FB018D">
        <w:t xml:space="preserve"> 6</w:t>
      </w:r>
      <w:bookmarkEnd w:id="161"/>
    </w:p>
    <w:p w:rsidR="00AD7D3C" w:rsidRPr="008B508F" w:rsidRDefault="00AD7D3C" w:rsidP="00AD7D3C">
      <w:r w:rsidRPr="008B508F">
        <w:rPr>
          <w:b/>
        </w:rPr>
        <w:t>Основные понятия и законы</w:t>
      </w:r>
      <w:r w:rsidRPr="008B508F">
        <w:t>, которые должны быть освоены в ходе лекции:</w:t>
      </w:r>
      <w:r>
        <w:t xml:space="preserve"> волна; бегущие и стоячие волны; поперечные и продольные волны; волновая поверхность, фронт волны; фазовая скорость, период и длина волны; волновой вектор, волновое число; уравнение плоской механической волны, волновое уравнение. </w:t>
      </w:r>
    </w:p>
    <w:p w:rsidR="00C05312" w:rsidRDefault="00AD7D3C" w:rsidP="00533674">
      <w:pPr>
        <w:pStyle w:val="20"/>
      </w:pPr>
      <w:bookmarkStart w:id="162" w:name="_Toc461574321"/>
      <w:bookmarkStart w:id="163" w:name="_Toc485459379"/>
      <w:bookmarkStart w:id="164" w:name="_Toc485534329"/>
      <w:r w:rsidRPr="005E7AF3">
        <w:t>2.</w:t>
      </w:r>
      <w:r>
        <w:t>8</w:t>
      </w:r>
      <w:r w:rsidRPr="005E7AF3">
        <w:t>. Волны в упругой среде</w:t>
      </w:r>
      <w:bookmarkEnd w:id="138"/>
      <w:bookmarkEnd w:id="162"/>
      <w:bookmarkEnd w:id="163"/>
      <w:bookmarkEnd w:id="164"/>
    </w:p>
    <w:p w:rsidR="00AD7D3C" w:rsidRPr="00A6623D" w:rsidRDefault="00AD7D3C" w:rsidP="00AD7D3C">
      <w:pPr>
        <w:ind w:firstLine="708"/>
        <w:rPr>
          <w:szCs w:val="28"/>
        </w:rPr>
      </w:pPr>
      <w:r w:rsidRPr="00FB6AC2">
        <w:rPr>
          <w:szCs w:val="28"/>
        </w:rPr>
        <w:t>Процесс распространения колебаний в пространстве с течением времени</w:t>
      </w:r>
      <w:r>
        <w:rPr>
          <w:szCs w:val="28"/>
        </w:rPr>
        <w:t xml:space="preserve"> называется </w:t>
      </w:r>
      <w:r w:rsidRPr="00FB6AC2">
        <w:rPr>
          <w:i/>
          <w:szCs w:val="28"/>
        </w:rPr>
        <w:t>волной</w:t>
      </w:r>
      <w:r w:rsidRPr="00FB6AC2">
        <w:rPr>
          <w:szCs w:val="28"/>
        </w:rPr>
        <w:t>.</w:t>
      </w:r>
      <w:r>
        <w:rPr>
          <w:szCs w:val="28"/>
        </w:rPr>
        <w:t xml:space="preserve"> Частицы среды, в которой распространяются колебания, волной не увлекаются, </w:t>
      </w:r>
      <w:r w:rsidRPr="00A6623D">
        <w:rPr>
          <w:szCs w:val="28"/>
        </w:rPr>
        <w:t>а лишь колеблются вб</w:t>
      </w:r>
      <w:r>
        <w:rPr>
          <w:szCs w:val="28"/>
        </w:rPr>
        <w:t xml:space="preserve">лизи своих положений равновесия. Однако энергия колебаний переносится от источника к точкам среды. </w:t>
      </w:r>
      <w:r w:rsidRPr="00A6623D">
        <w:rPr>
          <w:szCs w:val="28"/>
        </w:rPr>
        <w:t xml:space="preserve">Волны, переносящие в направлении своего распространения энергию колебательного движения, называются </w:t>
      </w:r>
      <w:r w:rsidRPr="00A6623D">
        <w:rPr>
          <w:i/>
          <w:szCs w:val="28"/>
        </w:rPr>
        <w:t>бегущими.</w:t>
      </w:r>
      <w:r w:rsidRPr="00A6623D">
        <w:rPr>
          <w:szCs w:val="28"/>
        </w:rPr>
        <w:t xml:space="preserve"> Механические волны могут распространяться только в </w:t>
      </w:r>
      <w:r w:rsidRPr="00A6623D">
        <w:rPr>
          <w:i/>
          <w:szCs w:val="28"/>
        </w:rPr>
        <w:t>упругих средах</w:t>
      </w:r>
      <w:r>
        <w:rPr>
          <w:i/>
          <w:szCs w:val="28"/>
        </w:rPr>
        <w:t xml:space="preserve">, </w:t>
      </w:r>
      <w:r w:rsidRPr="00A6623D">
        <w:rPr>
          <w:szCs w:val="28"/>
        </w:rPr>
        <w:t xml:space="preserve">между частицами </w:t>
      </w:r>
      <w:r>
        <w:rPr>
          <w:szCs w:val="28"/>
        </w:rPr>
        <w:t xml:space="preserve">которых </w:t>
      </w:r>
      <w:r w:rsidRPr="00A6623D">
        <w:rPr>
          <w:szCs w:val="28"/>
        </w:rPr>
        <w:t>дейст</w:t>
      </w:r>
      <w:r>
        <w:rPr>
          <w:szCs w:val="28"/>
        </w:rPr>
        <w:t>вуют упругие силы</w:t>
      </w:r>
      <w:r w:rsidRPr="00A6623D">
        <w:rPr>
          <w:szCs w:val="28"/>
        </w:rPr>
        <w:t xml:space="preserve">. </w:t>
      </w:r>
      <w:r>
        <w:rPr>
          <w:szCs w:val="28"/>
        </w:rPr>
        <w:t xml:space="preserve">Смещение от </w:t>
      </w:r>
      <w:r w:rsidRPr="00A6623D">
        <w:rPr>
          <w:szCs w:val="28"/>
        </w:rPr>
        <w:t xml:space="preserve">положения равновесия какой-то одной частицы в упругой среде приводит к смещению соседней с ней частицы </w:t>
      </w:r>
      <w:r w:rsidR="00B522C7">
        <w:rPr>
          <w:szCs w:val="28"/>
        </w:rPr>
        <w:t>и т. д.</w:t>
      </w:r>
      <w:r>
        <w:rPr>
          <w:szCs w:val="28"/>
        </w:rPr>
        <w:t xml:space="preserve"> –</w:t>
      </w:r>
      <w:r w:rsidRPr="00A6623D">
        <w:rPr>
          <w:szCs w:val="28"/>
        </w:rPr>
        <w:t xml:space="preserve"> в среде распространяется упругая волна.</w:t>
      </w:r>
    </w:p>
    <w:p w:rsidR="00AD7D3C" w:rsidRPr="00A6623D" w:rsidRDefault="00AD7D3C" w:rsidP="00AD7D3C">
      <w:pPr>
        <w:ind w:firstLine="708"/>
        <w:rPr>
          <w:szCs w:val="28"/>
        </w:rPr>
      </w:pPr>
      <w:r w:rsidRPr="00A6623D">
        <w:rPr>
          <w:szCs w:val="28"/>
        </w:rPr>
        <w:t xml:space="preserve">Различают </w:t>
      </w:r>
      <w:r w:rsidRPr="00A6623D">
        <w:rPr>
          <w:i/>
          <w:szCs w:val="28"/>
        </w:rPr>
        <w:t xml:space="preserve">поперечные </w:t>
      </w:r>
      <w:r w:rsidRPr="00A6623D">
        <w:rPr>
          <w:szCs w:val="28"/>
        </w:rPr>
        <w:t xml:space="preserve">и </w:t>
      </w:r>
      <w:r w:rsidRPr="00A6623D">
        <w:rPr>
          <w:i/>
          <w:szCs w:val="28"/>
        </w:rPr>
        <w:t>продольные</w:t>
      </w:r>
      <w:r w:rsidRPr="00A6623D">
        <w:rPr>
          <w:szCs w:val="28"/>
        </w:rPr>
        <w:t xml:space="preserve"> механические волны.</w:t>
      </w:r>
    </w:p>
    <w:p w:rsidR="00AD7D3C" w:rsidRPr="00FB6AC2" w:rsidRDefault="00AD7D3C" w:rsidP="00AD7D3C">
      <w:pPr>
        <w:ind w:firstLine="708"/>
        <w:rPr>
          <w:szCs w:val="28"/>
        </w:rPr>
      </w:pPr>
      <w:r w:rsidRPr="0038078B">
        <w:rPr>
          <w:szCs w:val="28"/>
        </w:rPr>
        <w:t>Если частицы среды колеблются в направлении, перпендикулярном направлению распространения волны (рис</w:t>
      </w:r>
      <w:r w:rsidR="00AB38AB" w:rsidRPr="0038078B">
        <w:rPr>
          <w:szCs w:val="28"/>
        </w:rPr>
        <w:t>.</w:t>
      </w:r>
      <w:r w:rsidR="00AB38AB">
        <w:rPr>
          <w:szCs w:val="28"/>
        </w:rPr>
        <w:t> </w:t>
      </w:r>
      <w:r w:rsidRPr="0038078B">
        <w:rPr>
          <w:szCs w:val="28"/>
        </w:rPr>
        <w:t>2.18</w:t>
      </w:r>
      <w:r w:rsidR="00AB38AB" w:rsidRPr="0038078B">
        <w:rPr>
          <w:szCs w:val="28"/>
        </w:rPr>
        <w:t>,</w:t>
      </w:r>
      <w:r w:rsidR="00AB38AB">
        <w:rPr>
          <w:szCs w:val="28"/>
        </w:rPr>
        <w:t> </w:t>
      </w:r>
      <w:r w:rsidR="00435F66" w:rsidRPr="00533674">
        <w:rPr>
          <w:i/>
          <w:szCs w:val="28"/>
        </w:rPr>
        <w:t>а</w:t>
      </w:r>
      <w:r w:rsidRPr="0038078B">
        <w:rPr>
          <w:szCs w:val="28"/>
        </w:rPr>
        <w:t xml:space="preserve">), то такие волны называются </w:t>
      </w:r>
      <w:r w:rsidRPr="0038078B">
        <w:rPr>
          <w:i/>
          <w:szCs w:val="28"/>
        </w:rPr>
        <w:t>поперечными</w:t>
      </w:r>
      <w:r>
        <w:rPr>
          <w:szCs w:val="28"/>
        </w:rPr>
        <w:t xml:space="preserve"> (например, волна на поверхности жидкости)</w:t>
      </w:r>
      <w:r w:rsidRPr="0038078B">
        <w:rPr>
          <w:szCs w:val="28"/>
        </w:rPr>
        <w:t>. Если же частицы среды колеблются в направлении распространения волны</w:t>
      </w:r>
      <w:r w:rsidR="00F0514E">
        <w:rPr>
          <w:szCs w:val="28"/>
        </w:rPr>
        <w:t xml:space="preserve"> </w:t>
      </w:r>
      <w:r w:rsidRPr="0038078B">
        <w:rPr>
          <w:szCs w:val="28"/>
        </w:rPr>
        <w:t>(рис</w:t>
      </w:r>
      <w:r w:rsidR="00AB38AB">
        <w:rPr>
          <w:szCs w:val="28"/>
        </w:rPr>
        <w:t> </w:t>
      </w:r>
      <w:r w:rsidRPr="0038078B">
        <w:rPr>
          <w:szCs w:val="28"/>
        </w:rPr>
        <w:t>.18</w:t>
      </w:r>
      <w:r w:rsidR="00AB38AB" w:rsidRPr="0038078B">
        <w:rPr>
          <w:szCs w:val="28"/>
        </w:rPr>
        <w:t>,</w:t>
      </w:r>
      <w:r w:rsidR="00AB38AB">
        <w:rPr>
          <w:szCs w:val="28"/>
        </w:rPr>
        <w:t> </w:t>
      </w:r>
      <w:r w:rsidR="00435F66" w:rsidRPr="00533674">
        <w:rPr>
          <w:i/>
          <w:szCs w:val="28"/>
        </w:rPr>
        <w:t>б</w:t>
      </w:r>
      <w:r w:rsidRPr="0038078B">
        <w:rPr>
          <w:szCs w:val="28"/>
        </w:rPr>
        <w:t xml:space="preserve">), то такие волны называются </w:t>
      </w:r>
      <w:r w:rsidRPr="0038078B">
        <w:rPr>
          <w:i/>
          <w:szCs w:val="28"/>
        </w:rPr>
        <w:t>продольными</w:t>
      </w:r>
      <w:r>
        <w:rPr>
          <w:szCs w:val="28"/>
        </w:rPr>
        <w:t xml:space="preserve"> (например, звук)</w:t>
      </w:r>
      <w:r w:rsidRPr="0038078B">
        <w:rPr>
          <w:i/>
          <w:szCs w:val="28"/>
        </w:rPr>
        <w:t>.</w:t>
      </w:r>
    </w:p>
    <w:p w:rsidR="00AD7D3C" w:rsidRPr="005E7AF3" w:rsidRDefault="00AD7D3C" w:rsidP="00EC13A1">
      <w:pPr>
        <w:pStyle w:val="af8"/>
        <w:rPr>
          <w:lang w:val="en-US"/>
        </w:rPr>
      </w:pPr>
      <w:r>
        <w:rPr>
          <w:noProof/>
        </w:rPr>
        <w:drawing>
          <wp:inline distT="0" distB="0" distL="0" distR="0" wp14:anchorId="25370D0E" wp14:editId="4BFC9A17">
            <wp:extent cx="3666490" cy="659130"/>
            <wp:effectExtent l="19050" t="0" r="0" b="0"/>
            <wp:docPr id="3979" name="Рисунок 3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9"/>
                    <pic:cNvPicPr>
                      <a:picLocks noChangeAspect="1" noChangeArrowheads="1"/>
                    </pic:cNvPicPr>
                  </pic:nvPicPr>
                  <pic:blipFill>
                    <a:blip r:embed="rId545" cstate="print"/>
                    <a:srcRect/>
                    <a:stretch>
                      <a:fillRect/>
                    </a:stretch>
                  </pic:blipFill>
                  <pic:spPr bwMode="auto">
                    <a:xfrm>
                      <a:off x="0" y="0"/>
                      <a:ext cx="3666490" cy="659130"/>
                    </a:xfrm>
                    <a:prstGeom prst="rect">
                      <a:avLst/>
                    </a:prstGeom>
                    <a:noFill/>
                    <a:ln w="9525">
                      <a:noFill/>
                      <a:miter lim="800000"/>
                      <a:headEnd/>
                      <a:tailEnd/>
                    </a:ln>
                  </pic:spPr>
                </pic:pic>
              </a:graphicData>
            </a:graphic>
          </wp:inline>
        </w:drawing>
      </w:r>
    </w:p>
    <w:p w:rsidR="00AD7D3C" w:rsidRPr="0049511F" w:rsidRDefault="00AD7D3C" w:rsidP="00EC13A1">
      <w:pPr>
        <w:pStyle w:val="afff4"/>
      </w:pPr>
      <w:r w:rsidRPr="00EC13A1">
        <w:rPr>
          <w:szCs w:val="24"/>
        </w:rPr>
        <w:t>Рис</w:t>
      </w:r>
      <w:r w:rsidR="007E6317" w:rsidRPr="0049511F">
        <w:t>.</w:t>
      </w:r>
      <w:r w:rsidR="007E6317">
        <w:t> </w:t>
      </w:r>
      <w:r w:rsidRPr="0049511F">
        <w:t>2.18</w:t>
      </w:r>
    </w:p>
    <w:p w:rsidR="00AD7D3C" w:rsidRPr="00A6623D" w:rsidRDefault="00AD7D3C" w:rsidP="00AD7D3C">
      <w:pPr>
        <w:ind w:firstLine="708"/>
        <w:rPr>
          <w:szCs w:val="28"/>
        </w:rPr>
      </w:pPr>
      <w:r>
        <w:rPr>
          <w:szCs w:val="28"/>
        </w:rPr>
        <w:t>Поперечные</w:t>
      </w:r>
      <w:r w:rsidRPr="0038078B">
        <w:rPr>
          <w:szCs w:val="28"/>
        </w:rPr>
        <w:t xml:space="preserve"> волны </w:t>
      </w:r>
      <w:r>
        <w:rPr>
          <w:szCs w:val="28"/>
        </w:rPr>
        <w:t>распро</w:t>
      </w:r>
      <w:r w:rsidRPr="00EC13A1">
        <w:rPr>
          <w:rStyle w:val="70"/>
        </w:rPr>
        <w:t>с</w:t>
      </w:r>
      <w:r>
        <w:rPr>
          <w:szCs w:val="28"/>
        </w:rPr>
        <w:t xml:space="preserve">траняются только в тех </w:t>
      </w:r>
      <w:r w:rsidRPr="0038078B">
        <w:rPr>
          <w:szCs w:val="28"/>
        </w:rPr>
        <w:t>средах, в кото</w:t>
      </w:r>
      <w:r>
        <w:rPr>
          <w:szCs w:val="28"/>
        </w:rPr>
        <w:t>рых возможна деформация сдвига (</w:t>
      </w:r>
      <w:r w:rsidR="00B522C7">
        <w:rPr>
          <w:szCs w:val="28"/>
        </w:rPr>
        <w:t>т. е.</w:t>
      </w:r>
      <w:r w:rsidRPr="0038078B">
        <w:rPr>
          <w:szCs w:val="28"/>
        </w:rPr>
        <w:t xml:space="preserve"> в твердых телах и на поверхности жидкостей</w:t>
      </w:r>
      <w:r>
        <w:rPr>
          <w:szCs w:val="28"/>
        </w:rPr>
        <w:t>)</w:t>
      </w:r>
      <w:r w:rsidRPr="0038078B">
        <w:rPr>
          <w:szCs w:val="28"/>
        </w:rPr>
        <w:t xml:space="preserve">. </w:t>
      </w:r>
      <w:r>
        <w:rPr>
          <w:szCs w:val="28"/>
        </w:rPr>
        <w:t>Продольные</w:t>
      </w:r>
      <w:r w:rsidRPr="0038078B">
        <w:rPr>
          <w:szCs w:val="28"/>
        </w:rPr>
        <w:t xml:space="preserve"> волны распространяются и в твердых телах, и в газах, и в жидкостях</w:t>
      </w:r>
      <w:r>
        <w:rPr>
          <w:szCs w:val="28"/>
        </w:rPr>
        <w:t xml:space="preserve">, </w:t>
      </w:r>
      <w:r w:rsidR="00B522C7">
        <w:rPr>
          <w:szCs w:val="28"/>
        </w:rPr>
        <w:t>т. е.</w:t>
      </w:r>
      <w:r>
        <w:rPr>
          <w:szCs w:val="28"/>
        </w:rPr>
        <w:t xml:space="preserve"> </w:t>
      </w:r>
      <w:r w:rsidRPr="0038078B">
        <w:rPr>
          <w:szCs w:val="28"/>
        </w:rPr>
        <w:t>в средах, в которых возможна деформация сжатия и раст</w:t>
      </w:r>
      <w:r>
        <w:rPr>
          <w:szCs w:val="28"/>
        </w:rPr>
        <w:t>яжения.</w:t>
      </w:r>
    </w:p>
    <w:p w:rsidR="00AD7D3C" w:rsidRPr="00A6623D" w:rsidRDefault="00AD7D3C" w:rsidP="00AD7D3C">
      <w:pPr>
        <w:pStyle w:val="3"/>
      </w:pPr>
      <w:bookmarkStart w:id="165" w:name="_Toc485459380"/>
      <w:bookmarkStart w:id="166" w:name="_Toc485534330"/>
      <w:r w:rsidRPr="005E7AF3">
        <w:t>2.</w:t>
      </w:r>
      <w:r>
        <w:t>8</w:t>
      </w:r>
      <w:r w:rsidRPr="005E7AF3">
        <w:t>.1. Основные характеристики</w:t>
      </w:r>
      <w:r w:rsidRPr="00A6623D">
        <w:t xml:space="preserve"> волн</w:t>
      </w:r>
      <w:bookmarkEnd w:id="165"/>
      <w:bookmarkEnd w:id="166"/>
    </w:p>
    <w:p w:rsidR="00AD7D3C" w:rsidRPr="00A6623D" w:rsidRDefault="00AD7D3C" w:rsidP="00AD7D3C">
      <w:pPr>
        <w:ind w:firstLine="708"/>
        <w:rPr>
          <w:szCs w:val="28"/>
        </w:rPr>
      </w:pPr>
      <w:r w:rsidRPr="00AD2B2C">
        <w:rPr>
          <w:szCs w:val="28"/>
        </w:rPr>
        <w:t>Все точки среды, колеблющиеся в одинаковой фазе</w:t>
      </w:r>
      <w:r>
        <w:rPr>
          <w:szCs w:val="28"/>
        </w:rPr>
        <w:t>,</w:t>
      </w:r>
      <w:r w:rsidR="009F3304">
        <w:rPr>
          <w:szCs w:val="28"/>
        </w:rPr>
        <w:t xml:space="preserve"> </w:t>
      </w:r>
      <w:r w:rsidRPr="00AD2B2C">
        <w:rPr>
          <w:szCs w:val="28"/>
        </w:rPr>
        <w:t>образуют</w:t>
      </w:r>
      <w:r>
        <w:rPr>
          <w:i/>
          <w:szCs w:val="28"/>
        </w:rPr>
        <w:t xml:space="preserve"> в</w:t>
      </w:r>
      <w:r w:rsidRPr="00A6623D">
        <w:rPr>
          <w:i/>
          <w:szCs w:val="28"/>
        </w:rPr>
        <w:t>олнов</w:t>
      </w:r>
      <w:r>
        <w:rPr>
          <w:i/>
          <w:szCs w:val="28"/>
        </w:rPr>
        <w:t>ую</w:t>
      </w:r>
      <w:r w:rsidRPr="00A6623D">
        <w:rPr>
          <w:i/>
          <w:szCs w:val="28"/>
        </w:rPr>
        <w:t xml:space="preserve"> поверхность</w:t>
      </w:r>
      <w:r w:rsidRPr="00AD2B2C">
        <w:rPr>
          <w:szCs w:val="28"/>
        </w:rPr>
        <w:t>. В каждый момент времени волновых поверхностей много и они неподвижны.</w:t>
      </w:r>
    </w:p>
    <w:p w:rsidR="00AD7D3C" w:rsidRPr="00A6623D" w:rsidRDefault="00AD7D3C" w:rsidP="00AD7D3C">
      <w:pPr>
        <w:ind w:firstLine="708"/>
        <w:rPr>
          <w:szCs w:val="28"/>
        </w:rPr>
      </w:pPr>
      <w:r w:rsidRPr="00AD2B2C">
        <w:rPr>
          <w:szCs w:val="28"/>
        </w:rPr>
        <w:t xml:space="preserve">Точки среды до которых к данному моменту времени успела распространиться волна, образуют </w:t>
      </w:r>
      <w:r w:rsidRPr="00AD2B2C">
        <w:rPr>
          <w:i/>
          <w:szCs w:val="28"/>
        </w:rPr>
        <w:t>волновой фронт</w:t>
      </w:r>
      <w:r w:rsidR="009F3304">
        <w:rPr>
          <w:i/>
          <w:szCs w:val="28"/>
        </w:rPr>
        <w:t xml:space="preserve"> </w:t>
      </w:r>
      <w:r>
        <w:rPr>
          <w:szCs w:val="28"/>
        </w:rPr>
        <w:t>(</w:t>
      </w:r>
      <w:r w:rsidRPr="00AD2B2C">
        <w:rPr>
          <w:szCs w:val="28"/>
        </w:rPr>
        <w:t xml:space="preserve">или </w:t>
      </w:r>
      <w:r w:rsidRPr="00AD2B2C">
        <w:rPr>
          <w:i/>
          <w:szCs w:val="28"/>
        </w:rPr>
        <w:t>фронт волны</w:t>
      </w:r>
      <w:r w:rsidRPr="00AD2B2C">
        <w:rPr>
          <w:szCs w:val="28"/>
        </w:rPr>
        <w:t>). В каждый момент времени волновой фронт один. Фронт волны с течением времени перемещается в пространстве. По форме волнового фронта различают сферические, цилиндрические и плоские волны.</w:t>
      </w:r>
    </w:p>
    <w:p w:rsidR="00AD7D3C" w:rsidRPr="00A6623D" w:rsidRDefault="00AD7D3C" w:rsidP="00AD7D3C">
      <w:pPr>
        <w:ind w:firstLine="708"/>
        <w:rPr>
          <w:szCs w:val="28"/>
        </w:rPr>
      </w:pPr>
      <w:r w:rsidRPr="00A6623D">
        <w:rPr>
          <w:i/>
          <w:szCs w:val="28"/>
        </w:rPr>
        <w:t xml:space="preserve">Фазовая скорость </w:t>
      </w:r>
      <w:r w:rsidRPr="00A6623D">
        <w:rPr>
          <w:i/>
          <w:position w:val="-6"/>
          <w:szCs w:val="28"/>
        </w:rPr>
        <w:object w:dxaOrig="220" w:dyaOrig="320" w14:anchorId="380AA491">
          <v:shape id="_x0000_i1284" type="#_x0000_t75" style="width:10.5pt;height:16.5pt" o:ole="">
            <v:imagedata r:id="rId546" o:title=""/>
          </v:shape>
          <o:OLEObject Type="Embed" ProgID="Equation.3" ShapeID="_x0000_i1284" DrawAspect="Content" ObjectID="_1824384821" r:id="rId547"/>
        </w:object>
      </w:r>
      <w:r w:rsidRPr="00A6623D">
        <w:rPr>
          <w:i/>
          <w:szCs w:val="28"/>
        </w:rPr>
        <w:t xml:space="preserve"> волны</w:t>
      </w:r>
      <w:r w:rsidRPr="00A6623D">
        <w:rPr>
          <w:szCs w:val="28"/>
        </w:rPr>
        <w:t xml:space="preserve"> (скорость распространения волны в среде) – скорость перемещения в пространстве данной фазы колебаний.</w:t>
      </w:r>
    </w:p>
    <w:p w:rsidR="00AD7D3C" w:rsidRPr="00AD2B2C" w:rsidRDefault="00AD7D3C" w:rsidP="00AD7D3C">
      <w:pPr>
        <w:ind w:firstLine="708"/>
        <w:rPr>
          <w:szCs w:val="28"/>
        </w:rPr>
      </w:pPr>
      <w:r w:rsidRPr="00A6623D">
        <w:rPr>
          <w:i/>
          <w:szCs w:val="28"/>
        </w:rPr>
        <w:t>Период Т волны</w:t>
      </w:r>
      <w:r w:rsidRPr="00A6623D">
        <w:rPr>
          <w:szCs w:val="28"/>
        </w:rPr>
        <w:t xml:space="preserve"> – </w:t>
      </w:r>
      <w:r w:rsidRPr="00AD2B2C">
        <w:rPr>
          <w:szCs w:val="28"/>
        </w:rPr>
        <w:t>время, за которое любая точка среды совершает одно полное колебание.</w:t>
      </w:r>
    </w:p>
    <w:p w:rsidR="00AD7D3C" w:rsidRPr="00A6623D" w:rsidRDefault="00AD7D3C" w:rsidP="00AD7D3C">
      <w:pPr>
        <w:ind w:firstLine="708"/>
        <w:rPr>
          <w:szCs w:val="28"/>
        </w:rPr>
      </w:pPr>
      <w:r w:rsidRPr="00AD2B2C">
        <w:rPr>
          <w:i/>
          <w:szCs w:val="28"/>
        </w:rPr>
        <w:t xml:space="preserve">Под длиной волны </w:t>
      </w:r>
      <w:r w:rsidRPr="00AD2B2C">
        <w:rPr>
          <w:szCs w:val="28"/>
        </w:rPr>
        <w:sym w:font="Symbol" w:char="F06C"/>
      </w:r>
      <w:r w:rsidRPr="00AD2B2C">
        <w:rPr>
          <w:szCs w:val="28"/>
        </w:rPr>
        <w:t xml:space="preserve"> понимают расстояние, на которое перемещается волновой фронт за время, равное периоду колебаний</w:t>
      </w:r>
    </w:p>
    <w:p w:rsidR="00AD7D3C" w:rsidRPr="00A6623D" w:rsidRDefault="00AD7D3C" w:rsidP="00EC13A1">
      <w:pPr>
        <w:pStyle w:val="affc"/>
      </w:pPr>
      <w:r w:rsidRPr="00F264A2">
        <w:tab/>
      </w:r>
      <w:r w:rsidR="00EC13A1" w:rsidRPr="00EC13A1">
        <w:rPr>
          <w:position w:val="-26"/>
        </w:rPr>
        <w:object w:dxaOrig="2280" w:dyaOrig="700" w14:anchorId="700E6635">
          <v:shape id="_x0000_i1285" type="#_x0000_t75" style="width:113.2pt;height:34.5pt" o:ole="">
            <v:imagedata r:id="rId548" o:title=""/>
          </v:shape>
          <o:OLEObject Type="Embed" ProgID="Equation.3" ShapeID="_x0000_i1285" DrawAspect="Content" ObjectID="_1824384822" r:id="rId549"/>
        </w:object>
      </w:r>
      <w:r>
        <w:t>,</w:t>
      </w:r>
      <w:r>
        <w:tab/>
        <w:t>(2.67</w:t>
      </w:r>
      <w:r w:rsidRPr="00A6623D">
        <w:t>)</w:t>
      </w:r>
    </w:p>
    <w:p w:rsidR="00AD7D3C" w:rsidRDefault="00AD7D3C" w:rsidP="00EC13A1">
      <w:pPr>
        <w:ind w:firstLine="0"/>
        <w:rPr>
          <w:szCs w:val="28"/>
        </w:rPr>
      </w:pPr>
      <w:r w:rsidRPr="00A6623D">
        <w:rPr>
          <w:szCs w:val="28"/>
        </w:rPr>
        <w:t xml:space="preserve">где </w:t>
      </w:r>
      <w:r w:rsidRPr="00A6623D">
        <w:rPr>
          <w:szCs w:val="28"/>
        </w:rPr>
        <w:sym w:font="Symbol" w:char="F06E"/>
      </w:r>
      <w:r w:rsidRPr="00A6623D">
        <w:rPr>
          <w:szCs w:val="28"/>
        </w:rPr>
        <w:t xml:space="preserve"> – частота, </w:t>
      </w:r>
      <w:r w:rsidRPr="00A6623D">
        <w:rPr>
          <w:position w:val="-6"/>
          <w:szCs w:val="28"/>
        </w:rPr>
        <w:object w:dxaOrig="260" w:dyaOrig="240" w14:anchorId="1A46A0E8">
          <v:shape id="_x0000_i1286" type="#_x0000_t75" style="width:13.5pt;height:11.25pt" o:ole="">
            <v:imagedata r:id="rId550" o:title=""/>
          </v:shape>
          <o:OLEObject Type="Embed" ProgID="Equation.3" ShapeID="_x0000_i1286" DrawAspect="Content" ObjectID="_1824384823" r:id="rId551"/>
        </w:object>
      </w:r>
      <w:r w:rsidRPr="00A6623D">
        <w:rPr>
          <w:szCs w:val="28"/>
        </w:rPr>
        <w:t xml:space="preserve"> – циклическая частота колебаний частиц среды.</w:t>
      </w:r>
    </w:p>
    <w:p w:rsidR="00AD7D3C" w:rsidRPr="00A6623D" w:rsidRDefault="00AD7D3C" w:rsidP="00AD7D3C">
      <w:pPr>
        <w:ind w:firstLine="708"/>
        <w:rPr>
          <w:szCs w:val="28"/>
        </w:rPr>
      </w:pPr>
      <w:r w:rsidRPr="00871227">
        <w:rPr>
          <w:szCs w:val="28"/>
        </w:rPr>
        <w:t>Также</w:t>
      </w:r>
      <w:r>
        <w:rPr>
          <w:szCs w:val="28"/>
        </w:rPr>
        <w:t>,</w:t>
      </w:r>
      <w:r w:rsidRPr="00871227">
        <w:rPr>
          <w:szCs w:val="28"/>
        </w:rPr>
        <w:t xml:space="preserve"> длина волны равна наименьшему расстоянию между двумя точками среды, совершающими колебания в одинаковой фазе. </w:t>
      </w:r>
    </w:p>
    <w:p w:rsidR="00AD7D3C" w:rsidRPr="00A6623D" w:rsidRDefault="00AD7D3C" w:rsidP="00AD7D3C">
      <w:pPr>
        <w:rPr>
          <w:szCs w:val="28"/>
        </w:rPr>
      </w:pPr>
      <w:r w:rsidRPr="00A6623D">
        <w:rPr>
          <w:i/>
          <w:szCs w:val="28"/>
        </w:rPr>
        <w:t>Волновой вектор</w:t>
      </w:r>
      <w:r w:rsidRPr="00A6623D">
        <w:rPr>
          <w:position w:val="-6"/>
          <w:szCs w:val="28"/>
        </w:rPr>
        <w:object w:dxaOrig="240" w:dyaOrig="380" w14:anchorId="5A97D652">
          <v:shape id="_x0000_i1287" type="#_x0000_t75" style="width:11.25pt;height:18.75pt" o:ole="" fillcolor="window">
            <v:imagedata r:id="rId552" o:title=""/>
          </v:shape>
          <o:OLEObject Type="Embed" ProgID="Equation.3" ShapeID="_x0000_i1287" DrawAspect="Content" ObjectID="_1824384824" r:id="rId553"/>
        </w:object>
      </w:r>
      <w:r w:rsidRPr="00A6623D">
        <w:rPr>
          <w:szCs w:val="28"/>
        </w:rPr>
        <w:t xml:space="preserve"> – вектор, сонаправленный с направлением распространения волны.</w:t>
      </w:r>
    </w:p>
    <w:p w:rsidR="00AD7D3C" w:rsidRPr="00EC13A1" w:rsidRDefault="00AD7D3C" w:rsidP="00AD7D3C">
      <w:pPr>
        <w:pStyle w:val="22"/>
        <w:rPr>
          <w:szCs w:val="28"/>
          <w:u w:val="none"/>
        </w:rPr>
      </w:pPr>
      <w:r w:rsidRPr="00EC13A1">
        <w:rPr>
          <w:i/>
          <w:szCs w:val="28"/>
          <w:u w:val="none"/>
        </w:rPr>
        <w:t xml:space="preserve">Волновое число </w:t>
      </w:r>
      <w:r w:rsidRPr="00EC13A1">
        <w:rPr>
          <w:position w:val="-6"/>
          <w:szCs w:val="28"/>
          <w:u w:val="none"/>
        </w:rPr>
        <w:object w:dxaOrig="220" w:dyaOrig="300" w14:anchorId="51C52D2B">
          <v:shape id="_x0000_i1288" type="#_x0000_t75" style="width:10.5pt;height:15.75pt" o:ole="">
            <v:imagedata r:id="rId554" o:title=""/>
          </v:shape>
          <o:OLEObject Type="Embed" ProgID="Equation.3" ShapeID="_x0000_i1288" DrawAspect="Content" ObjectID="_1824384825" r:id="rId555"/>
        </w:object>
      </w:r>
      <w:r w:rsidRPr="00EC13A1">
        <w:rPr>
          <w:szCs w:val="28"/>
          <w:u w:val="none"/>
        </w:rPr>
        <w:t xml:space="preserve"> – модуль волнового вектора. Волновое число можно выразить через длину волны</w:t>
      </w:r>
    </w:p>
    <w:p w:rsidR="00AD7D3C" w:rsidRPr="00A6623D" w:rsidRDefault="00AD7D3C" w:rsidP="00EC13A1">
      <w:pPr>
        <w:pStyle w:val="affc"/>
      </w:pPr>
      <w:r w:rsidRPr="00A6623D">
        <w:tab/>
      </w:r>
      <w:r w:rsidR="00EC13A1" w:rsidRPr="00EC13A1">
        <w:rPr>
          <w:position w:val="-26"/>
        </w:rPr>
        <w:object w:dxaOrig="1980" w:dyaOrig="700" w14:anchorId="5D5A2757">
          <v:shape id="_x0000_i1289" type="#_x0000_t75" style="width:98.2pt;height:34.5pt" o:ole="" fillcolor="window">
            <v:imagedata r:id="rId556" o:title=""/>
          </v:shape>
          <o:OLEObject Type="Embed" ProgID="Equation.3" ShapeID="_x0000_i1289" DrawAspect="Content" ObjectID="_1824384826" r:id="rId557"/>
        </w:object>
      </w:r>
      <w:r w:rsidRPr="00A6623D">
        <w:t>.</w:t>
      </w:r>
      <w:r w:rsidRPr="00A6623D">
        <w:tab/>
        <w:t>(</w:t>
      </w:r>
      <w:r>
        <w:t>2</w:t>
      </w:r>
      <w:r w:rsidRPr="00A6623D">
        <w:t>.</w:t>
      </w:r>
      <w:r>
        <w:t>6</w:t>
      </w:r>
      <w:r w:rsidRPr="00A6623D">
        <w:t>8)</w:t>
      </w:r>
    </w:p>
    <w:p w:rsidR="00AD7D3C" w:rsidRPr="00A6623D" w:rsidRDefault="00AD7D3C" w:rsidP="00AD7D3C">
      <w:pPr>
        <w:pStyle w:val="3"/>
      </w:pPr>
      <w:bookmarkStart w:id="167" w:name="_Toc485459381"/>
      <w:bookmarkStart w:id="168" w:name="_Toc485534331"/>
      <w:r>
        <w:t xml:space="preserve">2.8.2. </w:t>
      </w:r>
      <w:r w:rsidRPr="00A6623D">
        <w:t>Уравнение плоской механической волны</w:t>
      </w:r>
      <w:bookmarkEnd w:id="167"/>
      <w:bookmarkEnd w:id="168"/>
    </w:p>
    <w:p w:rsidR="00AD7D3C" w:rsidRPr="00EB19A5" w:rsidRDefault="00AD7D3C" w:rsidP="00EC13A1">
      <w:r w:rsidRPr="00871227">
        <w:t xml:space="preserve">Под </w:t>
      </w:r>
      <w:r w:rsidRPr="00871227">
        <w:rPr>
          <w:i/>
        </w:rPr>
        <w:t>уравнением волны</w:t>
      </w:r>
      <w:r w:rsidRPr="00871227">
        <w:t xml:space="preserve"> понимают уравнение, определяющее смещение </w:t>
      </w:r>
      <w:r w:rsidRPr="00871227">
        <w:sym w:font="Symbol" w:char="F078"/>
      </w:r>
      <w:r w:rsidRPr="00871227">
        <w:t xml:space="preserve"> от положения равновесия точек среды, находящихся на произвольном расстоянии от источника колебаний в любой момент времени</w:t>
      </w:r>
      <w:r>
        <w:t>.</w:t>
      </w:r>
    </w:p>
    <w:p w:rsidR="00AD7D3C" w:rsidRDefault="00AD7D3C" w:rsidP="00EC13A1">
      <w:r w:rsidRPr="00EB19A5">
        <w:t xml:space="preserve">Запишем уравнение плоской монохроматической волны, распространяющейся в положительном направлении оси </w:t>
      </w:r>
      <w:r w:rsidRPr="00C46669">
        <w:rPr>
          <w:i/>
        </w:rPr>
        <w:t>О</w:t>
      </w:r>
      <w:r w:rsidRPr="00EB19A5">
        <w:rPr>
          <w:i/>
          <w:lang w:val="en-US"/>
        </w:rPr>
        <w:t>x</w:t>
      </w:r>
      <w:r w:rsidRPr="00EB19A5">
        <w:t xml:space="preserve"> [3]. Пусть источник находится в начале координат (рис</w:t>
      </w:r>
      <w:r w:rsidR="00AB38AB" w:rsidRPr="00EB19A5">
        <w:t>.</w:t>
      </w:r>
      <w:r w:rsidR="00AB38AB">
        <w:t> </w:t>
      </w:r>
      <w:r w:rsidRPr="00EB19A5">
        <w:t>2.19) и совершает колебания по закону:</w:t>
      </w:r>
    </w:p>
    <w:p w:rsidR="00AD7D3C" w:rsidRPr="00A6623D" w:rsidRDefault="00AD7D3C" w:rsidP="00EC13A1">
      <w:pPr>
        <w:pStyle w:val="affc"/>
      </w:pPr>
      <w:r w:rsidRPr="00A6623D">
        <w:tab/>
      </w:r>
      <w:r w:rsidRPr="00A6623D">
        <w:sym w:font="Symbol" w:char="F078"/>
      </w:r>
      <w:r w:rsidRPr="00A6623D">
        <w:t xml:space="preserve">(0, </w:t>
      </w:r>
      <w:r w:rsidRPr="00A6623D">
        <w:rPr>
          <w:i/>
          <w:lang w:val="en-US"/>
        </w:rPr>
        <w:t>t</w:t>
      </w:r>
      <w:r w:rsidRPr="00A6623D">
        <w:t xml:space="preserve">) = </w:t>
      </w:r>
      <w:r w:rsidRPr="00A6623D">
        <w:rPr>
          <w:i/>
          <w:lang w:val="en-US"/>
        </w:rPr>
        <w:t>A</w:t>
      </w:r>
      <w:r w:rsidRPr="00A6623D">
        <w:rPr>
          <w:lang w:val="en-US"/>
        </w:rPr>
        <w:t>cos</w:t>
      </w:r>
      <w:r w:rsidRPr="00A6623D">
        <w:rPr>
          <w:lang w:val="en-US"/>
        </w:rPr>
        <w:sym w:font="Symbol" w:char="F077"/>
      </w:r>
      <w:r w:rsidRPr="00A6623D">
        <w:rPr>
          <w:i/>
          <w:lang w:val="en-US"/>
        </w:rPr>
        <w:t>t</w:t>
      </w:r>
      <w:r w:rsidR="00EC13A1">
        <w:t>.</w:t>
      </w:r>
      <w:r w:rsidRPr="00A6623D">
        <w:tab/>
        <w:t>(</w:t>
      </w:r>
      <w:r>
        <w:t>2</w:t>
      </w:r>
      <w:r w:rsidRPr="00A6623D">
        <w:t>.</w:t>
      </w:r>
      <w:r>
        <w:t>69</w:t>
      </w:r>
      <w:r w:rsidRPr="00A6623D">
        <w:t>)</w:t>
      </w:r>
    </w:p>
    <w:p w:rsidR="00AD7D3C" w:rsidRPr="00A6623D" w:rsidRDefault="00AD7D3C" w:rsidP="00AD7D3C">
      <w:pPr>
        <w:ind w:firstLine="708"/>
        <w:rPr>
          <w:szCs w:val="28"/>
        </w:rPr>
      </w:pPr>
      <w:r w:rsidRPr="00EB19A5">
        <w:rPr>
          <w:szCs w:val="28"/>
        </w:rPr>
        <w:t xml:space="preserve">Благодаря упругой связи между частицами среды спустя некоторое время в колебательное движение вступит и произвольная точка </w:t>
      </w:r>
      <w:r w:rsidRPr="00EB19A5">
        <w:rPr>
          <w:i/>
          <w:szCs w:val="28"/>
        </w:rPr>
        <w:t>М</w:t>
      </w:r>
      <w:r w:rsidRPr="00EB19A5">
        <w:rPr>
          <w:szCs w:val="28"/>
        </w:rPr>
        <w:t xml:space="preserve"> среды, находящаяся на расстоянии </w:t>
      </w:r>
      <w:r w:rsidRPr="00EB19A5">
        <w:rPr>
          <w:i/>
          <w:szCs w:val="28"/>
          <w:lang w:val="en-US"/>
        </w:rPr>
        <w:t>x</w:t>
      </w:r>
      <w:r w:rsidRPr="00EB19A5">
        <w:rPr>
          <w:szCs w:val="28"/>
        </w:rPr>
        <w:t xml:space="preserve">от источника колебаний. Причем, если среда не поглощает энергию (или поглощением энергии средой можно пренебречь), то точка </w:t>
      </w:r>
      <w:r w:rsidRPr="00EB19A5">
        <w:rPr>
          <w:i/>
          <w:szCs w:val="28"/>
        </w:rPr>
        <w:t>М</w:t>
      </w:r>
      <w:r w:rsidR="00F60F18">
        <w:rPr>
          <w:i/>
          <w:szCs w:val="28"/>
        </w:rPr>
        <w:t xml:space="preserve"> </w:t>
      </w:r>
      <w:r>
        <w:rPr>
          <w:szCs w:val="28"/>
        </w:rPr>
        <w:t>будет совершать колебания с той же частотой и амплитудой, что и источник.</w:t>
      </w:r>
    </w:p>
    <w:p w:rsidR="00AD7D3C" w:rsidRPr="00A6623D" w:rsidRDefault="00AD7D3C" w:rsidP="00EC13A1">
      <w:pPr>
        <w:pStyle w:val="af8"/>
      </w:pPr>
      <w:r>
        <w:rPr>
          <w:noProof/>
        </w:rPr>
        <w:drawing>
          <wp:inline distT="0" distB="0" distL="0" distR="0" wp14:anchorId="34B0538D" wp14:editId="6B8210FA">
            <wp:extent cx="2251075" cy="650875"/>
            <wp:effectExtent l="19050" t="0" r="0" b="0"/>
            <wp:docPr id="3986" name="Рисунок 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6"/>
                    <pic:cNvPicPr>
                      <a:picLocks noChangeAspect="1" noChangeArrowheads="1"/>
                    </pic:cNvPicPr>
                  </pic:nvPicPr>
                  <pic:blipFill>
                    <a:blip r:embed="rId558" cstate="print"/>
                    <a:srcRect/>
                    <a:stretch>
                      <a:fillRect/>
                    </a:stretch>
                  </pic:blipFill>
                  <pic:spPr bwMode="auto">
                    <a:xfrm>
                      <a:off x="0" y="0"/>
                      <a:ext cx="2251075" cy="650875"/>
                    </a:xfrm>
                    <a:prstGeom prst="rect">
                      <a:avLst/>
                    </a:prstGeom>
                    <a:noFill/>
                    <a:ln w="9525">
                      <a:noFill/>
                      <a:miter lim="800000"/>
                      <a:headEnd/>
                      <a:tailEnd/>
                    </a:ln>
                  </pic:spPr>
                </pic:pic>
              </a:graphicData>
            </a:graphic>
          </wp:inline>
        </w:drawing>
      </w:r>
    </w:p>
    <w:p w:rsidR="00AD7D3C" w:rsidRPr="009F7EC6" w:rsidRDefault="00AD7D3C" w:rsidP="00AD7D3C">
      <w:pPr>
        <w:pStyle w:val="afff4"/>
      </w:pPr>
      <w:r w:rsidRPr="00D05041">
        <w:t>Рис.</w:t>
      </w:r>
      <w:r w:rsidR="00183F77">
        <w:t> </w:t>
      </w:r>
      <w:r w:rsidRPr="00D05041">
        <w:t>2.1</w:t>
      </w:r>
      <w:r>
        <w:t>9</w:t>
      </w:r>
    </w:p>
    <w:p w:rsidR="00AD7D3C" w:rsidRPr="00A6623D" w:rsidRDefault="00AD7D3C" w:rsidP="00AD7D3C">
      <w:pPr>
        <w:ind w:firstLine="708"/>
        <w:rPr>
          <w:szCs w:val="28"/>
        </w:rPr>
      </w:pPr>
      <w:r w:rsidRPr="00A6623D">
        <w:rPr>
          <w:szCs w:val="28"/>
        </w:rPr>
        <w:t xml:space="preserve">Но так как волне нужно время, чтобы пройти это расстояние </w:t>
      </w:r>
      <w:r w:rsidRPr="00A6623D">
        <w:rPr>
          <w:i/>
          <w:szCs w:val="28"/>
          <w:lang w:val="en-US"/>
        </w:rPr>
        <w:t>x</w:t>
      </w:r>
      <w:r w:rsidRPr="00A6623D">
        <w:rPr>
          <w:szCs w:val="28"/>
        </w:rPr>
        <w:t xml:space="preserve">, то колебания точки </w:t>
      </w:r>
      <w:r w:rsidRPr="00A6623D">
        <w:rPr>
          <w:i/>
          <w:szCs w:val="28"/>
        </w:rPr>
        <w:t>М</w:t>
      </w:r>
      <w:r w:rsidRPr="00A6623D">
        <w:rPr>
          <w:szCs w:val="28"/>
        </w:rPr>
        <w:t xml:space="preserve"> будут отставать по фазе от колебаний в источнике.</w:t>
      </w:r>
    </w:p>
    <w:p w:rsidR="00AD7D3C" w:rsidRPr="00A6623D" w:rsidRDefault="00AD7D3C" w:rsidP="00EC13A1">
      <w:pPr>
        <w:pStyle w:val="affc"/>
      </w:pPr>
      <w:r w:rsidRPr="00A6623D">
        <w:tab/>
      </w:r>
      <w:r w:rsidR="00EC13A1" w:rsidRPr="00EC13A1">
        <w:rPr>
          <w:position w:val="-10"/>
        </w:rPr>
        <w:object w:dxaOrig="2520" w:dyaOrig="340" w14:anchorId="50666C2E">
          <v:shape id="_x0000_i1290" type="#_x0000_t75" style="width:126pt;height:17.25pt" o:ole="" fillcolor="window">
            <v:imagedata r:id="rId559" o:title=""/>
          </v:shape>
          <o:OLEObject Type="Embed" ProgID="Equation.3" ShapeID="_x0000_i1290" DrawAspect="Content" ObjectID="_1824384827" r:id="rId560"/>
        </w:object>
      </w:r>
      <w:r w:rsidRPr="00A6623D">
        <w:t>,</w:t>
      </w:r>
      <w:r w:rsidRPr="00A6623D">
        <w:tab/>
        <w:t>(</w:t>
      </w:r>
      <w:r>
        <w:t>2</w:t>
      </w:r>
      <w:r w:rsidRPr="00A6623D">
        <w:t>.</w:t>
      </w:r>
      <w:r>
        <w:t>70</w:t>
      </w:r>
      <w:r w:rsidRPr="00A6623D">
        <w:t>)</w:t>
      </w:r>
    </w:p>
    <w:p w:rsidR="00AD7D3C" w:rsidRPr="002E08A6" w:rsidRDefault="00AD7D3C" w:rsidP="00EC13A1">
      <w:pPr>
        <w:ind w:firstLine="0"/>
        <w:rPr>
          <w:szCs w:val="28"/>
        </w:rPr>
      </w:pPr>
      <w:r w:rsidRPr="00A6623D">
        <w:rPr>
          <w:szCs w:val="28"/>
        </w:rPr>
        <w:t xml:space="preserve">где </w:t>
      </w:r>
      <w:r w:rsidRPr="00C46669">
        <w:rPr>
          <w:position w:val="-26"/>
          <w:szCs w:val="28"/>
        </w:rPr>
        <w:object w:dxaOrig="660" w:dyaOrig="700" w14:anchorId="25960E2A">
          <v:shape id="_x0000_i1291" type="#_x0000_t75" style="width:33.75pt;height:34.5pt" o:ole="">
            <v:imagedata r:id="rId561" o:title=""/>
          </v:shape>
          <o:OLEObject Type="Embed" ProgID="Equation.3" ShapeID="_x0000_i1291" DrawAspect="Content" ObjectID="_1824384828" r:id="rId562"/>
        </w:object>
      </w:r>
      <w:r w:rsidRPr="00A6623D">
        <w:rPr>
          <w:szCs w:val="28"/>
        </w:rPr>
        <w:t xml:space="preserve"> – время, необходимое для того, чтобы волна от источника дошла до то</w:t>
      </w:r>
      <w:r w:rsidRPr="002E08A6">
        <w:rPr>
          <w:szCs w:val="28"/>
        </w:rPr>
        <w:t xml:space="preserve">чки </w:t>
      </w:r>
      <w:r w:rsidRPr="0027574F">
        <w:rPr>
          <w:i/>
          <w:szCs w:val="28"/>
        </w:rPr>
        <w:t>М</w:t>
      </w:r>
      <w:r w:rsidRPr="002E08A6">
        <w:rPr>
          <w:szCs w:val="28"/>
        </w:rPr>
        <w:t>.</w:t>
      </w:r>
    </w:p>
    <w:p w:rsidR="00AD7D3C" w:rsidRDefault="00AD7D3C" w:rsidP="00AD7D3C">
      <w:pPr>
        <w:rPr>
          <w:szCs w:val="28"/>
        </w:rPr>
      </w:pPr>
      <w:r w:rsidRPr="002E08A6">
        <w:rPr>
          <w:szCs w:val="28"/>
        </w:rPr>
        <w:t>С учетом этого</w:t>
      </w:r>
    </w:p>
    <w:p w:rsidR="00AD7D3C" w:rsidRPr="002E08A6" w:rsidRDefault="00AD7D3C" w:rsidP="00EC13A1">
      <w:pPr>
        <w:pStyle w:val="affc"/>
      </w:pPr>
      <w:r w:rsidRPr="002E08A6">
        <w:tab/>
      </w:r>
      <w:r w:rsidR="00EC13A1" w:rsidRPr="00EC13A1">
        <w:rPr>
          <w:position w:val="-32"/>
        </w:rPr>
        <w:object w:dxaOrig="4660" w:dyaOrig="780" w14:anchorId="6560BD8B">
          <v:shape id="_x0000_i1292" type="#_x0000_t75" style="width:233.95pt;height:38.25pt" o:ole="" fillcolor="window">
            <v:imagedata r:id="rId563" o:title=""/>
          </v:shape>
          <o:OLEObject Type="Embed" ProgID="Equation.3" ShapeID="_x0000_i1292" DrawAspect="Content" ObjectID="_1824384829" r:id="rId564"/>
        </w:object>
      </w:r>
      <w:r w:rsidRPr="00F264A2">
        <w:t>.</w:t>
      </w:r>
      <w:r>
        <w:tab/>
      </w:r>
      <w:r w:rsidRPr="002E08A6">
        <w:t>(</w:t>
      </w:r>
      <w:r>
        <w:t>2</w:t>
      </w:r>
      <w:r w:rsidRPr="002E08A6">
        <w:t>.</w:t>
      </w:r>
      <w:r>
        <w:t>7</w:t>
      </w:r>
      <w:r w:rsidRPr="002E08A6">
        <w:t>1)</w:t>
      </w:r>
    </w:p>
    <w:p w:rsidR="00AD7D3C" w:rsidRDefault="00AD7D3C" w:rsidP="00EC13A1">
      <w:pPr>
        <w:rPr>
          <w:highlight w:val="yellow"/>
        </w:rPr>
      </w:pPr>
      <w:r w:rsidRPr="00EB19A5">
        <w:t xml:space="preserve">Уравнение (2.71) является </w:t>
      </w:r>
      <w:r w:rsidRPr="00EB19A5">
        <w:rPr>
          <w:i/>
        </w:rPr>
        <w:t xml:space="preserve">уравнением </w:t>
      </w:r>
      <w:r w:rsidRPr="00EB19A5">
        <w:t>плоской монохроматической</w:t>
      </w:r>
      <w:r w:rsidRPr="00EB19A5">
        <w:rPr>
          <w:i/>
        </w:rPr>
        <w:t xml:space="preserve"> волны</w:t>
      </w:r>
      <w:r w:rsidRPr="00EB19A5">
        <w:t xml:space="preserve">, распространяющейся в положительном направлении оси </w:t>
      </w:r>
      <w:r w:rsidRPr="00EB19A5">
        <w:rPr>
          <w:i/>
        </w:rPr>
        <w:t>Ох</w:t>
      </w:r>
      <w:r w:rsidRPr="00EB19A5">
        <w:t xml:space="preserve">. </w:t>
      </w:r>
    </w:p>
    <w:p w:rsidR="00AD7D3C" w:rsidRPr="002E08A6" w:rsidRDefault="00AD7D3C" w:rsidP="00EC13A1">
      <w:r w:rsidRPr="00EB19A5">
        <w:t xml:space="preserve">Для плоской монохроматической волны, распространяющейся в отрицательном направлении оси </w:t>
      </w:r>
      <w:r w:rsidRPr="00EB19A5">
        <w:rPr>
          <w:i/>
        </w:rPr>
        <w:t>Ох</w:t>
      </w:r>
      <w:r w:rsidRPr="00EB19A5">
        <w:t xml:space="preserve">, </w:t>
      </w:r>
      <w:r w:rsidRPr="00EB19A5">
        <w:rPr>
          <w:i/>
        </w:rPr>
        <w:t>уравнение волны</w:t>
      </w:r>
      <w:r>
        <w:t xml:space="preserve"> примет вид:</w:t>
      </w:r>
    </w:p>
    <w:p w:rsidR="00AD7D3C" w:rsidRPr="002E08A6" w:rsidRDefault="00AD7D3C" w:rsidP="00EC13A1">
      <w:pPr>
        <w:pStyle w:val="affc"/>
      </w:pPr>
      <w:r w:rsidRPr="002E08A6">
        <w:tab/>
      </w:r>
      <w:r w:rsidR="00EC13A1" w:rsidRPr="00EC13A1">
        <w:rPr>
          <w:position w:val="-32"/>
        </w:rPr>
        <w:object w:dxaOrig="4680" w:dyaOrig="780" w14:anchorId="613325DC">
          <v:shape id="_x0000_i1293" type="#_x0000_t75" style="width:234.7pt;height:38.25pt" o:ole="" fillcolor="window">
            <v:imagedata r:id="rId565" o:title=""/>
          </v:shape>
          <o:OLEObject Type="Embed" ProgID="Equation.3" ShapeID="_x0000_i1293" DrawAspect="Content" ObjectID="_1824384830" r:id="rId566"/>
        </w:object>
      </w:r>
      <w:r w:rsidRPr="00F264A2">
        <w:t>.</w:t>
      </w:r>
      <w:r w:rsidRPr="002E08A6">
        <w:tab/>
        <w:t>(</w:t>
      </w:r>
      <w:r>
        <w:t>2</w:t>
      </w:r>
      <w:r w:rsidRPr="002E08A6">
        <w:t>.</w:t>
      </w:r>
      <w:r>
        <w:t>7</w:t>
      </w:r>
      <w:r w:rsidRPr="002E08A6">
        <w:t>2)</w:t>
      </w:r>
    </w:p>
    <w:p w:rsidR="00AD7D3C" w:rsidRPr="002E08A6" w:rsidRDefault="00AD7D3C" w:rsidP="00AD7D3C">
      <w:pPr>
        <w:ind w:firstLine="708"/>
        <w:rPr>
          <w:szCs w:val="28"/>
        </w:rPr>
      </w:pPr>
      <w:r w:rsidRPr="002E08A6">
        <w:rPr>
          <w:szCs w:val="28"/>
        </w:rPr>
        <w:t>С помощью уравнения волны (</w:t>
      </w:r>
      <w:r>
        <w:rPr>
          <w:szCs w:val="28"/>
        </w:rPr>
        <w:t>2</w:t>
      </w:r>
      <w:r w:rsidRPr="002E08A6">
        <w:rPr>
          <w:szCs w:val="28"/>
        </w:rPr>
        <w:t>.</w:t>
      </w:r>
      <w:r>
        <w:rPr>
          <w:szCs w:val="28"/>
        </w:rPr>
        <w:t>7</w:t>
      </w:r>
      <w:r w:rsidRPr="002E08A6">
        <w:rPr>
          <w:szCs w:val="28"/>
        </w:rPr>
        <w:t>1) можно построить два различных графика:</w:t>
      </w:r>
    </w:p>
    <w:p w:rsidR="00AD7D3C" w:rsidRPr="002E08A6" w:rsidRDefault="00AD7D3C" w:rsidP="00AD7D3C">
      <w:pPr>
        <w:ind w:firstLine="708"/>
        <w:rPr>
          <w:szCs w:val="28"/>
        </w:rPr>
      </w:pPr>
      <w:r w:rsidRPr="002E08A6">
        <w:rPr>
          <w:szCs w:val="28"/>
        </w:rPr>
        <w:t>1)</w:t>
      </w:r>
      <w:r w:rsidR="005D0D24">
        <w:rPr>
          <w:szCs w:val="28"/>
        </w:rPr>
        <w:t> </w:t>
      </w:r>
      <w:r w:rsidRPr="002E08A6">
        <w:rPr>
          <w:szCs w:val="28"/>
        </w:rPr>
        <w:t>«моментальная фотография» волны – зависимость смещения точек среды в данный момент в</w:t>
      </w:r>
      <w:r>
        <w:rPr>
          <w:szCs w:val="28"/>
        </w:rPr>
        <w:t>ремени от их координат (рис</w:t>
      </w:r>
      <w:r w:rsidR="00AB38AB">
        <w:rPr>
          <w:szCs w:val="28"/>
        </w:rPr>
        <w:t>. </w:t>
      </w:r>
      <w:r>
        <w:rPr>
          <w:szCs w:val="28"/>
        </w:rPr>
        <w:t>2</w:t>
      </w:r>
      <w:r w:rsidRPr="002E08A6">
        <w:rPr>
          <w:szCs w:val="28"/>
        </w:rPr>
        <w:t>.</w:t>
      </w:r>
      <w:r>
        <w:rPr>
          <w:szCs w:val="28"/>
        </w:rPr>
        <w:t>20</w:t>
      </w:r>
      <w:r w:rsidR="00AB38AB">
        <w:rPr>
          <w:szCs w:val="28"/>
        </w:rPr>
        <w:t>, </w:t>
      </w:r>
      <w:r w:rsidR="00435F66" w:rsidRPr="00533674">
        <w:rPr>
          <w:i/>
          <w:szCs w:val="28"/>
        </w:rPr>
        <w:t>а</w:t>
      </w:r>
      <w:r w:rsidRPr="002E08A6">
        <w:rPr>
          <w:szCs w:val="28"/>
        </w:rPr>
        <w:t>);</w:t>
      </w:r>
    </w:p>
    <w:p w:rsidR="00AD7D3C" w:rsidRPr="002E08A6" w:rsidRDefault="00AD7D3C" w:rsidP="00AD7D3C">
      <w:pPr>
        <w:ind w:firstLine="708"/>
        <w:rPr>
          <w:szCs w:val="28"/>
        </w:rPr>
      </w:pPr>
      <w:r w:rsidRPr="002E08A6">
        <w:rPr>
          <w:szCs w:val="28"/>
        </w:rPr>
        <w:t>2)</w:t>
      </w:r>
      <w:r w:rsidR="005D0D24">
        <w:rPr>
          <w:szCs w:val="28"/>
        </w:rPr>
        <w:t> </w:t>
      </w:r>
      <w:r w:rsidRPr="002E08A6">
        <w:rPr>
          <w:szCs w:val="28"/>
        </w:rPr>
        <w:t>«временная развертка» – зависимость смещения конкретной точки среды от времени</w:t>
      </w:r>
      <w:r>
        <w:rPr>
          <w:szCs w:val="28"/>
        </w:rPr>
        <w:t xml:space="preserve"> (рис</w:t>
      </w:r>
      <w:r w:rsidR="00AB38AB">
        <w:rPr>
          <w:szCs w:val="28"/>
        </w:rPr>
        <w:t>. </w:t>
      </w:r>
      <w:r>
        <w:rPr>
          <w:szCs w:val="28"/>
        </w:rPr>
        <w:t>2</w:t>
      </w:r>
      <w:r w:rsidRPr="002E08A6">
        <w:rPr>
          <w:szCs w:val="28"/>
        </w:rPr>
        <w:t>.</w:t>
      </w:r>
      <w:r>
        <w:rPr>
          <w:szCs w:val="28"/>
        </w:rPr>
        <w:t>20</w:t>
      </w:r>
      <w:r w:rsidR="00AB38AB">
        <w:rPr>
          <w:szCs w:val="28"/>
        </w:rPr>
        <w:t>, </w:t>
      </w:r>
      <w:r w:rsidR="00435F66" w:rsidRPr="00533674">
        <w:rPr>
          <w:i/>
          <w:szCs w:val="28"/>
        </w:rPr>
        <w:t>б</w:t>
      </w:r>
      <w:r>
        <w:rPr>
          <w:szCs w:val="28"/>
        </w:rPr>
        <w:t>).</w:t>
      </w:r>
    </w:p>
    <w:p w:rsidR="00AD7D3C" w:rsidRPr="002E08A6" w:rsidRDefault="00AD7D3C" w:rsidP="00AD7D3C">
      <w:pPr>
        <w:pStyle w:val="af8"/>
      </w:pPr>
      <w:r>
        <w:rPr>
          <w:noProof/>
        </w:rPr>
        <w:drawing>
          <wp:inline distT="0" distB="0" distL="0" distR="0" wp14:anchorId="77D22EF8" wp14:editId="5560CC5D">
            <wp:extent cx="4202430" cy="1186815"/>
            <wp:effectExtent l="19050" t="0" r="7620" b="0"/>
            <wp:docPr id="3991" name="Рисунок 3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1"/>
                    <pic:cNvPicPr>
                      <a:picLocks noChangeAspect="1" noChangeArrowheads="1"/>
                    </pic:cNvPicPr>
                  </pic:nvPicPr>
                  <pic:blipFill>
                    <a:blip r:embed="rId567" cstate="print"/>
                    <a:srcRect/>
                    <a:stretch>
                      <a:fillRect/>
                    </a:stretch>
                  </pic:blipFill>
                  <pic:spPr bwMode="auto">
                    <a:xfrm>
                      <a:off x="0" y="0"/>
                      <a:ext cx="4202430" cy="1186815"/>
                    </a:xfrm>
                    <a:prstGeom prst="rect">
                      <a:avLst/>
                    </a:prstGeom>
                    <a:noFill/>
                    <a:ln w="9525">
                      <a:noFill/>
                      <a:miter lim="800000"/>
                      <a:headEnd/>
                      <a:tailEnd/>
                    </a:ln>
                  </pic:spPr>
                </pic:pic>
              </a:graphicData>
            </a:graphic>
          </wp:inline>
        </w:drawing>
      </w:r>
    </w:p>
    <w:p w:rsidR="00AD7D3C" w:rsidRDefault="00AD7D3C" w:rsidP="00AD7D3C">
      <w:pPr>
        <w:pStyle w:val="afff4"/>
      </w:pPr>
      <w:r w:rsidRPr="0027574F">
        <w:t>Рис</w:t>
      </w:r>
      <w:r w:rsidR="00D95EDE" w:rsidRPr="0027574F">
        <w:t>.</w:t>
      </w:r>
      <w:r w:rsidR="00D95EDE">
        <w:t> </w:t>
      </w:r>
      <w:r w:rsidRPr="0027574F">
        <w:t>2.</w:t>
      </w:r>
      <w:r>
        <w:t>20</w:t>
      </w:r>
    </w:p>
    <w:p w:rsidR="00AD7D3C" w:rsidRPr="00EC13A1" w:rsidRDefault="00AD7D3C" w:rsidP="00AD7D3C">
      <w:pPr>
        <w:pStyle w:val="22"/>
        <w:ind w:firstLine="708"/>
        <w:rPr>
          <w:szCs w:val="28"/>
          <w:u w:val="none"/>
        </w:rPr>
      </w:pPr>
      <w:r w:rsidRPr="00EC13A1">
        <w:rPr>
          <w:szCs w:val="28"/>
          <w:u w:val="none"/>
        </w:rPr>
        <w:t>С помощью уравнений (2.71) и (2.72), можно найти скорость и ускорение частиц среды, в которой распространяется волна, в любой момент времени:</w:t>
      </w:r>
    </w:p>
    <w:p w:rsidR="00AD7D3C" w:rsidRPr="00A6623D" w:rsidRDefault="00AD7D3C" w:rsidP="00AD7D3C">
      <w:pPr>
        <w:pStyle w:val="16"/>
      </w:pPr>
      <w:r w:rsidRPr="002E08A6">
        <w:tab/>
      </w:r>
      <w:r w:rsidR="00EC13A1" w:rsidRPr="00EB19A5">
        <w:rPr>
          <w:position w:val="-26"/>
        </w:rPr>
        <w:object w:dxaOrig="5640" w:dyaOrig="700" w14:anchorId="29438FDC">
          <v:shape id="_x0000_i1294" type="#_x0000_t75" style="width:282pt;height:34.5pt" o:ole="">
            <v:imagedata r:id="rId568" o:title=""/>
          </v:shape>
          <o:OLEObject Type="Embed" ProgID="Equation.3" ShapeID="_x0000_i1294" DrawAspect="Content" ObjectID="_1824384831" r:id="rId569"/>
        </w:object>
      </w:r>
      <w:r>
        <w:t>,</w:t>
      </w:r>
      <w:r w:rsidRPr="00A6623D">
        <w:tab/>
        <w:t>(</w:t>
      </w:r>
      <w:r>
        <w:t>2</w:t>
      </w:r>
      <w:r w:rsidRPr="00A6623D">
        <w:t>.</w:t>
      </w:r>
      <w:r>
        <w:t>73</w:t>
      </w:r>
      <w:r w:rsidRPr="00A6623D">
        <w:t>)</w:t>
      </w:r>
    </w:p>
    <w:p w:rsidR="00AD7D3C" w:rsidRDefault="00AD7D3C" w:rsidP="00AD7D3C">
      <w:pPr>
        <w:pStyle w:val="16"/>
      </w:pPr>
      <w:r w:rsidRPr="00A6623D">
        <w:tab/>
      </w:r>
      <w:r w:rsidR="00EC13A1" w:rsidRPr="00EB19A5">
        <w:rPr>
          <w:position w:val="-26"/>
        </w:rPr>
        <w:object w:dxaOrig="5899" w:dyaOrig="740" w14:anchorId="05D4A571">
          <v:shape id="_x0000_i1295" type="#_x0000_t75" style="width:294.05pt;height:37.5pt" o:ole="">
            <v:imagedata r:id="rId570" o:title=""/>
          </v:shape>
          <o:OLEObject Type="Embed" ProgID="Equation.3" ShapeID="_x0000_i1295" DrawAspect="Content" ObjectID="_1824384832" r:id="rId571"/>
        </w:object>
      </w:r>
      <w:r>
        <w:t>.</w:t>
      </w:r>
      <w:r>
        <w:tab/>
        <w:t>(2</w:t>
      </w:r>
      <w:r w:rsidRPr="00A6623D">
        <w:t>.</w:t>
      </w:r>
      <w:r>
        <w:t>74</w:t>
      </w:r>
      <w:r w:rsidRPr="00A6623D">
        <w:t>)</w:t>
      </w:r>
    </w:p>
    <w:p w:rsidR="00AD7D3C" w:rsidRPr="00871227" w:rsidRDefault="00AD7D3C" w:rsidP="005D0D24">
      <w:r>
        <w:t xml:space="preserve">Выбор знака перед вторым слагаемым в скобках, определяется направлением распространения плоской волны: знак «–» ставится если волна распространяется в положительном направлении оси </w:t>
      </w:r>
      <w:r w:rsidRPr="009F17CC">
        <w:rPr>
          <w:i/>
        </w:rPr>
        <w:t>Ох</w:t>
      </w:r>
      <w:r>
        <w:t xml:space="preserve">, и знак «+» – если в отрицательном направлении оси </w:t>
      </w:r>
      <w:r w:rsidRPr="009F17CC">
        <w:rPr>
          <w:i/>
        </w:rPr>
        <w:t>Ох</w:t>
      </w:r>
      <w:r>
        <w:t>.</w:t>
      </w:r>
    </w:p>
    <w:p w:rsidR="00AD7D3C" w:rsidRPr="00A6623D" w:rsidRDefault="00AD7D3C" w:rsidP="00AD7D3C">
      <w:pPr>
        <w:pStyle w:val="3"/>
      </w:pPr>
      <w:bookmarkStart w:id="169" w:name="_Toc461574324"/>
      <w:bookmarkStart w:id="170" w:name="_Toc485459382"/>
      <w:bookmarkStart w:id="171" w:name="_Toc485534332"/>
      <w:r>
        <w:t xml:space="preserve">2.8.3. </w:t>
      </w:r>
      <w:r w:rsidRPr="00A6623D">
        <w:t>Волновое уравнение</w:t>
      </w:r>
      <w:bookmarkEnd w:id="169"/>
      <w:bookmarkEnd w:id="170"/>
      <w:bookmarkEnd w:id="171"/>
    </w:p>
    <w:p w:rsidR="00AD7D3C" w:rsidRPr="00EC13A1" w:rsidRDefault="00AD7D3C" w:rsidP="00EC13A1">
      <w:r w:rsidRPr="00EC13A1">
        <w:t xml:space="preserve">Уравнения (2.71), (2.72) плоской волны, распространяющейся в положительном (отрицательном) направлении оси </w:t>
      </w:r>
      <w:r w:rsidRPr="00EC13A1">
        <w:rPr>
          <w:i/>
        </w:rPr>
        <w:t>Ох</w:t>
      </w:r>
      <w:r w:rsidRPr="00EC13A1">
        <w:t xml:space="preserve"> являются решениями дифференциального уравнения второго порядка, называемого </w:t>
      </w:r>
      <w:r w:rsidRPr="00EC13A1">
        <w:rPr>
          <w:i/>
        </w:rPr>
        <w:t>волновым</w:t>
      </w:r>
      <w:r w:rsidRPr="00EC13A1">
        <w:t>:</w:t>
      </w:r>
    </w:p>
    <w:p w:rsidR="00AD7D3C" w:rsidRPr="002E08A6" w:rsidRDefault="004F2577" w:rsidP="00EC13A1">
      <w:pPr>
        <w:pStyle w:val="affc"/>
      </w:pPr>
      <w:r w:rsidRPr="0044612A">
        <w:tab/>
      </w:r>
      <w:r w:rsidRPr="00EC13A1">
        <w:rPr>
          <w:position w:val="-26"/>
        </w:rPr>
        <w:object w:dxaOrig="1579" w:dyaOrig="740" w14:anchorId="2FB48FBE">
          <v:shape id="_x0000_i1296" type="#_x0000_t75" style="width:78pt;height:37.5pt" o:ole="">
            <v:imagedata r:id="rId572" o:title=""/>
          </v:shape>
          <o:OLEObject Type="Embed" ProgID="Equation.3" ShapeID="_x0000_i1296" DrawAspect="Content" ObjectID="_1824384833" r:id="rId573"/>
        </w:object>
      </w:r>
      <w:r w:rsidR="00AD7D3C" w:rsidRPr="002E08A6">
        <w:t>.</w:t>
      </w:r>
      <w:r w:rsidR="00AD7D3C" w:rsidRPr="002E08A6">
        <w:tab/>
        <w:t>(</w:t>
      </w:r>
      <w:r w:rsidR="00AD7D3C">
        <w:t>2</w:t>
      </w:r>
      <w:r w:rsidR="00AD7D3C" w:rsidRPr="002E08A6">
        <w:t>.</w:t>
      </w:r>
      <w:r w:rsidR="00AD7D3C">
        <w:t>75</w:t>
      </w:r>
      <w:r w:rsidR="00AD7D3C" w:rsidRPr="002E08A6">
        <w:t>)</w:t>
      </w:r>
    </w:p>
    <w:p w:rsidR="00AD7D3C" w:rsidRPr="002E08A6" w:rsidRDefault="00AD7D3C" w:rsidP="004F2577">
      <w:r w:rsidRPr="00C46669">
        <w:t xml:space="preserve">Если плоская гармоническая волна распространяется в произвольном направлении, которое можно задать радиус-вектором </w:t>
      </w:r>
      <w:r w:rsidRPr="00C46669">
        <w:rPr>
          <w:position w:val="-4"/>
        </w:rPr>
        <w:object w:dxaOrig="220" w:dyaOrig="279" w14:anchorId="35531699">
          <v:shape id="_x0000_i1297" type="#_x0000_t75" style="width:10.5pt;height:13.5pt" o:ole="" fillcolor="window">
            <v:imagedata r:id="rId574" o:title=""/>
          </v:shape>
          <o:OLEObject Type="Embed" ProgID="Equation.3" ShapeID="_x0000_i1297" DrawAspect="Content" ObjectID="_1824384834" r:id="rId575"/>
        </w:object>
      </w:r>
      <w:r w:rsidRPr="00C46669">
        <w:t>,</w:t>
      </w:r>
      <w:r>
        <w:t xml:space="preserve">то ее </w:t>
      </w:r>
      <w:r w:rsidRPr="002E08A6">
        <w:t xml:space="preserve">волновое уравнение и уравнение волны запишутся, соответственно, следующим образом </w:t>
      </w:r>
    </w:p>
    <w:p w:rsidR="00AD7D3C" w:rsidRPr="002E08A6" w:rsidRDefault="00AD7D3C" w:rsidP="00AD7D3C">
      <w:pPr>
        <w:pStyle w:val="16"/>
      </w:pPr>
      <w:r>
        <w:tab/>
      </w:r>
      <w:r w:rsidRPr="003A6DE4">
        <w:rPr>
          <w:position w:val="-32"/>
        </w:rPr>
        <w:object w:dxaOrig="6240" w:dyaOrig="800" w14:anchorId="56A35D70">
          <v:shape id="_x0000_i1298" type="#_x0000_t75" style="width:312pt;height:40.5pt" o:ole="">
            <v:imagedata r:id="rId576" o:title=""/>
          </v:shape>
          <o:OLEObject Type="Embed" ProgID="Equation.3" ShapeID="_x0000_i1298" DrawAspect="Content" ObjectID="_1824384835" r:id="rId577"/>
        </w:object>
      </w:r>
      <w:r w:rsidRPr="002E08A6">
        <w:t>,</w:t>
      </w:r>
      <w:r w:rsidRPr="002E08A6">
        <w:tab/>
        <w:t>(</w:t>
      </w:r>
      <w:r>
        <w:t>2</w:t>
      </w:r>
      <w:r w:rsidRPr="002E08A6">
        <w:t>.</w:t>
      </w:r>
      <w:r>
        <w:t>76</w:t>
      </w:r>
      <w:r w:rsidRPr="002E08A6">
        <w:t>)</w:t>
      </w:r>
    </w:p>
    <w:p w:rsidR="00AD7D3C" w:rsidRPr="0080089C" w:rsidRDefault="00AD7D3C" w:rsidP="004F2577">
      <w:pPr>
        <w:pStyle w:val="3"/>
      </w:pPr>
      <w:bookmarkStart w:id="172" w:name="_Toc485459383"/>
      <w:bookmarkStart w:id="173" w:name="_Toc485534333"/>
      <w:r w:rsidRPr="00D33753">
        <w:t xml:space="preserve">Вопросы и задания для самоконтроля к лекции </w:t>
      </w:r>
      <w:r>
        <w:t>6</w:t>
      </w:r>
      <w:bookmarkEnd w:id="172"/>
      <w:bookmarkEnd w:id="173"/>
    </w:p>
    <w:p w:rsidR="00AD7D3C" w:rsidRPr="00E612CD" w:rsidRDefault="00AD7D3C" w:rsidP="005D0D24">
      <w:pPr>
        <w:numPr>
          <w:ilvl w:val="0"/>
          <w:numId w:val="11"/>
        </w:numPr>
        <w:tabs>
          <w:tab w:val="left" w:pos="1134"/>
        </w:tabs>
        <w:ind w:left="0" w:firstLine="709"/>
        <w:rPr>
          <w:szCs w:val="28"/>
        </w:rPr>
      </w:pPr>
      <w:r w:rsidRPr="00E612CD">
        <w:rPr>
          <w:szCs w:val="28"/>
        </w:rPr>
        <w:t xml:space="preserve"> Сформулируйте определения поперечной и продольной волны. В каких средах они могут распространяться?</w:t>
      </w:r>
    </w:p>
    <w:p w:rsidR="00AD7D3C" w:rsidRPr="004F2577" w:rsidRDefault="00AD7D3C" w:rsidP="005D0D24">
      <w:pPr>
        <w:pStyle w:val="aff7"/>
        <w:numPr>
          <w:ilvl w:val="0"/>
          <w:numId w:val="11"/>
        </w:numPr>
        <w:tabs>
          <w:tab w:val="left" w:pos="1134"/>
        </w:tabs>
        <w:spacing w:before="0" w:after="0" w:line="360" w:lineRule="auto"/>
        <w:ind w:left="0" w:firstLine="709"/>
        <w:jc w:val="both"/>
        <w:rPr>
          <w:rFonts w:ascii="Times New Roman" w:hAnsi="Times New Roman"/>
          <w:sz w:val="28"/>
          <w:szCs w:val="28"/>
        </w:rPr>
      </w:pPr>
      <w:r w:rsidRPr="004F2577">
        <w:rPr>
          <w:rFonts w:ascii="Times New Roman" w:hAnsi="Times New Roman"/>
          <w:sz w:val="28"/>
          <w:szCs w:val="28"/>
        </w:rPr>
        <w:t xml:space="preserve">Выберите утверждения, которые Вы считаете верными для волны, распространяющейся в упругой среде? </w:t>
      </w:r>
    </w:p>
    <w:p w:rsidR="00AD7D3C" w:rsidRDefault="00F60F18" w:rsidP="005D0D24">
      <w:pPr>
        <w:numPr>
          <w:ilvl w:val="1"/>
          <w:numId w:val="12"/>
        </w:numPr>
        <w:ind w:left="1701" w:hanging="566"/>
      </w:pPr>
      <w:r>
        <w:t xml:space="preserve">фронт </w:t>
      </w:r>
      <w:r w:rsidR="00AD7D3C">
        <w:t>волны является волновой поверхностью;</w:t>
      </w:r>
    </w:p>
    <w:p w:rsidR="00AD7D3C" w:rsidRDefault="00F60F18" w:rsidP="005D0D24">
      <w:pPr>
        <w:numPr>
          <w:ilvl w:val="1"/>
          <w:numId w:val="12"/>
        </w:numPr>
        <w:ind w:left="1701" w:hanging="566"/>
      </w:pPr>
      <w:r>
        <w:t xml:space="preserve">волновые </w:t>
      </w:r>
      <w:r w:rsidR="00AD7D3C">
        <w:t>поверхности при распространении волны перемещаются;</w:t>
      </w:r>
    </w:p>
    <w:p w:rsidR="00AD7D3C" w:rsidRDefault="00F60F18" w:rsidP="005D0D24">
      <w:pPr>
        <w:numPr>
          <w:ilvl w:val="1"/>
          <w:numId w:val="12"/>
        </w:numPr>
        <w:ind w:left="1701" w:hanging="566"/>
      </w:pPr>
      <w:r>
        <w:t xml:space="preserve">частицы </w:t>
      </w:r>
      <w:r w:rsidR="00AD7D3C">
        <w:t>среды вместе с волной не перемещаются, перемещается только фронт волны</w:t>
      </w:r>
      <w:r w:rsidR="00435F66" w:rsidRPr="00533674">
        <w:t>;</w:t>
      </w:r>
    </w:p>
    <w:p w:rsidR="00AD7D3C" w:rsidRPr="00CC14F1" w:rsidRDefault="00F60F18" w:rsidP="005D0D24">
      <w:pPr>
        <w:numPr>
          <w:ilvl w:val="1"/>
          <w:numId w:val="12"/>
        </w:numPr>
        <w:ind w:left="1701" w:hanging="566"/>
      </w:pPr>
      <w:r>
        <w:t xml:space="preserve">волновых </w:t>
      </w:r>
      <w:r w:rsidR="00AD7D3C">
        <w:t>поверхностей может быть бесконечное множество.</w:t>
      </w:r>
    </w:p>
    <w:p w:rsidR="00AD7D3C" w:rsidRPr="0032731C" w:rsidRDefault="00AD7D3C" w:rsidP="005D0D24">
      <w:pPr>
        <w:numPr>
          <w:ilvl w:val="0"/>
          <w:numId w:val="11"/>
        </w:numPr>
        <w:tabs>
          <w:tab w:val="left" w:pos="1134"/>
        </w:tabs>
        <w:ind w:left="0" w:firstLine="709"/>
        <w:rPr>
          <w:szCs w:val="28"/>
        </w:rPr>
      </w:pPr>
      <w:r>
        <w:t xml:space="preserve">Для двух точек плоской гармонической волны, расстояние между которыми </w:t>
      </w:r>
      <w:r w:rsidRPr="00D83989">
        <w:rPr>
          <w:i/>
          <w:lang w:val="en-US"/>
        </w:rPr>
        <w:t>l</w:t>
      </w:r>
      <w:r w:rsidRPr="00D83989">
        <w:t>=</w:t>
      </w:r>
      <w:r w:rsidRPr="00B62840">
        <w:t>3</w:t>
      </w:r>
      <w:r>
        <w:sym w:font="Symbol" w:char="F06C"/>
      </w:r>
      <w:r w:rsidRPr="00B62840">
        <w:t>/</w:t>
      </w:r>
      <w:r>
        <w:t>4, разность фаз колебаний равна…</w:t>
      </w:r>
    </w:p>
    <w:p w:rsidR="00AD7D3C" w:rsidRDefault="00AD7D3C" w:rsidP="00AD7D3C">
      <w:pPr>
        <w:ind w:left="720"/>
        <w:jc w:val="center"/>
      </w:pPr>
      <w:r>
        <w:t xml:space="preserve">1) </w:t>
      </w:r>
      <w:r>
        <w:sym w:font="Symbol" w:char="F044"/>
      </w:r>
      <w:r>
        <w:sym w:font="Symbol" w:char="F06A"/>
      </w:r>
      <w:r>
        <w:t>=4π/3</w:t>
      </w:r>
      <w:r>
        <w:tab/>
      </w:r>
      <w:r>
        <w:tab/>
        <w:t xml:space="preserve">2) </w:t>
      </w:r>
      <w:r>
        <w:sym w:font="Symbol" w:char="F044"/>
      </w:r>
      <w:r>
        <w:sym w:font="Symbol" w:char="F06A"/>
      </w:r>
      <w:r>
        <w:t>=3π/2</w:t>
      </w:r>
      <w:r>
        <w:tab/>
      </w:r>
      <w:r>
        <w:tab/>
        <w:t xml:space="preserve">3) </w:t>
      </w:r>
      <w:r>
        <w:sym w:font="Symbol" w:char="F044"/>
      </w:r>
      <w:r>
        <w:sym w:font="Symbol" w:char="F06A"/>
      </w:r>
      <w:r>
        <w:t>=π/2</w:t>
      </w:r>
      <w:r>
        <w:tab/>
      </w:r>
      <w:r>
        <w:tab/>
        <w:t xml:space="preserve">4) </w:t>
      </w:r>
      <w:r>
        <w:sym w:font="Symbol" w:char="F044"/>
      </w:r>
      <w:r>
        <w:sym w:font="Symbol" w:char="F06A"/>
      </w:r>
      <w:r>
        <w:t>=π</w:t>
      </w:r>
    </w:p>
    <w:p w:rsidR="00AD7D3C" w:rsidRDefault="00AD7D3C" w:rsidP="005D0D24">
      <w:pPr>
        <w:numPr>
          <w:ilvl w:val="0"/>
          <w:numId w:val="11"/>
        </w:numPr>
        <w:tabs>
          <w:tab w:val="left" w:pos="1134"/>
        </w:tabs>
        <w:ind w:left="0" w:firstLine="709"/>
      </w:pPr>
      <w:r>
        <w:t>Чему равна длина волны</w:t>
      </w:r>
      <w:r w:rsidR="00F60F18">
        <w:t xml:space="preserve"> </w:t>
      </w:r>
      <w:r>
        <w:t xml:space="preserve">с частотой 4 Гц, распространяющейся по шнуру со скоростью 8 м/с? </w:t>
      </w:r>
    </w:p>
    <w:p w:rsidR="00C05312" w:rsidRPr="00533674" w:rsidRDefault="00AD7D3C" w:rsidP="005D0D24">
      <w:pPr>
        <w:numPr>
          <w:ilvl w:val="0"/>
          <w:numId w:val="11"/>
        </w:numPr>
        <w:tabs>
          <w:tab w:val="left" w:pos="1134"/>
        </w:tabs>
        <w:ind w:left="0" w:firstLine="709"/>
      </w:pPr>
      <w:r>
        <w:rPr>
          <w:noProof/>
        </w:rPr>
        <w:drawing>
          <wp:anchor distT="0" distB="0" distL="114300" distR="114300" simplePos="0" relativeHeight="251696128" behindDoc="1" locked="0" layoutInCell="1" allowOverlap="0" wp14:anchorId="324D5D14" wp14:editId="5CF8954A">
            <wp:simplePos x="0" y="0"/>
            <wp:positionH relativeFrom="column">
              <wp:posOffset>2486025</wp:posOffset>
            </wp:positionH>
            <wp:positionV relativeFrom="paragraph">
              <wp:posOffset>370205</wp:posOffset>
            </wp:positionV>
            <wp:extent cx="3618230" cy="1512570"/>
            <wp:effectExtent l="19050" t="0" r="1270" b="0"/>
            <wp:wrapTight wrapText="bothSides">
              <wp:wrapPolygon edited="0">
                <wp:start x="-114" y="0"/>
                <wp:lineTo x="-114" y="21219"/>
                <wp:lineTo x="21608" y="21219"/>
                <wp:lineTo x="21608" y="0"/>
                <wp:lineTo x="-114" y="0"/>
              </wp:wrapPolygon>
            </wp:wrapTight>
            <wp:docPr id="5317"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578" cstate="print"/>
                    <a:srcRect/>
                    <a:stretch>
                      <a:fillRect/>
                    </a:stretch>
                  </pic:blipFill>
                  <pic:spPr bwMode="auto">
                    <a:xfrm>
                      <a:off x="0" y="0"/>
                      <a:ext cx="3618230" cy="1512570"/>
                    </a:xfrm>
                    <a:prstGeom prst="rect">
                      <a:avLst/>
                    </a:prstGeom>
                    <a:noFill/>
                    <a:ln w="9525">
                      <a:noFill/>
                      <a:miter lim="800000"/>
                      <a:headEnd/>
                      <a:tailEnd/>
                    </a:ln>
                  </pic:spPr>
                </pic:pic>
              </a:graphicData>
            </a:graphic>
          </wp:anchor>
        </w:drawing>
      </w:r>
      <w:r w:rsidRPr="0017792A">
        <w:t>На рисунке приведены фотографи</w:t>
      </w:r>
      <w:r>
        <w:t>я</w:t>
      </w:r>
      <w:r w:rsidR="00F60F18">
        <w:t xml:space="preserve"> </w:t>
      </w:r>
      <w:r>
        <w:t xml:space="preserve">плоской </w:t>
      </w:r>
      <w:r w:rsidRPr="0017792A">
        <w:t>волны</w:t>
      </w:r>
      <w:r>
        <w:t>, распространяющейся в упругой среде</w:t>
      </w:r>
      <w:r w:rsidR="00F60F18">
        <w:t xml:space="preserve"> </w:t>
      </w:r>
      <w:r>
        <w:t xml:space="preserve">вдоль оси </w:t>
      </w:r>
      <w:r w:rsidRPr="0017792A">
        <w:t>0</w:t>
      </w:r>
      <w:r w:rsidRPr="0017792A">
        <w:rPr>
          <w:i/>
        </w:rPr>
        <w:t>х</w:t>
      </w:r>
      <w:r w:rsidRPr="001A4B8F">
        <w:t>,</w:t>
      </w:r>
      <w:r w:rsidRPr="0017792A">
        <w:t xml:space="preserve"> в </w:t>
      </w:r>
      <w:r>
        <w:t xml:space="preserve">некоторый </w:t>
      </w:r>
      <w:r w:rsidRPr="0017792A">
        <w:t xml:space="preserve">момент времени и зависимость скорости </w:t>
      </w:r>
      <w:r>
        <w:t>колебаний произвольной</w:t>
      </w:r>
      <w:r w:rsidRPr="0017792A">
        <w:t xml:space="preserve"> частицы среды от времени. Используя приведенные </w:t>
      </w:r>
      <w:r>
        <w:t>зависимости</w:t>
      </w:r>
      <w:r w:rsidRPr="0017792A">
        <w:t>, определит</w:t>
      </w:r>
      <w:r>
        <w:t>е</w:t>
      </w:r>
      <w:r w:rsidR="00435F66" w:rsidRPr="00533674">
        <w:t xml:space="preserve"> </w:t>
      </w:r>
      <w:r>
        <w:t xml:space="preserve">фазовую скорость </w:t>
      </w:r>
      <w:r w:rsidRPr="0017792A">
        <w:t>волны и максимальную скорость колебаний частиц среды.</w:t>
      </w:r>
    </w:p>
    <w:p w:rsidR="00AD7D3C" w:rsidRDefault="00AD7D3C" w:rsidP="004F2577">
      <w:pPr>
        <w:pStyle w:val="1"/>
      </w:pPr>
      <w:bookmarkStart w:id="174" w:name="_Toc485534334"/>
      <w:r w:rsidRPr="0017792A">
        <w:t>Лекция 7</w:t>
      </w:r>
      <w:bookmarkEnd w:id="174"/>
    </w:p>
    <w:p w:rsidR="00AD7D3C" w:rsidRPr="00044DBA" w:rsidRDefault="00AD7D3C" w:rsidP="00AD7D3C">
      <w:r w:rsidRPr="008B508F">
        <w:rPr>
          <w:b/>
        </w:rPr>
        <w:t>Основные понятия и законы</w:t>
      </w:r>
      <w:r w:rsidRPr="008B508F">
        <w:t>, которые должны быть освоены в ходе лекции:</w:t>
      </w:r>
      <w:r w:rsidR="00435F66" w:rsidRPr="00533674">
        <w:t xml:space="preserve"> </w:t>
      </w:r>
      <w:r w:rsidRPr="00C21F8E">
        <w:t>определение электромагнитной волны</w:t>
      </w:r>
      <w:r>
        <w:t xml:space="preserve"> (ЭМВ,</w:t>
      </w:r>
      <w:r w:rsidRPr="00C21F8E">
        <w:t xml:space="preserve"> основные свойства</w:t>
      </w:r>
      <w:r>
        <w:t xml:space="preserve"> ЭМВ</w:t>
      </w:r>
      <w:r w:rsidRPr="00C21F8E">
        <w:t>; волновое уравнение; объемная плотность э</w:t>
      </w:r>
      <w:r>
        <w:t xml:space="preserve">нергии электромагнитной волны; </w:t>
      </w:r>
      <w:r w:rsidRPr="00C21F8E">
        <w:t>поток энергии; вектор Умова – Пой</w:t>
      </w:r>
      <w:r w:rsidR="005D0D24">
        <w:t>н</w:t>
      </w:r>
      <w:r w:rsidRPr="00C21F8E">
        <w:t>тинга</w:t>
      </w:r>
      <w:r>
        <w:t>.</w:t>
      </w:r>
    </w:p>
    <w:p w:rsidR="00AD7D3C" w:rsidRPr="001F1ED9" w:rsidRDefault="00AD7D3C" w:rsidP="00AD7D3C">
      <w:pPr>
        <w:pStyle w:val="20"/>
      </w:pPr>
      <w:bookmarkStart w:id="175" w:name="_Toc308781360"/>
      <w:bookmarkStart w:id="176" w:name="_Toc461574325"/>
      <w:bookmarkStart w:id="177" w:name="_Toc485459384"/>
      <w:bookmarkStart w:id="178" w:name="_Toc485534335"/>
      <w:bookmarkStart w:id="179" w:name="_Toc216848301"/>
      <w:r w:rsidRPr="001F1ED9">
        <w:t>2.</w:t>
      </w:r>
      <w:r>
        <w:t>9</w:t>
      </w:r>
      <w:r w:rsidRPr="001F1ED9">
        <w:t>. Электромагнитные волны</w:t>
      </w:r>
      <w:bookmarkEnd w:id="175"/>
      <w:bookmarkEnd w:id="176"/>
      <w:bookmarkEnd w:id="177"/>
      <w:bookmarkEnd w:id="178"/>
    </w:p>
    <w:p w:rsidR="00AD7D3C" w:rsidRDefault="00AD7D3C" w:rsidP="00AD7D3C">
      <w:pPr>
        <w:pStyle w:val="3"/>
        <w:rPr>
          <w:i w:val="0"/>
          <w:szCs w:val="28"/>
        </w:rPr>
      </w:pPr>
      <w:bookmarkStart w:id="180" w:name="_Toc461574326"/>
      <w:bookmarkStart w:id="181" w:name="_Toc485459385"/>
      <w:bookmarkStart w:id="182" w:name="_Toc485534336"/>
      <w:r>
        <w:rPr>
          <w:szCs w:val="28"/>
        </w:rPr>
        <w:t>2.9.</w:t>
      </w:r>
      <w:r>
        <w:t xml:space="preserve">1.Основные </w:t>
      </w:r>
      <w:r w:rsidRPr="005E7AF3">
        <w:t>свойства электромагнитных волн. Волновое уравнение</w:t>
      </w:r>
      <w:bookmarkEnd w:id="180"/>
      <w:bookmarkEnd w:id="181"/>
      <w:bookmarkEnd w:id="182"/>
    </w:p>
    <w:p w:rsidR="00AD7D3C" w:rsidRPr="00AB3F76" w:rsidRDefault="00AD7D3C" w:rsidP="004F2577">
      <w:r w:rsidRPr="00772287">
        <w:rPr>
          <w:i/>
        </w:rPr>
        <w:t>Электромагнитной волной</w:t>
      </w:r>
      <w:r w:rsidRPr="00772287">
        <w:t xml:space="preserve"> (ЭМВ) называется процесс распространения в пространстве с конечной скоростью неразрывно связанных друг с другом переменных электрического и магнитного полей.</w:t>
      </w:r>
    </w:p>
    <w:p w:rsidR="00AD7D3C" w:rsidRPr="00772287" w:rsidRDefault="00AD7D3C" w:rsidP="004F2577">
      <w:r w:rsidRPr="00AB3F76">
        <w:t>Существование ЭМВ вытекает из теории Максвелла, в основе которой лежат два постулата</w:t>
      </w:r>
      <w:r w:rsidRPr="00772287">
        <w:t xml:space="preserve">: 1) переменное магнитное поле порождает в окружающем пространстве вихревое электрическое поле (явление электромагнитной индукции); 2) переменное электрическое поле, в свою очередь, порождает в окружающем пространстве вихревое магнитное поле. </w:t>
      </w:r>
    </w:p>
    <w:p w:rsidR="00AD7D3C" w:rsidRPr="00772287" w:rsidRDefault="00AD7D3C" w:rsidP="00AD7D3C">
      <w:pPr>
        <w:ind w:firstLine="708"/>
        <w:rPr>
          <w:szCs w:val="28"/>
        </w:rPr>
      </w:pPr>
      <w:r w:rsidRPr="00772287">
        <w:rPr>
          <w:szCs w:val="28"/>
        </w:rPr>
        <w:t xml:space="preserve">За счет непрерывного взаимопревращения электромагнитное поле распространяется в пространстве в виде электромагнитных волн. </w:t>
      </w:r>
    </w:p>
    <w:p w:rsidR="00AD7D3C" w:rsidRPr="00772287" w:rsidRDefault="00AD7D3C" w:rsidP="00AD7D3C">
      <w:pPr>
        <w:ind w:firstLine="708"/>
        <w:rPr>
          <w:szCs w:val="28"/>
        </w:rPr>
      </w:pPr>
      <w:r w:rsidRPr="00772287">
        <w:rPr>
          <w:szCs w:val="28"/>
        </w:rPr>
        <w:t xml:space="preserve">Теория Максвелла не только предсказала возможность существования электромагнитных волн, но и установила их </w:t>
      </w:r>
      <w:r w:rsidRPr="00772287">
        <w:rPr>
          <w:i/>
          <w:szCs w:val="28"/>
        </w:rPr>
        <w:t>основные свойства</w:t>
      </w:r>
      <w:r w:rsidRPr="00772287">
        <w:rPr>
          <w:szCs w:val="28"/>
        </w:rPr>
        <w:t xml:space="preserve"> [4]</w:t>
      </w:r>
      <w:r w:rsidRPr="00772287">
        <w:rPr>
          <w:i/>
          <w:szCs w:val="28"/>
        </w:rPr>
        <w:t>.</w:t>
      </w:r>
    </w:p>
    <w:p w:rsidR="00AD7D3C" w:rsidRPr="000036C4" w:rsidRDefault="00AD7D3C" w:rsidP="004F2577">
      <w:r w:rsidRPr="000036C4">
        <w:t>1.</w:t>
      </w:r>
      <w:r w:rsidR="005D0D24">
        <w:t> </w:t>
      </w:r>
      <w:r w:rsidRPr="000036C4">
        <w:t xml:space="preserve">В электромагнитной волне (ЭМВ) вектора напряженности электрического поля </w:t>
      </w:r>
      <w:r w:rsidRPr="000036C4">
        <w:rPr>
          <w:position w:val="-4"/>
        </w:rPr>
        <w:object w:dxaOrig="279" w:dyaOrig="340" w14:anchorId="4A773B89">
          <v:shape id="_x0000_i1299" type="#_x0000_t75" style="width:13.5pt;height:18pt" o:ole="" fillcolor="window">
            <v:imagedata r:id="rId579" o:title=""/>
          </v:shape>
          <o:OLEObject Type="Embed" ProgID="Equation.3" ShapeID="_x0000_i1299" DrawAspect="Content" ObjectID="_1824384836" r:id="rId580"/>
        </w:object>
      </w:r>
      <w:r w:rsidRPr="000036C4">
        <w:t xml:space="preserve"> и магнитной индукции </w:t>
      </w:r>
      <w:r w:rsidRPr="000036C4">
        <w:rPr>
          <w:position w:val="-4"/>
          <w:lang w:val="en-US"/>
        </w:rPr>
        <w:object w:dxaOrig="260" w:dyaOrig="340" w14:anchorId="3F1A852A">
          <v:shape id="_x0000_i1300" type="#_x0000_t75" style="width:13.5pt;height:18pt" o:ole="" fillcolor="window">
            <v:imagedata r:id="rId581" o:title=""/>
          </v:shape>
          <o:OLEObject Type="Embed" ProgID="Equation.3" ShapeID="_x0000_i1300" DrawAspect="Content" ObjectID="_1824384837" r:id="rId582"/>
        </w:object>
      </w:r>
      <w:r w:rsidRPr="000036C4">
        <w:t xml:space="preserve"> совершают колебания в одинаковой фазе:</w:t>
      </w:r>
    </w:p>
    <w:p w:rsidR="00AD7D3C" w:rsidRDefault="00AD7D3C" w:rsidP="004F2577">
      <w:pPr>
        <w:pStyle w:val="affc"/>
      </w:pPr>
      <w:r w:rsidRPr="000036C4">
        <w:tab/>
      </w:r>
      <w:r w:rsidR="004F2577" w:rsidRPr="004F2577">
        <w:rPr>
          <w:position w:val="-18"/>
          <w:lang w:val="en-US"/>
        </w:rPr>
        <w:object w:dxaOrig="5140" w:dyaOrig="560" w14:anchorId="1418A77C">
          <v:shape id="_x0000_i1301" type="#_x0000_t75" style="width:257.25pt;height:28.5pt" o:ole="" fillcolor="window">
            <v:imagedata r:id="rId583" o:title=""/>
          </v:shape>
          <o:OLEObject Type="Embed" ProgID="Equation.3" ShapeID="_x0000_i1301" DrawAspect="Content" ObjectID="_1824384838" r:id="rId584"/>
        </w:object>
      </w:r>
      <w:r w:rsidRPr="000036C4">
        <w:t>.</w:t>
      </w:r>
      <w:r w:rsidRPr="000036C4">
        <w:tab/>
        <w:t>(2.77)</w:t>
      </w:r>
    </w:p>
    <w:p w:rsidR="00AD7D3C" w:rsidRPr="00644921" w:rsidRDefault="00AD7D3C" w:rsidP="004F2577">
      <w:r w:rsidRPr="00AE5251">
        <w:t xml:space="preserve">Кроме того, вектора напряженности электрического поля </w:t>
      </w:r>
      <w:r w:rsidRPr="00AE5251">
        <w:rPr>
          <w:position w:val="-4"/>
        </w:rPr>
        <w:object w:dxaOrig="260" w:dyaOrig="340" w14:anchorId="5C911D5A">
          <v:shape id="_x0000_i1302" type="#_x0000_t75" style="width:13.5pt;height:18pt" o:ole="" fillcolor="window">
            <v:imagedata r:id="rId585" o:title=""/>
          </v:shape>
          <o:OLEObject Type="Embed" ProgID="Equation.3" ShapeID="_x0000_i1302" DrawAspect="Content" ObjectID="_1824384839" r:id="rId586"/>
        </w:object>
      </w:r>
      <w:r w:rsidRPr="00AE5251">
        <w:t xml:space="preserve"> и магнитной индукции </w:t>
      </w:r>
      <w:r w:rsidRPr="00AE5251">
        <w:rPr>
          <w:position w:val="-4"/>
        </w:rPr>
        <w:object w:dxaOrig="260" w:dyaOrig="340" w14:anchorId="33028AEA">
          <v:shape id="_x0000_i1303" type="#_x0000_t75" style="width:13.5pt;height:18pt" o:ole="" fillcolor="window">
            <v:imagedata r:id="rId587" o:title=""/>
          </v:shape>
          <o:OLEObject Type="Embed" ProgID="Equation.3" ShapeID="_x0000_i1303" DrawAspect="Content" ObjectID="_1824384840" r:id="rId588"/>
        </w:object>
      </w:r>
      <w:r w:rsidR="003E70DD">
        <w:t xml:space="preserve"> совершают колебания (рис.</w:t>
      </w:r>
      <w:r w:rsidR="003E70DD">
        <w:rPr>
          <w:lang w:val="en-US"/>
        </w:rPr>
        <w:t> </w:t>
      </w:r>
      <w:r w:rsidRPr="00AE5251">
        <w:t xml:space="preserve">2.21) в плоскости, перпендикулярной скорости распространения волны: </w:t>
      </w:r>
      <w:r w:rsidR="004F2577" w:rsidRPr="00AE5251">
        <w:rPr>
          <w:position w:val="-6"/>
          <w:lang w:val="en-US"/>
        </w:rPr>
        <w:object w:dxaOrig="740" w:dyaOrig="360" w14:anchorId="6502D008">
          <v:shape id="_x0000_i1304" type="#_x0000_t75" style="width:37.5pt;height:18pt" o:ole="" fillcolor="window">
            <v:imagedata r:id="rId589" o:title=""/>
          </v:shape>
          <o:OLEObject Type="Embed" ProgID="Equation.3" ShapeID="_x0000_i1304" DrawAspect="Content" ObjectID="_1824384841" r:id="rId590"/>
        </w:object>
      </w:r>
      <w:r w:rsidRPr="00AE5251">
        <w:t xml:space="preserve">, </w:t>
      </w:r>
      <w:r w:rsidRPr="00AE5251">
        <w:rPr>
          <w:position w:val="-6"/>
          <w:lang w:val="en-US"/>
        </w:rPr>
        <w:object w:dxaOrig="720" w:dyaOrig="360" w14:anchorId="5C904CD1">
          <v:shape id="_x0000_i1305" type="#_x0000_t75" style="width:36pt;height:18pt" o:ole="" fillcolor="window">
            <v:imagedata r:id="rId591" o:title=""/>
          </v:shape>
          <o:OLEObject Type="Embed" ProgID="Equation.3" ShapeID="_x0000_i1305" DrawAspect="Content" ObjectID="_1824384842" r:id="rId592"/>
        </w:object>
      </w:r>
      <w:r w:rsidRPr="00AE5251">
        <w:t>. Следовательно</w:t>
      </w:r>
      <w:r w:rsidR="005D0D24">
        <w:t>,</w:t>
      </w:r>
      <w:r w:rsidRPr="00AE5251">
        <w:t xml:space="preserve"> ЭМВ – </w:t>
      </w:r>
      <w:r w:rsidRPr="00AE5251">
        <w:rPr>
          <w:i/>
        </w:rPr>
        <w:t>поперечная волна</w:t>
      </w:r>
      <w:r>
        <w:t xml:space="preserve"> [</w:t>
      </w:r>
      <w:r w:rsidRPr="00B139BE">
        <w:t>4</w:t>
      </w:r>
      <w:r>
        <w:t>]</w:t>
      </w:r>
      <w:r w:rsidR="003E70DD">
        <w:t>. Как видно из рис.</w:t>
      </w:r>
      <w:r w:rsidR="003E70DD">
        <w:rPr>
          <w:lang w:val="en-US"/>
        </w:rPr>
        <w:t> </w:t>
      </w:r>
      <w:r w:rsidRPr="00AE5251">
        <w:t xml:space="preserve">2.21, на котором изображена </w:t>
      </w:r>
      <w:r w:rsidR="00CA51A8">
        <w:t>«</w:t>
      </w:r>
      <w:r w:rsidRPr="00AE5251">
        <w:t>моментальная фотография ЭМВ</w:t>
      </w:r>
      <w:r w:rsidR="00CA51A8">
        <w:t>»</w:t>
      </w:r>
      <w:r w:rsidRPr="00AE5251">
        <w:t xml:space="preserve">, вектора </w:t>
      </w:r>
      <w:r w:rsidRPr="00AE5251">
        <w:rPr>
          <w:position w:val="-4"/>
        </w:rPr>
        <w:object w:dxaOrig="260" w:dyaOrig="340" w14:anchorId="0E9D21DB">
          <v:shape id="_x0000_i1306" type="#_x0000_t75" style="width:13.5pt;height:18pt" o:ole="" fillcolor="window">
            <v:imagedata r:id="rId593" o:title=""/>
          </v:shape>
          <o:OLEObject Type="Embed" ProgID="Equation.3" ShapeID="_x0000_i1306" DrawAspect="Content" ObjectID="_1824384843" r:id="rId594"/>
        </w:object>
      </w:r>
      <w:r w:rsidRPr="00AE5251">
        <w:t xml:space="preserve">, </w:t>
      </w:r>
      <w:r w:rsidRPr="00AE5251">
        <w:rPr>
          <w:position w:val="-4"/>
        </w:rPr>
        <w:object w:dxaOrig="260" w:dyaOrig="340" w14:anchorId="77B99969">
          <v:shape id="_x0000_i1307" type="#_x0000_t75" style="width:13.5pt;height:18pt" o:ole="" fillcolor="window">
            <v:imagedata r:id="rId595" o:title=""/>
          </v:shape>
          <o:OLEObject Type="Embed" ProgID="Equation.3" ShapeID="_x0000_i1307" DrawAspect="Content" ObjectID="_1824384844" r:id="rId596"/>
        </w:object>
      </w:r>
      <w:r w:rsidRPr="00AE5251">
        <w:t xml:space="preserve"> и </w:t>
      </w:r>
      <w:r w:rsidRPr="00AE5251">
        <w:rPr>
          <w:position w:val="-6"/>
        </w:rPr>
        <w:object w:dxaOrig="220" w:dyaOrig="300" w14:anchorId="6F30C426">
          <v:shape id="_x0000_i1308" type="#_x0000_t75" style="width:10.5pt;height:15.75pt" o:ole="">
            <v:imagedata r:id="rId597" o:title=""/>
          </v:shape>
          <o:OLEObject Type="Embed" ProgID="Equation.3" ShapeID="_x0000_i1308" DrawAspect="Content" ObjectID="_1824384845" r:id="rId598"/>
        </w:object>
      </w:r>
      <w:r w:rsidRPr="00AE5251">
        <w:t xml:space="preserve"> образуют правую тройку.</w:t>
      </w:r>
    </w:p>
    <w:p w:rsidR="00AD7D3C" w:rsidRPr="000036C4" w:rsidRDefault="00AD7D3C" w:rsidP="00AD7D3C">
      <w:pPr>
        <w:pStyle w:val="af8"/>
      </w:pPr>
      <w:r>
        <w:rPr>
          <w:noProof/>
        </w:rPr>
        <w:drawing>
          <wp:inline distT="0" distB="0" distL="0" distR="0" wp14:anchorId="6874D648" wp14:editId="654D75D9">
            <wp:extent cx="2998470" cy="1863725"/>
            <wp:effectExtent l="19050" t="0" r="0" b="0"/>
            <wp:docPr id="4008" name="Рисунок 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8"/>
                    <pic:cNvPicPr>
                      <a:picLocks noChangeAspect="1" noChangeArrowheads="1"/>
                    </pic:cNvPicPr>
                  </pic:nvPicPr>
                  <pic:blipFill>
                    <a:blip r:embed="rId599" cstate="print"/>
                    <a:srcRect/>
                    <a:stretch>
                      <a:fillRect/>
                    </a:stretch>
                  </pic:blipFill>
                  <pic:spPr bwMode="auto">
                    <a:xfrm>
                      <a:off x="0" y="0"/>
                      <a:ext cx="2998470" cy="1863725"/>
                    </a:xfrm>
                    <a:prstGeom prst="rect">
                      <a:avLst/>
                    </a:prstGeom>
                    <a:noFill/>
                    <a:ln w="9525">
                      <a:noFill/>
                      <a:miter lim="800000"/>
                      <a:headEnd/>
                      <a:tailEnd/>
                    </a:ln>
                  </pic:spPr>
                </pic:pic>
              </a:graphicData>
            </a:graphic>
          </wp:inline>
        </w:drawing>
      </w:r>
    </w:p>
    <w:p w:rsidR="00AD7D3C" w:rsidRPr="00AE5251" w:rsidRDefault="003E70DD" w:rsidP="00AD7D3C">
      <w:pPr>
        <w:pStyle w:val="afff4"/>
      </w:pPr>
      <w:r>
        <w:t>Рис.</w:t>
      </w:r>
      <w:r>
        <w:rPr>
          <w:lang w:val="en-US"/>
        </w:rPr>
        <w:t> </w:t>
      </w:r>
      <w:r w:rsidR="00AD7D3C" w:rsidRPr="00AE5251">
        <w:t>2.21</w:t>
      </w:r>
    </w:p>
    <w:p w:rsidR="00AD7D3C" w:rsidRPr="00B139BE" w:rsidRDefault="00AD7D3C" w:rsidP="00AD7D3C">
      <w:pPr>
        <w:ind w:firstLine="708"/>
        <w:rPr>
          <w:szCs w:val="28"/>
        </w:rPr>
      </w:pPr>
      <w:r w:rsidRPr="00B139BE">
        <w:rPr>
          <w:szCs w:val="28"/>
        </w:rPr>
        <w:t>Уравнения (2.77) являются решениями волновых уравнений ЭМВ [4]:</w:t>
      </w:r>
    </w:p>
    <w:p w:rsidR="00AD7D3C" w:rsidRPr="00B139BE" w:rsidRDefault="00AD7D3C" w:rsidP="00AD7D3C">
      <w:pPr>
        <w:pStyle w:val="16"/>
      </w:pPr>
      <w:r w:rsidRPr="00B139BE">
        <w:tab/>
      </w:r>
      <w:r w:rsidRPr="00B139BE">
        <w:rPr>
          <w:position w:val="-72"/>
        </w:rPr>
        <w:object w:dxaOrig="1760" w:dyaOrig="1579" w14:anchorId="53E1C4AF">
          <v:shape id="_x0000_i1309" type="#_x0000_t75" style="width:88.55pt;height:78pt" o:ole="" fillcolor="window">
            <v:imagedata r:id="rId600" o:title=""/>
          </v:shape>
          <o:OLEObject Type="Embed" ProgID="Equation.DSMT4" ShapeID="_x0000_i1309" DrawAspect="Content" ObjectID="_1824384846" r:id="rId601"/>
        </w:object>
      </w:r>
      <w:r w:rsidRPr="00B139BE">
        <w:tab/>
        <w:t>(2.78)</w:t>
      </w:r>
    </w:p>
    <w:p w:rsidR="00AD7D3C" w:rsidRPr="00B139BE" w:rsidRDefault="00AD7D3C" w:rsidP="00AD7D3C">
      <w:pPr>
        <w:rPr>
          <w:szCs w:val="28"/>
        </w:rPr>
      </w:pPr>
      <w:r w:rsidRPr="00B139BE">
        <w:rPr>
          <w:szCs w:val="28"/>
        </w:rPr>
        <w:t>В левой части волновых уравнений (2.78) использовано обозначение оператора Лапласа:</w:t>
      </w:r>
    </w:p>
    <w:p w:rsidR="00AD7D3C" w:rsidRPr="00B139BE" w:rsidRDefault="00AD7D3C" w:rsidP="003E70DD">
      <w:pPr>
        <w:pStyle w:val="affc"/>
      </w:pPr>
      <w:r w:rsidRPr="00B139BE">
        <w:tab/>
      </w:r>
      <w:r w:rsidR="003E70DD" w:rsidRPr="003E70DD">
        <w:rPr>
          <w:position w:val="-32"/>
        </w:rPr>
        <w:object w:dxaOrig="2380" w:dyaOrig="800" w14:anchorId="59AD9368">
          <v:shape id="_x0000_i1310" type="#_x0000_t75" style="width:118.5pt;height:40.5pt" o:ole="" fillcolor="window">
            <v:imagedata r:id="rId602" o:title=""/>
          </v:shape>
          <o:OLEObject Type="Embed" ProgID="Equation.3" ShapeID="_x0000_i1310" DrawAspect="Content" ObjectID="_1824384847" r:id="rId603"/>
        </w:object>
      </w:r>
      <w:r w:rsidRPr="00B139BE">
        <w:t>.</w:t>
      </w:r>
      <w:r w:rsidRPr="00B139BE">
        <w:tab/>
        <w:t>(2.79)</w:t>
      </w:r>
    </w:p>
    <w:p w:rsidR="00AD7D3C" w:rsidRPr="00B139BE" w:rsidRDefault="00AD7D3C" w:rsidP="00AD7D3C">
      <w:pPr>
        <w:ind w:firstLine="708"/>
        <w:rPr>
          <w:szCs w:val="28"/>
        </w:rPr>
      </w:pPr>
      <w:r w:rsidRPr="00B139BE">
        <w:rPr>
          <w:szCs w:val="28"/>
        </w:rPr>
        <w:t>2.</w:t>
      </w:r>
      <w:r w:rsidR="00CA51A8">
        <w:rPr>
          <w:szCs w:val="28"/>
        </w:rPr>
        <w:t> </w:t>
      </w:r>
      <w:r w:rsidRPr="00B139BE">
        <w:rPr>
          <w:szCs w:val="28"/>
        </w:rPr>
        <w:t>Электромагнитные волны могут распространяться как в веществе, так и в вакууме. Скорость распространения ЭМВ в среде зависит от электрических и магнитных свойств вещества.</w:t>
      </w:r>
    </w:p>
    <w:p w:rsidR="00AD7D3C" w:rsidRPr="00B139BE" w:rsidRDefault="00AD7D3C" w:rsidP="00AD7D3C">
      <w:pPr>
        <w:ind w:firstLine="708"/>
        <w:rPr>
          <w:szCs w:val="28"/>
        </w:rPr>
      </w:pPr>
      <w:r w:rsidRPr="00B139BE">
        <w:rPr>
          <w:szCs w:val="28"/>
        </w:rPr>
        <w:t xml:space="preserve">Скорость </w:t>
      </w:r>
      <w:r w:rsidRPr="00B139BE">
        <w:rPr>
          <w:i/>
          <w:szCs w:val="28"/>
        </w:rPr>
        <w:t>с</w:t>
      </w:r>
      <w:r w:rsidRPr="00B139BE">
        <w:rPr>
          <w:szCs w:val="28"/>
        </w:rPr>
        <w:t xml:space="preserve"> распространения ЭМВ в вакууме является максимальной и выражается через электрическую (</w:t>
      </w:r>
      <w:r w:rsidRPr="00B139BE">
        <w:rPr>
          <w:szCs w:val="28"/>
        </w:rPr>
        <w:sym w:font="Symbol" w:char="F065"/>
      </w:r>
      <w:r w:rsidRPr="00B139BE">
        <w:rPr>
          <w:szCs w:val="28"/>
          <w:vertAlign w:val="subscript"/>
        </w:rPr>
        <w:t>0</w:t>
      </w:r>
      <w:r w:rsidRPr="00B139BE">
        <w:rPr>
          <w:szCs w:val="28"/>
        </w:rPr>
        <w:t>) и магнитную (</w:t>
      </w:r>
      <w:r w:rsidRPr="00B139BE">
        <w:rPr>
          <w:szCs w:val="28"/>
        </w:rPr>
        <w:sym w:font="Symbol" w:char="F06D"/>
      </w:r>
      <w:r w:rsidRPr="00B139BE">
        <w:rPr>
          <w:szCs w:val="28"/>
          <w:vertAlign w:val="subscript"/>
        </w:rPr>
        <w:t>0</w:t>
      </w:r>
      <w:r w:rsidRPr="00B139BE">
        <w:rPr>
          <w:szCs w:val="28"/>
        </w:rPr>
        <w:t>) постоянные:</w:t>
      </w:r>
    </w:p>
    <w:p w:rsidR="00AD7D3C" w:rsidRPr="00B139BE" w:rsidRDefault="00AD7D3C" w:rsidP="003E70DD">
      <w:pPr>
        <w:pStyle w:val="affc"/>
      </w:pPr>
      <w:r w:rsidRPr="00B139BE">
        <w:tab/>
      </w:r>
      <w:r w:rsidR="003E70DD" w:rsidRPr="003E70DD">
        <w:rPr>
          <w:position w:val="-36"/>
        </w:rPr>
        <w:object w:dxaOrig="2380" w:dyaOrig="800" w14:anchorId="1BA00DEE">
          <v:shape id="_x0000_i1311" type="#_x0000_t75" style="width:131.95pt;height:44.25pt" o:ole="" fillcolor="window">
            <v:imagedata r:id="rId604" o:title=""/>
          </v:shape>
          <o:OLEObject Type="Embed" ProgID="Equation.3" ShapeID="_x0000_i1311" DrawAspect="Content" ObjectID="_1824384848" r:id="rId605"/>
        </w:object>
      </w:r>
      <w:r w:rsidRPr="00B139BE">
        <w:t>.</w:t>
      </w:r>
      <w:r w:rsidRPr="00B139BE">
        <w:tab/>
        <w:t>(2.80)</w:t>
      </w:r>
    </w:p>
    <w:p w:rsidR="00AD7D3C" w:rsidRPr="00B139BE" w:rsidRDefault="00AD7D3C" w:rsidP="00AD7D3C">
      <w:pPr>
        <w:rPr>
          <w:szCs w:val="28"/>
        </w:rPr>
      </w:pPr>
      <w:r w:rsidRPr="00B139BE">
        <w:rPr>
          <w:szCs w:val="28"/>
        </w:rPr>
        <w:t xml:space="preserve">В </w:t>
      </w:r>
      <w:r>
        <w:rPr>
          <w:szCs w:val="28"/>
        </w:rPr>
        <w:t>любой среде электромагнитные волны</w:t>
      </w:r>
      <w:r w:rsidR="00E91B16">
        <w:rPr>
          <w:szCs w:val="28"/>
        </w:rPr>
        <w:t xml:space="preserve"> </w:t>
      </w:r>
      <w:r>
        <w:rPr>
          <w:szCs w:val="28"/>
        </w:rPr>
        <w:t xml:space="preserve">распространяются со скоростью </w:t>
      </w:r>
      <w:r w:rsidRPr="004929F9">
        <w:rPr>
          <w:position w:val="-6"/>
        </w:rPr>
        <w:object w:dxaOrig="220" w:dyaOrig="240" w14:anchorId="0DA88800">
          <v:shape id="_x0000_i1312" type="#_x0000_t75" style="width:10.5pt;height:11.25pt" o:ole="">
            <v:imagedata r:id="rId606" o:title=""/>
          </v:shape>
          <o:OLEObject Type="Embed" ProgID="Equation.3" ShapeID="_x0000_i1312" DrawAspect="Content" ObjectID="_1824384849" r:id="rId607"/>
        </w:object>
      </w:r>
      <w:r>
        <w:t xml:space="preserve">, </w:t>
      </w:r>
      <w:r w:rsidR="004F2577" w:rsidRPr="00B139BE">
        <w:rPr>
          <w:szCs w:val="28"/>
        </w:rPr>
        <w:t>меньше</w:t>
      </w:r>
      <w:r w:rsidR="004F2577">
        <w:rPr>
          <w:szCs w:val="28"/>
        </w:rPr>
        <w:t>й,</w:t>
      </w:r>
      <w:r w:rsidRPr="00B139BE">
        <w:rPr>
          <w:szCs w:val="28"/>
        </w:rPr>
        <w:t xml:space="preserve"> чем в вакууме:</w:t>
      </w:r>
    </w:p>
    <w:p w:rsidR="00AD7D3C" w:rsidRPr="00B139BE" w:rsidRDefault="00AD7D3C" w:rsidP="004F2577">
      <w:pPr>
        <w:pStyle w:val="affc"/>
      </w:pPr>
      <w:r w:rsidRPr="00B139BE">
        <w:tab/>
      </w:r>
      <w:r w:rsidR="003E70DD" w:rsidRPr="004F2577">
        <w:rPr>
          <w:position w:val="-26"/>
        </w:rPr>
        <w:object w:dxaOrig="700" w:dyaOrig="700" w14:anchorId="65580380">
          <v:shape id="_x0000_i1313" type="#_x0000_t75" style="width:33.75pt;height:34.5pt" o:ole="" fillcolor="window">
            <v:imagedata r:id="rId608" o:title=""/>
          </v:shape>
          <o:OLEObject Type="Embed" ProgID="Equation.3" ShapeID="_x0000_i1313" DrawAspect="Content" ObjectID="_1824384850" r:id="rId609"/>
        </w:object>
      </w:r>
      <w:r w:rsidRPr="00B139BE">
        <w:t>,</w:t>
      </w:r>
      <w:r w:rsidRPr="00B139BE">
        <w:tab/>
        <w:t>(2.81)</w:t>
      </w:r>
    </w:p>
    <w:p w:rsidR="00AD7D3C" w:rsidRPr="00336F19" w:rsidRDefault="00AD7D3C" w:rsidP="00CA51A8">
      <w:pPr>
        <w:ind w:firstLine="0"/>
        <w:rPr>
          <w:szCs w:val="28"/>
        </w:rPr>
      </w:pPr>
      <w:r w:rsidRPr="00B139BE">
        <w:rPr>
          <w:szCs w:val="28"/>
        </w:rPr>
        <w:t xml:space="preserve">где </w:t>
      </w:r>
      <w:r w:rsidRPr="00B139BE">
        <w:rPr>
          <w:position w:val="-12"/>
          <w:szCs w:val="28"/>
        </w:rPr>
        <w:object w:dxaOrig="980" w:dyaOrig="440" w14:anchorId="3E246944">
          <v:shape id="_x0000_i1314" type="#_x0000_t75" style="width:49.5pt;height:21.75pt" o:ole="" fillcolor="window">
            <v:imagedata r:id="rId610" o:title=""/>
          </v:shape>
          <o:OLEObject Type="Embed" ProgID="Equation.3" ShapeID="_x0000_i1314" DrawAspect="Content" ObjectID="_1824384851" r:id="rId611"/>
        </w:object>
      </w:r>
      <w:r w:rsidRPr="00B139BE">
        <w:rPr>
          <w:szCs w:val="28"/>
        </w:rPr>
        <w:t xml:space="preserve"> – абсолютный показатель преломления данного вещества, зависящий от относительной диэлектрической </w:t>
      </w:r>
      <w:r w:rsidRPr="00B139BE">
        <w:rPr>
          <w:szCs w:val="28"/>
        </w:rPr>
        <w:sym w:font="Symbol" w:char="F065"/>
      </w:r>
      <w:r w:rsidRPr="00B139BE">
        <w:rPr>
          <w:szCs w:val="28"/>
        </w:rPr>
        <w:t xml:space="preserve"> и относительной магнитной проницаемости </w:t>
      </w:r>
      <w:r w:rsidRPr="00B139BE">
        <w:rPr>
          <w:szCs w:val="28"/>
        </w:rPr>
        <w:sym w:font="Symbol" w:char="F06D"/>
      </w:r>
      <w:r w:rsidRPr="00B139BE">
        <w:rPr>
          <w:szCs w:val="28"/>
        </w:rPr>
        <w:t xml:space="preserve"> среды [4]. </w:t>
      </w:r>
      <w:r w:rsidRPr="00BD2CE3">
        <w:rPr>
          <w:szCs w:val="28"/>
        </w:rPr>
        <w:t>Таким образом, скорость ЭМВ в веществе равна</w:t>
      </w:r>
    </w:p>
    <w:p w:rsidR="00AD7D3C" w:rsidRDefault="00AD7D3C" w:rsidP="004F2577">
      <w:pPr>
        <w:pStyle w:val="affc"/>
      </w:pPr>
      <w:r w:rsidRPr="00336F19">
        <w:tab/>
      </w:r>
      <w:r w:rsidR="004F2577" w:rsidRPr="004F2577">
        <w:rPr>
          <w:position w:val="-36"/>
        </w:rPr>
        <w:object w:dxaOrig="2360" w:dyaOrig="800" w14:anchorId="5C8BC2B7">
          <v:shape id="_x0000_i1315" type="#_x0000_t75" style="width:117.75pt;height:40.5pt" o:ole="" fillcolor="window">
            <v:imagedata r:id="rId612" o:title=""/>
          </v:shape>
          <o:OLEObject Type="Embed" ProgID="Equation.3" ShapeID="_x0000_i1315" DrawAspect="Content" ObjectID="_1824384852" r:id="rId613"/>
        </w:object>
      </w:r>
      <w:r w:rsidRPr="00336F19">
        <w:t>.</w:t>
      </w:r>
      <w:r w:rsidRPr="00336F19">
        <w:tab/>
        <w:t>(2.</w:t>
      </w:r>
      <w:r>
        <w:t>82</w:t>
      </w:r>
      <w:r w:rsidRPr="00336F19">
        <w:t>)</w:t>
      </w:r>
    </w:p>
    <w:p w:rsidR="00AD7D3C" w:rsidRPr="00801F04" w:rsidRDefault="00AD7D3C" w:rsidP="00AD7D3C">
      <w:pPr>
        <w:ind w:firstLine="708"/>
        <w:rPr>
          <w:szCs w:val="28"/>
        </w:rPr>
      </w:pPr>
      <w:r>
        <w:rPr>
          <w:szCs w:val="28"/>
        </w:rPr>
        <w:t>3.</w:t>
      </w:r>
      <w:r w:rsidR="00CA51A8">
        <w:rPr>
          <w:szCs w:val="28"/>
        </w:rPr>
        <w:t> </w:t>
      </w:r>
      <w:r>
        <w:rPr>
          <w:szCs w:val="28"/>
        </w:rPr>
        <w:t xml:space="preserve">Если электромагнитная волна попадает </w:t>
      </w:r>
      <w:r w:rsidRPr="00801F04">
        <w:rPr>
          <w:szCs w:val="28"/>
        </w:rPr>
        <w:t xml:space="preserve">на границу раздела двух сред с различными абсолютными показателями преломления </w:t>
      </w:r>
      <w:r w:rsidRPr="00801F04">
        <w:rPr>
          <w:i/>
          <w:szCs w:val="28"/>
          <w:lang w:val="en-US"/>
        </w:rPr>
        <w:t>n</w:t>
      </w:r>
      <w:r w:rsidRPr="00801F04">
        <w:rPr>
          <w:szCs w:val="28"/>
          <w:vertAlign w:val="subscript"/>
        </w:rPr>
        <w:t>1</w:t>
      </w:r>
      <w:r w:rsidRPr="00801F04">
        <w:rPr>
          <w:szCs w:val="28"/>
        </w:rPr>
        <w:t xml:space="preserve"> и </w:t>
      </w:r>
      <w:r w:rsidRPr="00801F04">
        <w:rPr>
          <w:i/>
          <w:szCs w:val="28"/>
          <w:lang w:val="en-US"/>
        </w:rPr>
        <w:t>n</w:t>
      </w:r>
      <w:r w:rsidRPr="00801F04">
        <w:rPr>
          <w:szCs w:val="28"/>
          <w:vertAlign w:val="subscript"/>
        </w:rPr>
        <w:t>2</w:t>
      </w:r>
      <w:r w:rsidRPr="00801F04">
        <w:rPr>
          <w:szCs w:val="28"/>
        </w:rPr>
        <w:t>, то происходит от</w:t>
      </w:r>
      <w:r w:rsidR="003E70DD">
        <w:rPr>
          <w:szCs w:val="28"/>
        </w:rPr>
        <w:t>ражение и преломление ЭМВ (рис.</w:t>
      </w:r>
      <w:r w:rsidR="003E70DD">
        <w:rPr>
          <w:szCs w:val="28"/>
          <w:lang w:val="en-US"/>
        </w:rPr>
        <w:t> </w:t>
      </w:r>
      <w:r w:rsidRPr="00801F04">
        <w:rPr>
          <w:szCs w:val="28"/>
        </w:rPr>
        <w:t>2.22). При этом выполняются следующие законы [4]:</w:t>
      </w:r>
    </w:p>
    <w:p w:rsidR="00AD7D3C" w:rsidRPr="00CA51A8" w:rsidRDefault="00AD7D3C" w:rsidP="00CA51A8">
      <w:pPr>
        <w:pStyle w:val="aff7"/>
        <w:numPr>
          <w:ilvl w:val="0"/>
          <w:numId w:val="25"/>
        </w:numPr>
        <w:tabs>
          <w:tab w:val="left" w:pos="1134"/>
        </w:tabs>
        <w:spacing w:before="0" w:after="0" w:line="360" w:lineRule="auto"/>
        <w:ind w:left="0" w:firstLine="709"/>
        <w:jc w:val="both"/>
        <w:rPr>
          <w:rFonts w:ascii="Times New Roman" w:hAnsi="Times New Roman"/>
          <w:sz w:val="28"/>
          <w:szCs w:val="28"/>
        </w:rPr>
      </w:pPr>
      <w:r w:rsidRPr="00CA51A8">
        <w:rPr>
          <w:rFonts w:ascii="Times New Roman" w:hAnsi="Times New Roman"/>
          <w:sz w:val="28"/>
          <w:szCs w:val="28"/>
        </w:rPr>
        <w:t>падающий, отраженный и преломленный лучи, а также перпендикуляр к границе раздела сред, восстановленный в точке падения луча, лежат в одной плоскости (рис. 2.22);</w:t>
      </w:r>
    </w:p>
    <w:p w:rsidR="00AD7D3C" w:rsidRPr="00CA51A8" w:rsidRDefault="00AD7D3C" w:rsidP="00CA51A8">
      <w:pPr>
        <w:pStyle w:val="aff7"/>
        <w:numPr>
          <w:ilvl w:val="0"/>
          <w:numId w:val="25"/>
        </w:numPr>
        <w:tabs>
          <w:tab w:val="left" w:pos="1134"/>
        </w:tabs>
        <w:spacing w:before="0" w:after="0" w:line="360" w:lineRule="auto"/>
        <w:ind w:left="0" w:firstLine="709"/>
        <w:jc w:val="both"/>
        <w:rPr>
          <w:rFonts w:ascii="Times New Roman" w:hAnsi="Times New Roman"/>
          <w:sz w:val="28"/>
          <w:szCs w:val="28"/>
        </w:rPr>
      </w:pPr>
      <w:r w:rsidRPr="00CA51A8">
        <w:rPr>
          <w:rFonts w:ascii="Times New Roman" w:hAnsi="Times New Roman"/>
          <w:sz w:val="28"/>
          <w:szCs w:val="28"/>
        </w:rPr>
        <w:t xml:space="preserve">закон отражения: </w:t>
      </w:r>
      <w:r w:rsidRPr="00CA51A8">
        <w:rPr>
          <w:rFonts w:ascii="Times New Roman" w:hAnsi="Times New Roman"/>
          <w:position w:val="-10"/>
          <w:sz w:val="28"/>
          <w:szCs w:val="28"/>
        </w:rPr>
        <w:object w:dxaOrig="660" w:dyaOrig="340" w14:anchorId="2DB82D2C">
          <v:shape id="_x0000_i1316" type="#_x0000_t75" style="width:33.75pt;height:18pt" o:ole="" fillcolor="window">
            <v:imagedata r:id="rId614" o:title=""/>
          </v:shape>
          <o:OLEObject Type="Embed" ProgID="Equation.3" ShapeID="_x0000_i1316" DrawAspect="Content" ObjectID="_1824384853" r:id="rId615"/>
        </w:object>
      </w:r>
      <w:r w:rsidRPr="00CA51A8">
        <w:rPr>
          <w:rFonts w:ascii="Times New Roman" w:hAnsi="Times New Roman"/>
          <w:sz w:val="28"/>
          <w:szCs w:val="28"/>
        </w:rPr>
        <w:t>;</w:t>
      </w:r>
    </w:p>
    <w:p w:rsidR="00AD7D3C" w:rsidRPr="00CA51A8" w:rsidRDefault="00AD7D3C" w:rsidP="00CA51A8">
      <w:pPr>
        <w:pStyle w:val="aff7"/>
        <w:numPr>
          <w:ilvl w:val="0"/>
          <w:numId w:val="25"/>
        </w:numPr>
        <w:tabs>
          <w:tab w:val="left" w:pos="1134"/>
        </w:tabs>
        <w:spacing w:before="0" w:after="0" w:line="360" w:lineRule="auto"/>
        <w:ind w:left="0" w:firstLine="709"/>
        <w:jc w:val="both"/>
        <w:rPr>
          <w:rFonts w:ascii="Times New Roman" w:hAnsi="Times New Roman"/>
          <w:sz w:val="28"/>
          <w:szCs w:val="28"/>
        </w:rPr>
      </w:pPr>
      <w:r w:rsidRPr="00CA51A8">
        <w:rPr>
          <w:rFonts w:ascii="Times New Roman" w:hAnsi="Times New Roman"/>
          <w:sz w:val="28"/>
          <w:szCs w:val="28"/>
        </w:rPr>
        <w:t>закон преломления:</w:t>
      </w:r>
    </w:p>
    <w:p w:rsidR="00AD7D3C" w:rsidRPr="00801F04" w:rsidRDefault="004F2577" w:rsidP="004F2577">
      <w:pPr>
        <w:pStyle w:val="affc"/>
      </w:pPr>
      <w:r w:rsidRPr="00AF6788">
        <w:tab/>
      </w:r>
      <w:r w:rsidRPr="004F2577">
        <w:rPr>
          <w:position w:val="-34"/>
        </w:rPr>
        <w:object w:dxaOrig="1800" w:dyaOrig="780" w14:anchorId="79A6A654">
          <v:shape id="_x0000_i1317" type="#_x0000_t75" style="width:90pt;height:38.25pt" o:ole="" fillcolor="window">
            <v:imagedata r:id="rId616" o:title=""/>
          </v:shape>
          <o:OLEObject Type="Embed" ProgID="Equation.3" ShapeID="_x0000_i1317" DrawAspect="Content" ObjectID="_1824384854" r:id="rId617"/>
        </w:object>
      </w:r>
      <w:r w:rsidR="00AD7D3C" w:rsidRPr="00801F04">
        <w:t>,</w:t>
      </w:r>
      <w:r w:rsidR="00AD7D3C" w:rsidRPr="00801F04">
        <w:tab/>
        <w:t>(2.83)</w:t>
      </w:r>
    </w:p>
    <w:p w:rsidR="00AD7D3C" w:rsidRPr="00801F04" w:rsidRDefault="00AD7D3C" w:rsidP="00CA51A8">
      <w:pPr>
        <w:ind w:firstLine="0"/>
        <w:rPr>
          <w:szCs w:val="28"/>
        </w:rPr>
      </w:pPr>
      <w:r w:rsidRPr="00801F04">
        <w:rPr>
          <w:szCs w:val="28"/>
        </w:rPr>
        <w:t xml:space="preserve">где </w:t>
      </w:r>
      <w:r w:rsidRPr="00801F04">
        <w:rPr>
          <w:i/>
          <w:szCs w:val="28"/>
          <w:lang w:val="en-US"/>
        </w:rPr>
        <w:t>n</w:t>
      </w:r>
      <w:r w:rsidRPr="00801F04">
        <w:rPr>
          <w:szCs w:val="28"/>
          <w:vertAlign w:val="subscript"/>
        </w:rPr>
        <w:t>21</w:t>
      </w:r>
      <w:r w:rsidRPr="00801F04">
        <w:rPr>
          <w:szCs w:val="28"/>
        </w:rPr>
        <w:t xml:space="preserve"> – относительный показатель преломления второй среды относительно первой.</w:t>
      </w:r>
    </w:p>
    <w:p w:rsidR="00AD7D3C" w:rsidRPr="00BD2CE3" w:rsidRDefault="00AD7D3C" w:rsidP="00AD7D3C">
      <w:pPr>
        <w:pStyle w:val="af8"/>
        <w:rPr>
          <w:highlight w:val="yellow"/>
        </w:rPr>
      </w:pPr>
      <w:r>
        <w:rPr>
          <w:noProof/>
        </w:rPr>
        <w:drawing>
          <wp:inline distT="0" distB="0" distL="0" distR="0" wp14:anchorId="67AF0309" wp14:editId="40145E1D">
            <wp:extent cx="1459230" cy="1582420"/>
            <wp:effectExtent l="19050" t="0" r="7620" b="0"/>
            <wp:docPr id="4018" name="Рисунок 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8"/>
                    <pic:cNvPicPr>
                      <a:picLocks noChangeAspect="1" noChangeArrowheads="1"/>
                    </pic:cNvPicPr>
                  </pic:nvPicPr>
                  <pic:blipFill>
                    <a:blip r:embed="rId618" cstate="print"/>
                    <a:srcRect/>
                    <a:stretch>
                      <a:fillRect/>
                    </a:stretch>
                  </pic:blipFill>
                  <pic:spPr bwMode="auto">
                    <a:xfrm>
                      <a:off x="0" y="0"/>
                      <a:ext cx="1459230" cy="1582420"/>
                    </a:xfrm>
                    <a:prstGeom prst="rect">
                      <a:avLst/>
                    </a:prstGeom>
                    <a:noFill/>
                    <a:ln w="9525">
                      <a:noFill/>
                      <a:miter lim="800000"/>
                      <a:headEnd/>
                      <a:tailEnd/>
                    </a:ln>
                  </pic:spPr>
                </pic:pic>
              </a:graphicData>
            </a:graphic>
          </wp:inline>
        </w:drawing>
      </w:r>
    </w:p>
    <w:p w:rsidR="00AD7D3C" w:rsidRPr="00801F04" w:rsidRDefault="003E70DD" w:rsidP="00AD7D3C">
      <w:pPr>
        <w:pStyle w:val="afff4"/>
      </w:pPr>
      <w:r>
        <w:t>Рис.</w:t>
      </w:r>
      <w:r>
        <w:rPr>
          <w:lang w:val="en-US"/>
        </w:rPr>
        <w:t> </w:t>
      </w:r>
      <w:r w:rsidR="00AD7D3C" w:rsidRPr="00801F04">
        <w:t>2.22</w:t>
      </w:r>
    </w:p>
    <w:p w:rsidR="00AD7D3C" w:rsidRPr="00801F04" w:rsidRDefault="00AD7D3C" w:rsidP="00AD7D3C">
      <w:pPr>
        <w:ind w:firstLine="708"/>
        <w:rPr>
          <w:szCs w:val="28"/>
        </w:rPr>
      </w:pPr>
      <w:r w:rsidRPr="00801F04">
        <w:rPr>
          <w:szCs w:val="28"/>
        </w:rPr>
        <w:t xml:space="preserve">Кроме того, при переходе ЭМВ из одной среды в другую, период </w:t>
      </w:r>
      <w:r w:rsidRPr="00801F04">
        <w:rPr>
          <w:i/>
          <w:szCs w:val="28"/>
        </w:rPr>
        <w:t>Т</w:t>
      </w:r>
      <w:r w:rsidRPr="00801F04">
        <w:rPr>
          <w:szCs w:val="28"/>
        </w:rPr>
        <w:t xml:space="preserve"> волны и ее частота ν остаются неизменными, а скорость </w:t>
      </w:r>
      <w:r w:rsidRPr="00801F04">
        <w:rPr>
          <w:szCs w:val="28"/>
        </w:rPr>
        <w:sym w:font="Symbol" w:char="F075"/>
      </w:r>
      <w:r w:rsidRPr="00801F04">
        <w:rPr>
          <w:szCs w:val="28"/>
        </w:rPr>
        <w:t xml:space="preserve"> и длина волны λ изменяются</w:t>
      </w:r>
      <w:r>
        <w:rPr>
          <w:szCs w:val="28"/>
        </w:rPr>
        <w:t>, так как</w:t>
      </w:r>
    </w:p>
    <w:p w:rsidR="00AD7D3C" w:rsidRDefault="004F2577" w:rsidP="004F2577">
      <w:pPr>
        <w:pStyle w:val="affc"/>
      </w:pPr>
      <w:r w:rsidRPr="0044612A">
        <w:tab/>
      </w:r>
      <w:r w:rsidRPr="004F2577">
        <w:rPr>
          <w:position w:val="-26"/>
        </w:rPr>
        <w:object w:dxaOrig="2200" w:dyaOrig="700" w14:anchorId="7241E1EB">
          <v:shape id="_x0000_i1318" type="#_x0000_t75" style="width:110.2pt;height:34.5pt" o:ole="" fillcolor="window">
            <v:imagedata r:id="rId619" o:title=""/>
          </v:shape>
          <o:OLEObject Type="Embed" ProgID="Equation.3" ShapeID="_x0000_i1318" DrawAspect="Content" ObjectID="_1824384855" r:id="rId620"/>
        </w:object>
      </w:r>
      <w:r w:rsidR="00AD7D3C" w:rsidRPr="00801F04">
        <w:t>,</w:t>
      </w:r>
      <w:r w:rsidR="00AD7D3C" w:rsidRPr="00801F04">
        <w:tab/>
        <w:t>(2.84)</w:t>
      </w:r>
    </w:p>
    <w:p w:rsidR="00AD7D3C" w:rsidRPr="00290327" w:rsidRDefault="00AD7D3C" w:rsidP="00CA51A8">
      <w:pPr>
        <w:ind w:firstLine="0"/>
        <w:rPr>
          <w:szCs w:val="28"/>
        </w:rPr>
      </w:pPr>
      <w:r>
        <w:rPr>
          <w:szCs w:val="28"/>
        </w:rPr>
        <w:t xml:space="preserve">где </w:t>
      </w:r>
      <w:r>
        <w:rPr>
          <w:szCs w:val="28"/>
        </w:rPr>
        <w:sym w:font="Symbol" w:char="F06C"/>
      </w:r>
      <w:r>
        <w:rPr>
          <w:szCs w:val="28"/>
        </w:rPr>
        <w:t xml:space="preserve"> – длина волны в вакууме, </w:t>
      </w:r>
      <w:r>
        <w:rPr>
          <w:szCs w:val="28"/>
        </w:rPr>
        <w:sym w:font="Symbol" w:char="F06C"/>
      </w:r>
      <w:r>
        <w:rPr>
          <w:szCs w:val="28"/>
          <w:vertAlign w:val="subscript"/>
        </w:rPr>
        <w:t>ср</w:t>
      </w:r>
      <w:r>
        <w:rPr>
          <w:szCs w:val="28"/>
        </w:rPr>
        <w:t xml:space="preserve"> – длина волны в среде.</w:t>
      </w:r>
    </w:p>
    <w:p w:rsidR="00AD7D3C" w:rsidRPr="00533674" w:rsidRDefault="00AD7D3C" w:rsidP="00AD7D3C">
      <w:pPr>
        <w:ind w:firstLine="708"/>
        <w:rPr>
          <w:szCs w:val="28"/>
        </w:rPr>
      </w:pPr>
      <w:r w:rsidRPr="005C39AD">
        <w:rPr>
          <w:szCs w:val="28"/>
        </w:rPr>
        <w:t>Рассматривая отражение электромагнитной волны от границы раздела двух сред, необходимо учитывать соотношение между показателями преломлений этих двух сред. Так, если ЭМВ отражается от оптически более плотной среды (</w:t>
      </w:r>
      <w:r w:rsidRPr="005C39AD">
        <w:rPr>
          <w:position w:val="-12"/>
          <w:szCs w:val="28"/>
        </w:rPr>
        <w:object w:dxaOrig="800" w:dyaOrig="380" w14:anchorId="25B1D6ED">
          <v:shape id="_x0000_i1319" type="#_x0000_t75" style="width:40.5pt;height:18.75pt" o:ole="">
            <v:imagedata r:id="rId621" o:title=""/>
          </v:shape>
          <o:OLEObject Type="Embed" ProgID="Equation.3" ShapeID="_x0000_i1319" DrawAspect="Content" ObjectID="_1824384856" r:id="rId622"/>
        </w:object>
      </w:r>
      <w:r w:rsidRPr="005C39AD">
        <w:rPr>
          <w:szCs w:val="28"/>
        </w:rPr>
        <w:t xml:space="preserve">), то фаза колебаний вектора </w:t>
      </w:r>
      <w:r w:rsidRPr="005C39AD">
        <w:rPr>
          <w:b/>
          <w:position w:val="-4"/>
          <w:szCs w:val="28"/>
        </w:rPr>
        <w:object w:dxaOrig="260" w:dyaOrig="340" w14:anchorId="1948B8F8">
          <v:shape id="_x0000_i1320" type="#_x0000_t75" style="width:13.5pt;height:18pt" o:ole="" fillcolor="window">
            <v:imagedata r:id="rId623" o:title=""/>
          </v:shape>
          <o:OLEObject Type="Embed" ProgID="Equation.3" ShapeID="_x0000_i1320" DrawAspect="Content" ObjectID="_1824384857" r:id="rId624"/>
        </w:object>
      </w:r>
      <w:r w:rsidRPr="005C39AD">
        <w:rPr>
          <w:szCs w:val="28"/>
        </w:rPr>
        <w:t xml:space="preserve"> изменяется на </w:t>
      </w:r>
      <w:r w:rsidRPr="005C39AD">
        <w:rPr>
          <w:b/>
          <w:position w:val="-6"/>
          <w:szCs w:val="28"/>
        </w:rPr>
        <w:object w:dxaOrig="220" w:dyaOrig="240" w14:anchorId="13EBC182">
          <v:shape id="_x0000_i1321" type="#_x0000_t75" style="width:10.5pt;height:11.25pt" o:ole="" fillcolor="window">
            <v:imagedata r:id="rId625" o:title=""/>
          </v:shape>
          <o:OLEObject Type="Embed" ProgID="Equation.3" ShapeID="_x0000_i1321" DrawAspect="Content" ObjectID="_1824384858" r:id="rId626"/>
        </w:object>
      </w:r>
      <w:r w:rsidRPr="005C39AD">
        <w:rPr>
          <w:szCs w:val="28"/>
        </w:rPr>
        <w:t xml:space="preserve"> (вектора </w:t>
      </w:r>
      <w:r w:rsidRPr="005C39AD">
        <w:rPr>
          <w:b/>
          <w:position w:val="-4"/>
          <w:szCs w:val="28"/>
        </w:rPr>
        <w:object w:dxaOrig="260" w:dyaOrig="340" w14:anchorId="3F008EE0">
          <v:shape id="_x0000_i1322" type="#_x0000_t75" style="width:13.5pt;height:18pt" o:ole="" fillcolor="window">
            <v:imagedata r:id="rId627" o:title=""/>
          </v:shape>
          <o:OLEObject Type="Embed" ProgID="Equation.3" ShapeID="_x0000_i1322" DrawAspect="Content" ObjectID="_1824384859" r:id="rId628"/>
        </w:object>
      </w:r>
      <w:r w:rsidRPr="005C39AD">
        <w:rPr>
          <w:szCs w:val="28"/>
        </w:rPr>
        <w:t xml:space="preserve">и </w:t>
      </w:r>
      <w:r w:rsidRPr="005C39AD">
        <w:rPr>
          <w:b/>
          <w:position w:val="-16"/>
          <w:szCs w:val="28"/>
        </w:rPr>
        <w:object w:dxaOrig="499" w:dyaOrig="460" w14:anchorId="1A2BD38D">
          <v:shape id="_x0000_i1323" type="#_x0000_t75" style="width:25.5pt;height:22.5pt" o:ole="" fillcolor="window">
            <v:imagedata r:id="rId629" o:title=""/>
          </v:shape>
          <o:OLEObject Type="Embed" ProgID="Equation.3" ShapeID="_x0000_i1323" DrawAspect="Content" ObjectID="_1824384860" r:id="rId630"/>
        </w:object>
      </w:r>
      <w:r w:rsidRPr="005C39AD">
        <w:rPr>
          <w:szCs w:val="28"/>
        </w:rPr>
        <w:t>направлены в противоположные стороны, рис.</w:t>
      </w:r>
      <w:r w:rsidR="00AB38AB">
        <w:rPr>
          <w:szCs w:val="28"/>
        </w:rPr>
        <w:t> </w:t>
      </w:r>
      <w:r w:rsidRPr="005C39AD">
        <w:rPr>
          <w:szCs w:val="28"/>
        </w:rPr>
        <w:t>2.23,</w:t>
      </w:r>
      <w:r w:rsidR="002A1DC0">
        <w:rPr>
          <w:szCs w:val="28"/>
        </w:rPr>
        <w:t> </w:t>
      </w:r>
      <w:r w:rsidR="00435F66" w:rsidRPr="00533674">
        <w:rPr>
          <w:i/>
          <w:szCs w:val="28"/>
        </w:rPr>
        <w:t>а</w:t>
      </w:r>
      <w:r w:rsidRPr="005C39AD">
        <w:rPr>
          <w:szCs w:val="28"/>
        </w:rPr>
        <w:t>). При этом фаз</w:t>
      </w:r>
      <w:r>
        <w:rPr>
          <w:szCs w:val="28"/>
        </w:rPr>
        <w:t>а</w:t>
      </w:r>
      <w:r w:rsidRPr="005C39AD">
        <w:rPr>
          <w:szCs w:val="28"/>
        </w:rPr>
        <w:t xml:space="preserve"> вектора </w:t>
      </w:r>
      <w:r w:rsidRPr="005C39AD">
        <w:rPr>
          <w:b/>
          <w:position w:val="-4"/>
          <w:szCs w:val="28"/>
        </w:rPr>
        <w:object w:dxaOrig="260" w:dyaOrig="340" w14:anchorId="5F43B92F">
          <v:shape id="_x0000_i1324" type="#_x0000_t75" style="width:13.5pt;height:18pt" o:ole="" fillcolor="window">
            <v:imagedata r:id="rId631" o:title=""/>
          </v:shape>
          <o:OLEObject Type="Embed" ProgID="Equation.3" ShapeID="_x0000_i1324" DrawAspect="Content" ObjectID="_1824384861" r:id="rId632"/>
        </w:object>
      </w:r>
      <w:r w:rsidR="00AB38AB">
        <w:rPr>
          <w:b/>
          <w:szCs w:val="28"/>
        </w:rPr>
        <w:t xml:space="preserve"> </w:t>
      </w:r>
      <w:r w:rsidRPr="005C39AD">
        <w:rPr>
          <w:szCs w:val="28"/>
        </w:rPr>
        <w:t xml:space="preserve">не </w:t>
      </w:r>
      <w:r>
        <w:rPr>
          <w:szCs w:val="28"/>
        </w:rPr>
        <w:t>изменяется</w:t>
      </w:r>
      <w:r w:rsidRPr="005C39AD">
        <w:rPr>
          <w:szCs w:val="28"/>
        </w:rPr>
        <w:t xml:space="preserve"> (вектора </w:t>
      </w:r>
      <w:r w:rsidRPr="005C39AD">
        <w:rPr>
          <w:b/>
          <w:position w:val="-4"/>
          <w:szCs w:val="28"/>
        </w:rPr>
        <w:object w:dxaOrig="260" w:dyaOrig="340" w14:anchorId="123BFDE8">
          <v:shape id="_x0000_i1325" type="#_x0000_t75" style="width:13.5pt;height:18pt" o:ole="" fillcolor="window">
            <v:imagedata r:id="rId633" o:title=""/>
          </v:shape>
          <o:OLEObject Type="Embed" ProgID="Equation.3" ShapeID="_x0000_i1325" DrawAspect="Content" ObjectID="_1824384862" r:id="rId634"/>
        </w:object>
      </w:r>
      <w:r w:rsidRPr="005C39AD">
        <w:rPr>
          <w:szCs w:val="28"/>
        </w:rPr>
        <w:t xml:space="preserve">и </w:t>
      </w:r>
      <w:r w:rsidRPr="005C39AD">
        <w:rPr>
          <w:b/>
          <w:position w:val="-16"/>
          <w:szCs w:val="28"/>
        </w:rPr>
        <w:object w:dxaOrig="480" w:dyaOrig="460" w14:anchorId="34055185">
          <v:shape id="_x0000_i1326" type="#_x0000_t75" style="width:24pt;height:22.5pt" o:ole="" fillcolor="window">
            <v:imagedata r:id="rId635" o:title=""/>
          </v:shape>
          <o:OLEObject Type="Embed" ProgID="Equation.3" ShapeID="_x0000_i1326" DrawAspect="Content" ObjectID="_1824384863" r:id="rId636"/>
        </w:object>
      </w:r>
      <w:r w:rsidR="00435F66" w:rsidRPr="00533674">
        <w:rPr>
          <w:b/>
          <w:szCs w:val="28"/>
        </w:rPr>
        <w:t xml:space="preserve"> </w:t>
      </w:r>
      <w:r w:rsidRPr="005C39AD">
        <w:rPr>
          <w:szCs w:val="28"/>
        </w:rPr>
        <w:t>сонаправлены, рис.</w:t>
      </w:r>
      <w:r w:rsidR="00AB38AB">
        <w:rPr>
          <w:szCs w:val="28"/>
        </w:rPr>
        <w:t> </w:t>
      </w:r>
      <w:r w:rsidRPr="005C39AD">
        <w:rPr>
          <w:szCs w:val="28"/>
        </w:rPr>
        <w:t>2.23,</w:t>
      </w:r>
      <w:r w:rsidR="002A1DC0">
        <w:rPr>
          <w:szCs w:val="28"/>
        </w:rPr>
        <w:t> </w:t>
      </w:r>
      <w:r w:rsidR="00435F66" w:rsidRPr="00533674">
        <w:rPr>
          <w:i/>
          <w:szCs w:val="28"/>
        </w:rPr>
        <w:t>а</w:t>
      </w:r>
      <w:r w:rsidRPr="005C39AD">
        <w:rPr>
          <w:szCs w:val="28"/>
        </w:rPr>
        <w:t>) [</w:t>
      </w:r>
      <w:r>
        <w:rPr>
          <w:szCs w:val="28"/>
        </w:rPr>
        <w:t>3</w:t>
      </w:r>
      <w:r w:rsidRPr="005C39AD">
        <w:rPr>
          <w:szCs w:val="28"/>
        </w:rPr>
        <w:t>]. При отражении ЭМВ от оптически менее плотной среды (</w:t>
      </w:r>
      <w:r w:rsidRPr="005C39AD">
        <w:rPr>
          <w:position w:val="-12"/>
          <w:szCs w:val="28"/>
        </w:rPr>
        <w:object w:dxaOrig="820" w:dyaOrig="380" w14:anchorId="29C6E21E">
          <v:shape id="_x0000_i1327" type="#_x0000_t75" style="width:41.25pt;height:18.75pt" o:ole="">
            <v:imagedata r:id="rId637" o:title=""/>
          </v:shape>
          <o:OLEObject Type="Embed" ProgID="Equation.3" ShapeID="_x0000_i1327" DrawAspect="Content" ObjectID="_1824384864" r:id="rId638"/>
        </w:object>
      </w:r>
      <w:r w:rsidRPr="005C39AD">
        <w:rPr>
          <w:szCs w:val="28"/>
        </w:rPr>
        <w:t xml:space="preserve">), наоборот, изменяется скачком на </w:t>
      </w:r>
      <w:r w:rsidRPr="005C39AD">
        <w:rPr>
          <w:position w:val="-6"/>
          <w:szCs w:val="28"/>
        </w:rPr>
        <w:object w:dxaOrig="220" w:dyaOrig="240" w14:anchorId="29A937E4">
          <v:shape id="_x0000_i1328" type="#_x0000_t75" style="width:10.5pt;height:11.25pt" o:ole="">
            <v:imagedata r:id="rId639" o:title=""/>
          </v:shape>
          <o:OLEObject Type="Embed" ProgID="Equation.3" ShapeID="_x0000_i1328" DrawAspect="Content" ObjectID="_1824384865" r:id="rId640"/>
        </w:object>
      </w:r>
      <w:r w:rsidRPr="005C39AD">
        <w:rPr>
          <w:szCs w:val="28"/>
        </w:rPr>
        <w:t xml:space="preserve"> фаза колебаний вектора </w:t>
      </w:r>
      <w:r w:rsidRPr="005C39AD">
        <w:rPr>
          <w:b/>
          <w:position w:val="-4"/>
          <w:szCs w:val="28"/>
        </w:rPr>
        <w:object w:dxaOrig="260" w:dyaOrig="340" w14:anchorId="56CE38A1">
          <v:shape id="_x0000_i1329" type="#_x0000_t75" style="width:13.5pt;height:18pt" o:ole="" fillcolor="window">
            <v:imagedata r:id="rId641" o:title=""/>
          </v:shape>
          <o:OLEObject Type="Embed" ProgID="Equation.3" ShapeID="_x0000_i1329" DrawAspect="Content" ObjectID="_1824384866" r:id="rId642"/>
        </w:object>
      </w:r>
      <w:r w:rsidRPr="005C39AD">
        <w:rPr>
          <w:szCs w:val="28"/>
        </w:rPr>
        <w:t xml:space="preserve">магнитной индукции, при этом фаза колебаний вектора </w:t>
      </w:r>
      <w:r w:rsidRPr="005C39AD">
        <w:rPr>
          <w:b/>
          <w:position w:val="-4"/>
          <w:szCs w:val="28"/>
        </w:rPr>
        <w:object w:dxaOrig="260" w:dyaOrig="340" w14:anchorId="2CFFF62C">
          <v:shape id="_x0000_i1330" type="#_x0000_t75" style="width:13.5pt;height:18pt" o:ole="" fillcolor="window">
            <v:imagedata r:id="rId643" o:title=""/>
          </v:shape>
          <o:OLEObject Type="Embed" ProgID="Equation.3" ShapeID="_x0000_i1330" DrawAspect="Content" ObjectID="_1824384867" r:id="rId644"/>
        </w:object>
      </w:r>
      <w:r w:rsidRPr="005C39AD">
        <w:rPr>
          <w:szCs w:val="28"/>
        </w:rPr>
        <w:t xml:space="preserve"> остается прежней (рис</w:t>
      </w:r>
      <w:r w:rsidR="00AB38AB" w:rsidRPr="005C39AD">
        <w:rPr>
          <w:szCs w:val="28"/>
        </w:rPr>
        <w:t>.</w:t>
      </w:r>
      <w:r w:rsidR="00AB38AB">
        <w:rPr>
          <w:szCs w:val="28"/>
        </w:rPr>
        <w:t> </w:t>
      </w:r>
      <w:r w:rsidRPr="005C39AD">
        <w:rPr>
          <w:szCs w:val="28"/>
        </w:rPr>
        <w:t>2.23,</w:t>
      </w:r>
      <w:r w:rsidR="002A1DC0">
        <w:rPr>
          <w:szCs w:val="28"/>
        </w:rPr>
        <w:t> </w:t>
      </w:r>
      <w:r w:rsidR="00435F66" w:rsidRPr="00533674">
        <w:rPr>
          <w:i/>
          <w:szCs w:val="28"/>
        </w:rPr>
        <w:t>б</w:t>
      </w:r>
      <w:r w:rsidRPr="005C39AD">
        <w:rPr>
          <w:szCs w:val="28"/>
        </w:rPr>
        <w:t xml:space="preserve">). </w:t>
      </w:r>
    </w:p>
    <w:p w:rsidR="00C05312" w:rsidRPr="00533674" w:rsidRDefault="00C05312" w:rsidP="00533674">
      <w:pPr>
        <w:pStyle w:val="af8"/>
        <w:rPr>
          <w:lang w:val="en-US"/>
        </w:rPr>
      </w:pPr>
      <w:r>
        <w:rPr>
          <w:noProof/>
        </w:rPr>
        <w:drawing>
          <wp:inline distT="0" distB="0" distL="0" distR="0" wp14:anchorId="686B6350" wp14:editId="7ACDD9A9">
            <wp:extent cx="5532644" cy="225787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pic:cNvPicPr>
                      <a:picLocks noChangeAspect="1" noChangeArrowheads="1"/>
                    </pic:cNvPicPr>
                  </pic:nvPicPr>
                  <pic:blipFill>
                    <a:blip r:embed="rId645" cstate="print">
                      <a:extLst>
                        <a:ext uri="{28A0092B-C50C-407E-A947-70E740481C1C}">
                          <a14:useLocalDpi xmlns:a14="http://schemas.microsoft.com/office/drawing/2010/main" val="0"/>
                        </a:ext>
                      </a:extLst>
                    </a:blip>
                    <a:srcRect/>
                    <a:stretch>
                      <a:fillRect/>
                    </a:stretch>
                  </pic:blipFill>
                  <pic:spPr bwMode="auto">
                    <a:xfrm>
                      <a:off x="0" y="0"/>
                      <a:ext cx="5535775" cy="2259148"/>
                    </a:xfrm>
                    <a:prstGeom prst="rect">
                      <a:avLst/>
                    </a:prstGeom>
                    <a:noFill/>
                    <a:ln>
                      <a:noFill/>
                    </a:ln>
                  </pic:spPr>
                </pic:pic>
              </a:graphicData>
            </a:graphic>
          </wp:inline>
        </w:drawing>
      </w:r>
    </w:p>
    <w:p w:rsidR="00AD7D3C" w:rsidRPr="005C39AD" w:rsidRDefault="00AD7D3C" w:rsidP="003E70DD">
      <w:pPr>
        <w:pStyle w:val="af4"/>
      </w:pPr>
      <w:r w:rsidRPr="004F2577">
        <w:rPr>
          <w:szCs w:val="24"/>
        </w:rPr>
        <w:t>Рис</w:t>
      </w:r>
      <w:r w:rsidR="005E428F">
        <w:rPr>
          <w:szCs w:val="24"/>
        </w:rPr>
        <w:t>.</w:t>
      </w:r>
      <w:r w:rsidR="005E428F">
        <w:t> </w:t>
      </w:r>
      <w:r w:rsidRPr="005C39AD">
        <w:t>2.23</w:t>
      </w:r>
    </w:p>
    <w:p w:rsidR="00AD7D3C" w:rsidRPr="00D83FC0" w:rsidRDefault="00AD7D3C" w:rsidP="00AD7D3C">
      <w:pPr>
        <w:ind w:firstLine="708"/>
        <w:rPr>
          <w:szCs w:val="28"/>
        </w:rPr>
      </w:pPr>
      <w:r w:rsidRPr="00CA0E47">
        <w:rPr>
          <w:szCs w:val="28"/>
        </w:rPr>
        <w:t xml:space="preserve">Изменение на </w:t>
      </w:r>
      <w:r w:rsidRPr="00CA0E47">
        <w:rPr>
          <w:position w:val="-6"/>
          <w:szCs w:val="28"/>
        </w:rPr>
        <w:object w:dxaOrig="220" w:dyaOrig="240" w14:anchorId="33FA8A53">
          <v:shape id="_x0000_i1331" type="#_x0000_t75" style="width:10.5pt;height:11.25pt" o:ole="">
            <v:imagedata r:id="rId639" o:title=""/>
          </v:shape>
          <o:OLEObject Type="Embed" ProgID="Equation.3" ShapeID="_x0000_i1331" DrawAspect="Content" ObjectID="_1824384868" r:id="rId646"/>
        </w:object>
      </w:r>
      <w:r w:rsidRPr="00CA0E47">
        <w:rPr>
          <w:szCs w:val="28"/>
        </w:rPr>
        <w:t xml:space="preserve"> фазы векторов </w:t>
      </w:r>
      <w:r w:rsidRPr="00CA0E47">
        <w:rPr>
          <w:b/>
          <w:position w:val="-4"/>
          <w:szCs w:val="28"/>
        </w:rPr>
        <w:object w:dxaOrig="260" w:dyaOrig="340" w14:anchorId="7DB69DF5">
          <v:shape id="_x0000_i1332" type="#_x0000_t75" style="width:13.5pt;height:18pt" o:ole="" fillcolor="window">
            <v:imagedata r:id="rId623" o:title=""/>
          </v:shape>
          <o:OLEObject Type="Embed" ProgID="Equation.3" ShapeID="_x0000_i1332" DrawAspect="Content" ObjectID="_1824384869" r:id="rId647"/>
        </w:object>
      </w:r>
      <w:r w:rsidR="00AB38AB">
        <w:rPr>
          <w:b/>
          <w:szCs w:val="28"/>
        </w:rPr>
        <w:t xml:space="preserve"> </w:t>
      </w:r>
      <w:r w:rsidRPr="00CA0E47">
        <w:rPr>
          <w:szCs w:val="28"/>
        </w:rPr>
        <w:t>или</w:t>
      </w:r>
      <w:r w:rsidR="00AB38AB">
        <w:rPr>
          <w:szCs w:val="28"/>
        </w:rPr>
        <w:t xml:space="preserve"> </w:t>
      </w:r>
      <w:r w:rsidRPr="00CA0E47">
        <w:rPr>
          <w:b/>
          <w:position w:val="-4"/>
          <w:szCs w:val="28"/>
        </w:rPr>
        <w:object w:dxaOrig="260" w:dyaOrig="340" w14:anchorId="3295A689">
          <v:shape id="_x0000_i1333" type="#_x0000_t75" style="width:13.5pt;height:18pt" o:ole="" fillcolor="window">
            <v:imagedata r:id="rId631" o:title=""/>
          </v:shape>
          <o:OLEObject Type="Embed" ProgID="Equation.3" ShapeID="_x0000_i1333" DrawAspect="Content" ObjectID="_1824384870" r:id="rId648"/>
        </w:object>
      </w:r>
      <w:r w:rsidRPr="00CA0E47">
        <w:rPr>
          <w:szCs w:val="28"/>
        </w:rPr>
        <w:t xml:space="preserve">, означает что при отражении падающей на границу раздела двух сред плоской ЭМВ, тройка векторов </w:t>
      </w:r>
      <w:r w:rsidRPr="00CA0E47">
        <w:rPr>
          <w:b/>
          <w:position w:val="-4"/>
          <w:szCs w:val="28"/>
        </w:rPr>
        <w:object w:dxaOrig="260" w:dyaOrig="340" w14:anchorId="21FD76ED">
          <v:shape id="_x0000_i1334" type="#_x0000_t75" style="width:13.5pt;height:18pt" o:ole="" fillcolor="window">
            <v:imagedata r:id="rId649" o:title=""/>
          </v:shape>
          <o:OLEObject Type="Embed" ProgID="Equation.3" ShapeID="_x0000_i1334" DrawAspect="Content" ObjectID="_1824384871" r:id="rId650"/>
        </w:object>
      </w:r>
      <w:r w:rsidRPr="00CA0E47">
        <w:rPr>
          <w:b/>
          <w:szCs w:val="28"/>
        </w:rPr>
        <w:t xml:space="preserve">, </w:t>
      </w:r>
      <w:r w:rsidRPr="00CA0E47">
        <w:rPr>
          <w:b/>
          <w:position w:val="-4"/>
          <w:szCs w:val="28"/>
        </w:rPr>
        <w:object w:dxaOrig="260" w:dyaOrig="340" w14:anchorId="18167417">
          <v:shape id="_x0000_i1335" type="#_x0000_t75" style="width:13.5pt;height:18pt" o:ole="" fillcolor="window">
            <v:imagedata r:id="rId651" o:title=""/>
          </v:shape>
          <o:OLEObject Type="Embed" ProgID="Equation.3" ShapeID="_x0000_i1335" DrawAspect="Content" ObjectID="_1824384872" r:id="rId652"/>
        </w:object>
      </w:r>
      <w:r w:rsidR="00AB38AB">
        <w:rPr>
          <w:b/>
          <w:szCs w:val="28"/>
        </w:rPr>
        <w:t xml:space="preserve"> </w:t>
      </w:r>
      <w:r w:rsidRPr="00CA0E47">
        <w:rPr>
          <w:szCs w:val="28"/>
        </w:rPr>
        <w:t xml:space="preserve">и </w:t>
      </w:r>
      <w:r w:rsidRPr="00CA0E47">
        <w:rPr>
          <w:b/>
          <w:position w:val="-6"/>
          <w:szCs w:val="28"/>
        </w:rPr>
        <w:object w:dxaOrig="220" w:dyaOrig="300" w14:anchorId="06F38FC7">
          <v:shape id="_x0000_i1336" type="#_x0000_t75" style="width:10.5pt;height:15.75pt" o:ole="" fillcolor="window">
            <v:imagedata r:id="rId653" o:title=""/>
          </v:shape>
          <o:OLEObject Type="Embed" ProgID="Equation.3" ShapeID="_x0000_i1336" DrawAspect="Content" ObjectID="_1824384873" r:id="rId654"/>
        </w:object>
      </w:r>
      <w:r w:rsidRPr="00CA0E47">
        <w:rPr>
          <w:szCs w:val="28"/>
        </w:rPr>
        <w:t xml:space="preserve"> поворачивается на угол 180</w:t>
      </w:r>
      <w:r w:rsidR="008C7A0B">
        <w:rPr>
          <w:szCs w:val="28"/>
          <w:vertAlign w:val="superscript"/>
        </w:rPr>
        <w:t>°</w:t>
      </w:r>
      <w:r w:rsidRPr="00CA0E47">
        <w:rPr>
          <w:szCs w:val="28"/>
        </w:rPr>
        <w:t xml:space="preserve"> либо вокруг вектора </w:t>
      </w:r>
      <w:r w:rsidRPr="00CA0E47">
        <w:rPr>
          <w:b/>
          <w:position w:val="-4"/>
          <w:szCs w:val="28"/>
        </w:rPr>
        <w:object w:dxaOrig="260" w:dyaOrig="340" w14:anchorId="22920370">
          <v:shape id="_x0000_i1337" type="#_x0000_t75" style="width:13.5pt;height:18pt" o:ole="" fillcolor="window">
            <v:imagedata r:id="rId655" o:title=""/>
          </v:shape>
          <o:OLEObject Type="Embed" ProgID="Equation.3" ShapeID="_x0000_i1337" DrawAspect="Content" ObjectID="_1824384874" r:id="rId656"/>
        </w:object>
      </w:r>
      <w:r w:rsidR="00AB38AB">
        <w:rPr>
          <w:b/>
          <w:szCs w:val="28"/>
        </w:rPr>
        <w:t xml:space="preserve"> </w:t>
      </w:r>
      <w:r w:rsidRPr="00CA0E47">
        <w:rPr>
          <w:szCs w:val="28"/>
        </w:rPr>
        <w:t xml:space="preserve">(если </w:t>
      </w:r>
      <w:r w:rsidRPr="00CA0E47">
        <w:rPr>
          <w:position w:val="-12"/>
          <w:szCs w:val="28"/>
        </w:rPr>
        <w:object w:dxaOrig="800" w:dyaOrig="380" w14:anchorId="0151473B">
          <v:shape id="_x0000_i1338" type="#_x0000_t75" style="width:40.5pt;height:18.75pt" o:ole="">
            <v:imagedata r:id="rId657" o:title=""/>
          </v:shape>
          <o:OLEObject Type="Embed" ProgID="Equation.3" ShapeID="_x0000_i1338" DrawAspect="Content" ObjectID="_1824384875" r:id="rId658"/>
        </w:object>
      </w:r>
      <w:r w:rsidRPr="00CA0E47">
        <w:rPr>
          <w:szCs w:val="28"/>
        </w:rPr>
        <w:t>, рис</w:t>
      </w:r>
      <w:r w:rsidR="003B6AF7" w:rsidRPr="00CA0E47">
        <w:rPr>
          <w:szCs w:val="28"/>
        </w:rPr>
        <w:t>.</w:t>
      </w:r>
      <w:r w:rsidR="003B6AF7">
        <w:rPr>
          <w:szCs w:val="28"/>
          <w:lang w:val="en-US"/>
        </w:rPr>
        <w:t> </w:t>
      </w:r>
      <w:r w:rsidRPr="00CA0E47">
        <w:rPr>
          <w:szCs w:val="28"/>
        </w:rPr>
        <w:t>2.23,</w:t>
      </w:r>
      <w:r w:rsidR="003B6AF7">
        <w:rPr>
          <w:szCs w:val="28"/>
          <w:lang w:val="en-US"/>
        </w:rPr>
        <w:t> </w:t>
      </w:r>
      <w:r w:rsidR="00435F66" w:rsidRPr="00533674">
        <w:rPr>
          <w:i/>
          <w:szCs w:val="28"/>
        </w:rPr>
        <w:t>а</w:t>
      </w:r>
      <w:r w:rsidRPr="00CA0E47">
        <w:rPr>
          <w:szCs w:val="28"/>
        </w:rPr>
        <w:t xml:space="preserve">), либо вокруг вектора </w:t>
      </w:r>
      <w:r w:rsidRPr="00CA0E47">
        <w:rPr>
          <w:b/>
          <w:position w:val="-4"/>
          <w:szCs w:val="28"/>
        </w:rPr>
        <w:object w:dxaOrig="260" w:dyaOrig="340" w14:anchorId="20D78720">
          <v:shape id="_x0000_i1339" type="#_x0000_t75" style="width:13.5pt;height:18pt" o:ole="" fillcolor="window">
            <v:imagedata r:id="rId659" o:title=""/>
          </v:shape>
          <o:OLEObject Type="Embed" ProgID="Equation.3" ShapeID="_x0000_i1339" DrawAspect="Content" ObjectID="_1824384876" r:id="rId660"/>
        </w:object>
      </w:r>
      <w:r w:rsidRPr="00CA0E47">
        <w:rPr>
          <w:szCs w:val="28"/>
        </w:rPr>
        <w:t xml:space="preserve"> (если </w:t>
      </w:r>
      <w:r w:rsidRPr="00CA0E47">
        <w:rPr>
          <w:position w:val="-12"/>
          <w:szCs w:val="28"/>
        </w:rPr>
        <w:object w:dxaOrig="820" w:dyaOrig="380" w14:anchorId="07A4383A">
          <v:shape id="_x0000_i1340" type="#_x0000_t75" style="width:41.25pt;height:18.75pt" o:ole="">
            <v:imagedata r:id="rId661" o:title=""/>
          </v:shape>
          <o:OLEObject Type="Embed" ProgID="Equation.3" ShapeID="_x0000_i1340" DrawAspect="Content" ObjectID="_1824384877" r:id="rId662"/>
        </w:object>
      </w:r>
      <w:r w:rsidRPr="00CA0E47">
        <w:rPr>
          <w:szCs w:val="28"/>
        </w:rPr>
        <w:t>, рис.</w:t>
      </w:r>
      <w:r w:rsidR="003B6AF7">
        <w:rPr>
          <w:szCs w:val="28"/>
          <w:lang w:val="en-US"/>
        </w:rPr>
        <w:t> </w:t>
      </w:r>
      <w:r w:rsidRPr="00CA0E47">
        <w:rPr>
          <w:szCs w:val="28"/>
        </w:rPr>
        <w:t>2.23,</w:t>
      </w:r>
      <w:r w:rsidR="003B6AF7">
        <w:rPr>
          <w:szCs w:val="28"/>
          <w:lang w:val="en-US"/>
        </w:rPr>
        <w:t> </w:t>
      </w:r>
      <w:r w:rsidR="00435F66" w:rsidRPr="00533674">
        <w:rPr>
          <w:i/>
          <w:szCs w:val="28"/>
        </w:rPr>
        <w:t>б</w:t>
      </w:r>
      <w:r w:rsidRPr="00CA0E47">
        <w:rPr>
          <w:szCs w:val="28"/>
        </w:rPr>
        <w:t>) [3].</w:t>
      </w:r>
    </w:p>
    <w:p w:rsidR="00AD7D3C" w:rsidRPr="00336F19" w:rsidRDefault="00AD7D3C" w:rsidP="00AD7D3C">
      <w:pPr>
        <w:ind w:firstLine="708"/>
        <w:rPr>
          <w:szCs w:val="28"/>
        </w:rPr>
      </w:pPr>
      <w:r>
        <w:rPr>
          <w:szCs w:val="28"/>
        </w:rPr>
        <w:t>4</w:t>
      </w:r>
      <w:r w:rsidRPr="00336F19">
        <w:rPr>
          <w:szCs w:val="28"/>
        </w:rPr>
        <w:t>.</w:t>
      </w:r>
      <w:r w:rsidR="00CA51A8">
        <w:rPr>
          <w:szCs w:val="28"/>
        </w:rPr>
        <w:t> </w:t>
      </w:r>
      <w:r w:rsidRPr="00336F19">
        <w:rPr>
          <w:szCs w:val="28"/>
        </w:rPr>
        <w:t xml:space="preserve">Электромагнитные волны материальны. </w:t>
      </w:r>
      <w:r w:rsidRPr="00CA0E47">
        <w:rPr>
          <w:szCs w:val="28"/>
        </w:rPr>
        <w:t>Распространяясь в пространстве, они обладают массой, импульсом, производят давление на поверхность, на которую они падают [4].</w:t>
      </w:r>
    </w:p>
    <w:p w:rsidR="00AD7D3C" w:rsidRPr="00CA0E47" w:rsidRDefault="00AD7D3C" w:rsidP="00AD7D3C">
      <w:pPr>
        <w:ind w:firstLine="708"/>
        <w:rPr>
          <w:szCs w:val="28"/>
        </w:rPr>
      </w:pPr>
      <w:r>
        <w:rPr>
          <w:szCs w:val="28"/>
        </w:rPr>
        <w:t>5</w:t>
      </w:r>
      <w:r w:rsidRPr="00336F19">
        <w:rPr>
          <w:szCs w:val="28"/>
        </w:rPr>
        <w:t>.</w:t>
      </w:r>
      <w:r w:rsidR="00CA51A8">
        <w:rPr>
          <w:szCs w:val="28"/>
        </w:rPr>
        <w:t> </w:t>
      </w:r>
      <w:r>
        <w:rPr>
          <w:szCs w:val="28"/>
        </w:rPr>
        <w:t xml:space="preserve">В любой момент времени </w:t>
      </w:r>
      <w:r w:rsidRPr="00CA0E47">
        <w:rPr>
          <w:szCs w:val="28"/>
        </w:rPr>
        <w:t>объемные плотности энергии электрического (</w:t>
      </w:r>
      <w:r w:rsidRPr="00CA0E47">
        <w:rPr>
          <w:position w:val="-26"/>
          <w:szCs w:val="28"/>
        </w:rPr>
        <w:object w:dxaOrig="1400" w:dyaOrig="740" w14:anchorId="557928E3">
          <v:shape id="_x0000_i1341" type="#_x0000_t75" style="width:70.5pt;height:37.5pt" o:ole="" fillcolor="window">
            <v:imagedata r:id="rId663" o:title=""/>
          </v:shape>
          <o:OLEObject Type="Embed" ProgID="Equation.3" ShapeID="_x0000_i1341" DrawAspect="Content" ObjectID="_1824384878" r:id="rId664"/>
        </w:object>
      </w:r>
      <w:r w:rsidRPr="00CA0E47">
        <w:rPr>
          <w:szCs w:val="28"/>
        </w:rPr>
        <w:t>) и магнитного (</w:t>
      </w:r>
      <w:r w:rsidRPr="00CA0E47">
        <w:rPr>
          <w:position w:val="-34"/>
          <w:szCs w:val="28"/>
        </w:rPr>
        <w:object w:dxaOrig="1280" w:dyaOrig="820" w14:anchorId="05A68FD1">
          <v:shape id="_x0000_i1342" type="#_x0000_t75" style="width:63.75pt;height:41.25pt" o:ole="" fillcolor="window">
            <v:imagedata r:id="rId665" o:title=""/>
          </v:shape>
          <o:OLEObject Type="Embed" ProgID="Equation.3" ShapeID="_x0000_i1342" DrawAspect="Content" ObjectID="_1824384879" r:id="rId666"/>
        </w:object>
      </w:r>
      <w:r w:rsidRPr="00CA0E47">
        <w:rPr>
          <w:szCs w:val="28"/>
        </w:rPr>
        <w:t>) полей электромагнитной волны одинаковы:</w:t>
      </w:r>
    </w:p>
    <w:p w:rsidR="00AD7D3C" w:rsidRPr="00336F19" w:rsidRDefault="00AD7D3C" w:rsidP="004F2577">
      <w:pPr>
        <w:pStyle w:val="affc"/>
      </w:pPr>
      <w:r w:rsidRPr="00CA0E47">
        <w:tab/>
      </w:r>
      <w:r w:rsidR="004F2577" w:rsidRPr="004F2577">
        <w:rPr>
          <w:position w:val="-12"/>
        </w:rPr>
        <w:object w:dxaOrig="1040" w:dyaOrig="380" w14:anchorId="39D70F50">
          <v:shape id="_x0000_i1343" type="#_x0000_t75" style="width:53.25pt;height:19.5pt" o:ole="">
            <v:imagedata r:id="rId667" o:title=""/>
          </v:shape>
          <o:OLEObject Type="Embed" ProgID="Equation.3" ShapeID="_x0000_i1343" DrawAspect="Content" ObjectID="_1824384880" r:id="rId668"/>
        </w:object>
      </w:r>
      <w:r w:rsidR="004F2577">
        <w:t>,</w:t>
      </w:r>
      <w:r w:rsidRPr="00CA0E47">
        <w:tab/>
        <w:t>(2</w:t>
      </w:r>
      <w:r w:rsidRPr="00336F19">
        <w:t>.</w:t>
      </w:r>
      <w:r>
        <w:t>85</w:t>
      </w:r>
      <w:r w:rsidRPr="00336F19">
        <w:t>)</w:t>
      </w:r>
    </w:p>
    <w:p w:rsidR="00AD7D3C" w:rsidRPr="00362E72" w:rsidRDefault="00AD7D3C" w:rsidP="00AD7D3C">
      <w:pPr>
        <w:pStyle w:val="3"/>
      </w:pPr>
      <w:bookmarkStart w:id="183" w:name="_Toc461574327"/>
      <w:bookmarkStart w:id="184" w:name="_Toc485459386"/>
      <w:bookmarkStart w:id="185" w:name="_Toc485534337"/>
      <w:r w:rsidRPr="00362E72">
        <w:t>2.</w:t>
      </w:r>
      <w:r>
        <w:t>9</w:t>
      </w:r>
      <w:r w:rsidRPr="00362E72">
        <w:t>.2. Объемная плотность энергии ЭМВ. Поток энергии. Вектор Умова – Пой</w:t>
      </w:r>
      <w:r w:rsidR="00D038D9">
        <w:t>н</w:t>
      </w:r>
      <w:r w:rsidRPr="00362E72">
        <w:t>тинга</w:t>
      </w:r>
      <w:bookmarkEnd w:id="183"/>
      <w:bookmarkEnd w:id="184"/>
      <w:bookmarkEnd w:id="185"/>
    </w:p>
    <w:p w:rsidR="00AD7D3C" w:rsidRPr="00336F19" w:rsidRDefault="00AD7D3C" w:rsidP="00AD7D3C">
      <w:pPr>
        <w:ind w:firstLine="708"/>
        <w:rPr>
          <w:szCs w:val="28"/>
        </w:rPr>
      </w:pPr>
      <w:r w:rsidRPr="00CA0E47">
        <w:rPr>
          <w:szCs w:val="28"/>
        </w:rPr>
        <w:t xml:space="preserve">Объемную плотность энергии ЭМВ </w:t>
      </w:r>
      <w:r w:rsidRPr="00CA0E47">
        <w:rPr>
          <w:i/>
          <w:szCs w:val="28"/>
        </w:rPr>
        <w:t>w</w:t>
      </w:r>
      <w:r w:rsidRPr="00CA0E47">
        <w:rPr>
          <w:szCs w:val="28"/>
        </w:rPr>
        <w:t xml:space="preserve"> можно найти как сумму объемной плотности энергии электрического поля </w:t>
      </w:r>
      <w:r w:rsidRPr="00CA0E47">
        <w:rPr>
          <w:i/>
          <w:szCs w:val="28"/>
        </w:rPr>
        <w:t>w</w:t>
      </w:r>
      <w:r w:rsidRPr="00CA0E47">
        <w:rPr>
          <w:szCs w:val="28"/>
          <w:vertAlign w:val="subscript"/>
        </w:rPr>
        <w:t>эл</w:t>
      </w:r>
      <w:r w:rsidRPr="00CA0E47">
        <w:rPr>
          <w:szCs w:val="28"/>
        </w:rPr>
        <w:t xml:space="preserve"> и объемной плотности энергии магнитного поля </w:t>
      </w:r>
      <w:r w:rsidRPr="00CA0E47">
        <w:rPr>
          <w:i/>
          <w:szCs w:val="28"/>
          <w:lang w:val="en-US"/>
        </w:rPr>
        <w:t>w</w:t>
      </w:r>
      <w:r w:rsidRPr="00CA0E47">
        <w:rPr>
          <w:szCs w:val="28"/>
          <w:vertAlign w:val="subscript"/>
        </w:rPr>
        <w:t>м</w:t>
      </w:r>
      <w:r w:rsidRPr="00CA0E47">
        <w:rPr>
          <w:szCs w:val="28"/>
        </w:rPr>
        <w:t>:</w:t>
      </w:r>
    </w:p>
    <w:p w:rsidR="00AD7D3C" w:rsidRPr="00336F19" w:rsidRDefault="00AD7D3C" w:rsidP="004F2577">
      <w:pPr>
        <w:pStyle w:val="affc"/>
      </w:pPr>
      <w:r w:rsidRPr="00336F19">
        <w:rPr>
          <w:i/>
        </w:rPr>
        <w:tab/>
      </w:r>
      <w:r w:rsidR="004F2577" w:rsidRPr="004F2577">
        <w:rPr>
          <w:position w:val="-12"/>
        </w:rPr>
        <w:object w:dxaOrig="2299" w:dyaOrig="380" w14:anchorId="3FEE28A6">
          <v:shape id="_x0000_i1344" type="#_x0000_t75" style="width:117.7pt;height:19.5pt" o:ole="">
            <v:imagedata r:id="rId669" o:title=""/>
          </v:shape>
          <o:OLEObject Type="Embed" ProgID="Equation.3" ShapeID="_x0000_i1344" DrawAspect="Content" ObjectID="_1824384881" r:id="rId670"/>
        </w:object>
      </w:r>
      <w:r w:rsidRPr="00336F19">
        <w:tab/>
        <w:t>(2.</w:t>
      </w:r>
      <w:r>
        <w:t>86</w:t>
      </w:r>
      <w:r w:rsidRPr="00336F19">
        <w:t>)</w:t>
      </w:r>
    </w:p>
    <w:p w:rsidR="00AD7D3C" w:rsidRPr="00336F19" w:rsidRDefault="00AD7D3C" w:rsidP="00AD7D3C">
      <w:pPr>
        <w:rPr>
          <w:szCs w:val="28"/>
        </w:rPr>
      </w:pPr>
      <w:r w:rsidRPr="00336F19">
        <w:rPr>
          <w:szCs w:val="28"/>
        </w:rPr>
        <w:t>Учитывая равенство (2.</w:t>
      </w:r>
      <w:r>
        <w:rPr>
          <w:szCs w:val="28"/>
        </w:rPr>
        <w:t>85</w:t>
      </w:r>
      <w:r w:rsidRPr="00336F19">
        <w:rPr>
          <w:szCs w:val="28"/>
        </w:rPr>
        <w:t>) для объемных плотностей энергии, можно показать, что</w:t>
      </w:r>
    </w:p>
    <w:p w:rsidR="00AD7D3C" w:rsidRPr="00336F19" w:rsidRDefault="00AD7D3C" w:rsidP="004F2577">
      <w:pPr>
        <w:pStyle w:val="affc"/>
      </w:pPr>
      <w:r w:rsidRPr="00336F19">
        <w:tab/>
      </w:r>
      <w:r w:rsidR="004F2577" w:rsidRPr="004F2577">
        <w:rPr>
          <w:position w:val="-36"/>
        </w:rPr>
        <w:object w:dxaOrig="1560" w:dyaOrig="800" w14:anchorId="11960110">
          <v:shape id="_x0000_i1345" type="#_x0000_t75" style="width:78pt;height:40.5pt" o:ole="" fillcolor="window">
            <v:imagedata r:id="rId671" o:title=""/>
          </v:shape>
          <o:OLEObject Type="Embed" ProgID="Equation.3" ShapeID="_x0000_i1345" DrawAspect="Content" ObjectID="_1824384882" r:id="rId672"/>
        </w:object>
      </w:r>
      <w:r w:rsidRPr="00336F19">
        <w:t>,</w:t>
      </w:r>
      <w:r w:rsidRPr="00336F19">
        <w:tab/>
        <w:t>(2.</w:t>
      </w:r>
      <w:r>
        <w:t>87</w:t>
      </w:r>
      <w:r w:rsidRPr="00336F19">
        <w:t>)</w:t>
      </w:r>
    </w:p>
    <w:p w:rsidR="00AD7D3C" w:rsidRPr="00336F19" w:rsidRDefault="00AD7D3C" w:rsidP="004F2577">
      <w:pPr>
        <w:ind w:firstLine="0"/>
        <w:rPr>
          <w:szCs w:val="28"/>
        </w:rPr>
      </w:pPr>
      <w:r w:rsidRPr="00336F19">
        <w:rPr>
          <w:szCs w:val="28"/>
        </w:rPr>
        <w:t>тогда (2.</w:t>
      </w:r>
      <w:r>
        <w:rPr>
          <w:szCs w:val="28"/>
        </w:rPr>
        <w:t>87</w:t>
      </w:r>
      <w:r w:rsidRPr="00336F19">
        <w:rPr>
          <w:szCs w:val="28"/>
        </w:rPr>
        <w:t>) можно переписать в виде</w:t>
      </w:r>
    </w:p>
    <w:p w:rsidR="00AD7D3C" w:rsidRPr="00336F19" w:rsidRDefault="00AD7D3C" w:rsidP="003E70DD">
      <w:pPr>
        <w:pStyle w:val="affc"/>
      </w:pPr>
      <w:r w:rsidRPr="00336F19">
        <w:tab/>
      </w:r>
      <w:r w:rsidR="003E70DD" w:rsidRPr="003E70DD">
        <w:rPr>
          <w:position w:val="-36"/>
        </w:rPr>
        <w:object w:dxaOrig="4580" w:dyaOrig="859" w14:anchorId="5976B14D">
          <v:shape id="_x0000_i1346" type="#_x0000_t75" style="width:212.3pt;height:40.5pt" o:ole="" fillcolor="window">
            <v:imagedata r:id="rId673" o:title=""/>
          </v:shape>
          <o:OLEObject Type="Embed" ProgID="Equation.3" ShapeID="_x0000_i1346" DrawAspect="Content" ObjectID="_1824384883" r:id="rId674"/>
        </w:object>
      </w:r>
      <w:r w:rsidRPr="00336F19">
        <w:t>.</w:t>
      </w:r>
      <w:r w:rsidRPr="00336F19">
        <w:tab/>
        <w:t>(2.</w:t>
      </w:r>
      <w:r>
        <w:t>88</w:t>
      </w:r>
      <w:r w:rsidRPr="00336F19">
        <w:t>)</w:t>
      </w:r>
    </w:p>
    <w:p w:rsidR="00AD7D3C" w:rsidRPr="00D35DC6" w:rsidRDefault="00AD7D3C" w:rsidP="00AD7D3C">
      <w:pPr>
        <w:ind w:firstLine="708"/>
        <w:rPr>
          <w:szCs w:val="28"/>
        </w:rPr>
      </w:pPr>
      <w:r w:rsidRPr="00D35DC6">
        <w:rPr>
          <w:szCs w:val="28"/>
        </w:rPr>
        <w:t>Для характеристики процесса переноса энергии электромагнитной волной вводят поток энергии и плотность потока энергии.</w:t>
      </w:r>
    </w:p>
    <w:p w:rsidR="00AD7D3C" w:rsidRPr="00D35DC6" w:rsidRDefault="00AD7D3C" w:rsidP="00AD7D3C">
      <w:pPr>
        <w:pStyle w:val="16"/>
        <w:tabs>
          <w:tab w:val="clear" w:pos="4820"/>
          <w:tab w:val="center" w:pos="567"/>
        </w:tabs>
        <w:jc w:val="both"/>
      </w:pPr>
      <w:r w:rsidRPr="00BD2CE3">
        <w:rPr>
          <w:i/>
          <w:highlight w:val="yellow"/>
        </w:rPr>
        <w:tab/>
      </w:r>
      <w:r w:rsidRPr="00D35DC6">
        <w:rPr>
          <w:i/>
        </w:rPr>
        <w:t>Поток энергии</w:t>
      </w:r>
      <w:r w:rsidR="00A61BE0">
        <w:rPr>
          <w:i/>
        </w:rPr>
        <w:t xml:space="preserve"> </w:t>
      </w:r>
      <w:r w:rsidRPr="00D35DC6">
        <w:sym w:font="Symbol" w:char="F046"/>
      </w:r>
      <w:r w:rsidRPr="00D35DC6">
        <w:t xml:space="preserve"> – скалярная физическая величина, равная энергии, переносимой электромагнитной волной через некоторую поверхность площадью </w:t>
      </w:r>
      <w:r w:rsidRPr="00D35DC6">
        <w:rPr>
          <w:i/>
          <w:lang w:val="en-US"/>
        </w:rPr>
        <w:t>s</w:t>
      </w:r>
      <w:r w:rsidR="003E70DD">
        <w:t xml:space="preserve"> в единицу времени (рис.</w:t>
      </w:r>
      <w:r w:rsidR="003E70DD">
        <w:rPr>
          <w:lang w:val="en-US"/>
        </w:rPr>
        <w:t> </w:t>
      </w:r>
      <w:r w:rsidRPr="00D35DC6">
        <w:t>2.24)</w:t>
      </w:r>
    </w:p>
    <w:p w:rsidR="00AD7D3C" w:rsidRPr="00D35DC6" w:rsidRDefault="00AD7D3C" w:rsidP="003E70DD">
      <w:pPr>
        <w:pStyle w:val="affc"/>
      </w:pPr>
      <w:r w:rsidRPr="00D35DC6">
        <w:tab/>
      </w:r>
      <w:r w:rsidR="003E70DD" w:rsidRPr="003E70DD">
        <w:rPr>
          <w:position w:val="-26"/>
        </w:rPr>
        <w:object w:dxaOrig="2799" w:dyaOrig="700" w14:anchorId="0B11EEAB">
          <v:shape id="_x0000_i1347" type="#_x0000_t75" style="width:140.25pt;height:34.5pt" o:ole="" fillcolor="window">
            <v:imagedata r:id="rId675" o:title=""/>
          </v:shape>
          <o:OLEObject Type="Embed" ProgID="Equation.3" ShapeID="_x0000_i1347" DrawAspect="Content" ObjectID="_1824384884" r:id="rId676"/>
        </w:object>
      </w:r>
      <w:r w:rsidRPr="00D35DC6">
        <w:t>.</w:t>
      </w:r>
      <w:r w:rsidRPr="00D35DC6">
        <w:tab/>
        <w:t>(2.89)</w:t>
      </w:r>
    </w:p>
    <w:p w:rsidR="00AD7D3C" w:rsidRPr="00D35DC6" w:rsidRDefault="00AD7D3C" w:rsidP="00AD7D3C">
      <w:pPr>
        <w:ind w:firstLine="708"/>
        <w:rPr>
          <w:szCs w:val="28"/>
        </w:rPr>
      </w:pPr>
      <w:r w:rsidRPr="00D35DC6">
        <w:rPr>
          <w:i/>
          <w:szCs w:val="28"/>
        </w:rPr>
        <w:t>Плотность потока энергии</w:t>
      </w:r>
      <w:r w:rsidRPr="00D35DC6">
        <w:rPr>
          <w:position w:val="-4"/>
          <w:szCs w:val="28"/>
        </w:rPr>
        <w:object w:dxaOrig="300" w:dyaOrig="340" w14:anchorId="2EA618DF">
          <v:shape id="_x0000_i1348" type="#_x0000_t75" style="width:15.75pt;height:18pt" o:ole="" fillcolor="window">
            <v:imagedata r:id="rId677" o:title=""/>
          </v:shape>
          <o:OLEObject Type="Embed" ProgID="Equation.3" ShapeID="_x0000_i1348" DrawAspect="Content" ObjectID="_1824384885" r:id="rId678"/>
        </w:object>
      </w:r>
      <w:r>
        <w:rPr>
          <w:szCs w:val="28"/>
        </w:rPr>
        <w:t xml:space="preserve"> (ее также называют </w:t>
      </w:r>
      <w:r w:rsidRPr="00D35DC6">
        <w:rPr>
          <w:szCs w:val="28"/>
        </w:rPr>
        <w:t xml:space="preserve">вектором Пойнтинга, или </w:t>
      </w:r>
      <w:r w:rsidRPr="00D35DC6">
        <w:rPr>
          <w:i/>
          <w:szCs w:val="28"/>
        </w:rPr>
        <w:t>вектором Умова</w:t>
      </w:r>
      <w:r w:rsidR="00F958BB">
        <w:rPr>
          <w:szCs w:val="28"/>
        </w:rPr>
        <w:t xml:space="preserve"> </w:t>
      </w:r>
      <w:r w:rsidR="00F958BB">
        <w:rPr>
          <w:i/>
          <w:szCs w:val="28"/>
        </w:rPr>
        <w:t xml:space="preserve">– </w:t>
      </w:r>
      <w:r w:rsidRPr="00D35DC6">
        <w:rPr>
          <w:i/>
          <w:szCs w:val="28"/>
        </w:rPr>
        <w:t>Пойнтинга</w:t>
      </w:r>
      <w:r>
        <w:rPr>
          <w:i/>
          <w:szCs w:val="28"/>
        </w:rPr>
        <w:t>)</w:t>
      </w:r>
      <w:r w:rsidRPr="00D35DC6">
        <w:rPr>
          <w:szCs w:val="28"/>
        </w:rPr>
        <w:t xml:space="preserve"> – это векторная величина, численно равная энергии, переносимой через единичную площадку, перпендикулярную направлению распространения волны, в единицу времени [4].</w:t>
      </w:r>
    </w:p>
    <w:p w:rsidR="00AD7D3C" w:rsidRPr="00BD2CE3" w:rsidRDefault="00AD7D3C" w:rsidP="003E70DD">
      <w:pPr>
        <w:pStyle w:val="affc"/>
        <w:rPr>
          <w:highlight w:val="yellow"/>
        </w:rPr>
      </w:pPr>
      <w:r w:rsidRPr="00D35DC6">
        <w:tab/>
      </w:r>
      <w:r w:rsidR="003E70DD" w:rsidRPr="003E70DD">
        <w:rPr>
          <w:position w:val="-26"/>
        </w:rPr>
        <w:object w:dxaOrig="3220" w:dyaOrig="700" w14:anchorId="7DBF01F2">
          <v:shape id="_x0000_i1349" type="#_x0000_t75" style="width:145.55pt;height:31.5pt" o:ole="" fillcolor="window">
            <v:imagedata r:id="rId679" o:title=""/>
          </v:shape>
          <o:OLEObject Type="Embed" ProgID="Equation.3" ShapeID="_x0000_i1349" DrawAspect="Content" ObjectID="_1824384886" r:id="rId680"/>
        </w:object>
      </w:r>
      <w:r w:rsidRPr="00D35DC6">
        <w:t>.</w:t>
      </w:r>
      <w:r w:rsidRPr="00D35DC6">
        <w:tab/>
        <w:t>(2.90)</w:t>
      </w:r>
    </w:p>
    <w:p w:rsidR="00AD7D3C" w:rsidRPr="00BD2CE3" w:rsidRDefault="00AD7D3C" w:rsidP="00AD7D3C">
      <w:pPr>
        <w:pStyle w:val="af8"/>
        <w:rPr>
          <w:highlight w:val="yellow"/>
        </w:rPr>
      </w:pPr>
      <w:r>
        <w:rPr>
          <w:noProof/>
        </w:rPr>
        <w:drawing>
          <wp:inline distT="0" distB="0" distL="0" distR="0" wp14:anchorId="46243449" wp14:editId="75F6B327">
            <wp:extent cx="1687830" cy="1336675"/>
            <wp:effectExtent l="19050" t="0" r="7620" b="0"/>
            <wp:docPr id="4052" name="Рисунок 4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2"/>
                    <pic:cNvPicPr>
                      <a:picLocks noChangeAspect="1" noChangeArrowheads="1"/>
                    </pic:cNvPicPr>
                  </pic:nvPicPr>
                  <pic:blipFill>
                    <a:blip r:embed="rId681" cstate="print"/>
                    <a:srcRect/>
                    <a:stretch>
                      <a:fillRect/>
                    </a:stretch>
                  </pic:blipFill>
                  <pic:spPr bwMode="auto">
                    <a:xfrm>
                      <a:off x="0" y="0"/>
                      <a:ext cx="1687830" cy="1336675"/>
                    </a:xfrm>
                    <a:prstGeom prst="rect">
                      <a:avLst/>
                    </a:prstGeom>
                    <a:noFill/>
                    <a:ln w="9525">
                      <a:noFill/>
                      <a:miter lim="800000"/>
                      <a:headEnd/>
                      <a:tailEnd/>
                    </a:ln>
                  </pic:spPr>
                </pic:pic>
              </a:graphicData>
            </a:graphic>
          </wp:inline>
        </w:drawing>
      </w:r>
    </w:p>
    <w:p w:rsidR="00AD7D3C" w:rsidRPr="00D35DC6" w:rsidRDefault="00AD7D3C" w:rsidP="003E70DD">
      <w:pPr>
        <w:pStyle w:val="af4"/>
      </w:pPr>
      <w:r w:rsidRPr="00D35DC6">
        <w:t>Рис</w:t>
      </w:r>
      <w:r w:rsidR="00736117" w:rsidRPr="00D35DC6">
        <w:t>.</w:t>
      </w:r>
      <w:r w:rsidR="00736117">
        <w:t> </w:t>
      </w:r>
      <w:r w:rsidRPr="00D35DC6">
        <w:t>2.24</w:t>
      </w:r>
    </w:p>
    <w:p w:rsidR="00AD7D3C" w:rsidRPr="004F2577" w:rsidRDefault="00AD7D3C" w:rsidP="004F2577">
      <w:r w:rsidRPr="004F2577">
        <w:t>Вектор Умова</w:t>
      </w:r>
      <w:r w:rsidR="00F958BB">
        <w:rPr>
          <w:szCs w:val="28"/>
        </w:rPr>
        <w:t xml:space="preserve"> </w:t>
      </w:r>
      <w:r w:rsidR="00F958BB">
        <w:rPr>
          <w:i/>
          <w:szCs w:val="28"/>
        </w:rPr>
        <w:t xml:space="preserve">– </w:t>
      </w:r>
      <w:r w:rsidRPr="004F2577">
        <w:t>Пойнтинга можно представить и в таком виде:</w:t>
      </w:r>
    </w:p>
    <w:p w:rsidR="00AD7D3C" w:rsidRPr="00336F19" w:rsidRDefault="00AD7D3C" w:rsidP="003E70DD">
      <w:pPr>
        <w:pStyle w:val="11"/>
      </w:pPr>
      <w:r w:rsidRPr="00D35DC6">
        <w:tab/>
      </w:r>
      <w:r w:rsidRPr="00D35DC6">
        <w:rPr>
          <w:lang w:val="en-US"/>
        </w:rPr>
        <w:object w:dxaOrig="1620" w:dyaOrig="680" w14:anchorId="47922F45">
          <v:shape id="_x0000_i1350" type="#_x0000_t75" style="width:94.55pt;height:39.75pt" o:ole="" fillcolor="window">
            <v:imagedata r:id="rId682" o:title=""/>
          </v:shape>
          <o:OLEObject Type="Embed" ProgID="Equation.3" ShapeID="_x0000_i1350" DrawAspect="Content" ObjectID="_1824384887" r:id="rId683"/>
        </w:object>
      </w:r>
      <w:r w:rsidRPr="00D35DC6">
        <w:t>.</w:t>
      </w:r>
      <w:r w:rsidRPr="00336F19">
        <w:tab/>
        <w:t>(2.</w:t>
      </w:r>
      <w:r>
        <w:t>91</w:t>
      </w:r>
      <w:r w:rsidRPr="00336F19">
        <w:t>)</w:t>
      </w:r>
    </w:p>
    <w:p w:rsidR="00AD7D3C" w:rsidRPr="0080089C" w:rsidRDefault="00AD7D3C" w:rsidP="004F2577">
      <w:pPr>
        <w:pStyle w:val="3"/>
      </w:pPr>
      <w:bookmarkStart w:id="186" w:name="_Toc485459387"/>
      <w:bookmarkStart w:id="187" w:name="_Toc485534338"/>
      <w:bookmarkStart w:id="188" w:name="_Toc216766554"/>
      <w:r w:rsidRPr="00D33753">
        <w:t xml:space="preserve">Вопросы и задания для самоконтроля к лекции </w:t>
      </w:r>
      <w:r>
        <w:t>7</w:t>
      </w:r>
      <w:bookmarkEnd w:id="186"/>
      <w:bookmarkEnd w:id="187"/>
    </w:p>
    <w:p w:rsidR="00AD7D3C" w:rsidRDefault="00AD7D3C" w:rsidP="00CA51A8">
      <w:pPr>
        <w:numPr>
          <w:ilvl w:val="2"/>
          <w:numId w:val="12"/>
        </w:numPr>
        <w:tabs>
          <w:tab w:val="left" w:pos="1134"/>
        </w:tabs>
        <w:ind w:left="0" w:firstLine="709"/>
        <w:rPr>
          <w:szCs w:val="28"/>
        </w:rPr>
      </w:pPr>
      <w:r>
        <w:rPr>
          <w:szCs w:val="28"/>
        </w:rPr>
        <w:t>Сформулируйте определение электромагнитных волн и назовите основных их свойства?</w:t>
      </w:r>
    </w:p>
    <w:p w:rsidR="00AD7D3C" w:rsidRDefault="00AD7D3C" w:rsidP="00CA51A8">
      <w:pPr>
        <w:numPr>
          <w:ilvl w:val="2"/>
          <w:numId w:val="12"/>
        </w:numPr>
        <w:tabs>
          <w:tab w:val="left" w:pos="1134"/>
        </w:tabs>
        <w:ind w:left="0" w:firstLine="709"/>
        <w:rPr>
          <w:szCs w:val="28"/>
        </w:rPr>
      </w:pPr>
      <w:r w:rsidRPr="009D0C33">
        <w:rPr>
          <w:szCs w:val="28"/>
        </w:rPr>
        <w:t xml:space="preserve">Чему равна частота колебаний вектора </w:t>
      </w:r>
      <w:r>
        <w:rPr>
          <w:szCs w:val="28"/>
        </w:rPr>
        <w:t>индукции</w:t>
      </w:r>
      <w:r w:rsidR="00A61BE0">
        <w:rPr>
          <w:szCs w:val="28"/>
        </w:rPr>
        <w:t xml:space="preserve"> </w:t>
      </w:r>
      <w:r>
        <w:rPr>
          <w:szCs w:val="28"/>
        </w:rPr>
        <w:t>магнитного</w:t>
      </w:r>
      <w:r w:rsidRPr="009D0C33">
        <w:rPr>
          <w:szCs w:val="28"/>
        </w:rPr>
        <w:t xml:space="preserve"> поля электромагнитной волны, распространяющейся в воздухе с длиной волны </w:t>
      </w:r>
      <w:r w:rsidR="00A61BE0" w:rsidRPr="009D0C33">
        <w:rPr>
          <w:position w:val="-6"/>
          <w:szCs w:val="28"/>
          <w:lang w:val="en-US"/>
        </w:rPr>
        <w:object w:dxaOrig="1240" w:dyaOrig="380" w14:anchorId="1CF6245D">
          <v:shape id="_x0000_i1351" type="#_x0000_t75" style="width:65.2pt;height:19.5pt" o:ole="" fillcolor="window">
            <v:imagedata r:id="rId684" o:title=""/>
          </v:shape>
          <o:OLEObject Type="Embed" ProgID="Equation.DSMT4" ShapeID="_x0000_i1351" DrawAspect="Content" ObjectID="_1824384888" r:id="rId685"/>
        </w:object>
      </w:r>
      <w:r w:rsidRPr="009D0C33">
        <w:rPr>
          <w:szCs w:val="28"/>
        </w:rPr>
        <w:t>м?</w:t>
      </w:r>
    </w:p>
    <w:p w:rsidR="00AD7D3C" w:rsidRPr="00BD2CE3" w:rsidRDefault="00AD7D3C" w:rsidP="00CA51A8">
      <w:pPr>
        <w:numPr>
          <w:ilvl w:val="2"/>
          <w:numId w:val="12"/>
        </w:numPr>
        <w:tabs>
          <w:tab w:val="left" w:pos="1134"/>
        </w:tabs>
        <w:ind w:left="0" w:firstLine="709"/>
        <w:rPr>
          <w:szCs w:val="28"/>
        </w:rPr>
      </w:pPr>
      <w:r w:rsidRPr="00BD2CE3">
        <w:rPr>
          <w:szCs w:val="28"/>
        </w:rPr>
        <w:t>Что происходит с частотой, скоростью и длиной ЭМВ при переходе ее из стекла в воздух?</w:t>
      </w:r>
    </w:p>
    <w:p w:rsidR="00AD7D3C" w:rsidRPr="008E2633" w:rsidRDefault="00AD7D3C" w:rsidP="00CA51A8">
      <w:pPr>
        <w:numPr>
          <w:ilvl w:val="2"/>
          <w:numId w:val="12"/>
        </w:numPr>
        <w:tabs>
          <w:tab w:val="left" w:pos="1134"/>
        </w:tabs>
        <w:ind w:left="0" w:firstLine="709"/>
        <w:rPr>
          <w:szCs w:val="28"/>
        </w:rPr>
      </w:pPr>
      <w:r w:rsidRPr="008E2633">
        <w:rPr>
          <w:szCs w:val="28"/>
        </w:rPr>
        <w:t xml:space="preserve">На какую длину волны, </w:t>
      </w:r>
      <w:r>
        <w:rPr>
          <w:szCs w:val="28"/>
        </w:rPr>
        <w:t>необходимо</w:t>
      </w:r>
      <w:r w:rsidRPr="008E2633">
        <w:rPr>
          <w:szCs w:val="28"/>
        </w:rPr>
        <w:t xml:space="preserve"> настро</w:t>
      </w:r>
      <w:r>
        <w:rPr>
          <w:szCs w:val="28"/>
        </w:rPr>
        <w:t>ить</w:t>
      </w:r>
      <w:r w:rsidRPr="008E2633">
        <w:rPr>
          <w:szCs w:val="28"/>
        </w:rPr>
        <w:t xml:space="preserve"> приемник, чтобы он мог принимать сигнал радиостанции, работающей на частоте 101,7 Гц? </w:t>
      </w:r>
    </w:p>
    <w:p w:rsidR="00AD7D3C" w:rsidRPr="008E2633" w:rsidRDefault="00AD7D3C" w:rsidP="00CA51A8">
      <w:pPr>
        <w:numPr>
          <w:ilvl w:val="2"/>
          <w:numId w:val="12"/>
        </w:numPr>
        <w:tabs>
          <w:tab w:val="left" w:pos="1134"/>
        </w:tabs>
        <w:ind w:left="0" w:firstLine="709"/>
        <w:rPr>
          <w:szCs w:val="28"/>
        </w:rPr>
      </w:pPr>
      <w:r w:rsidRPr="008E2633">
        <w:rPr>
          <w:szCs w:val="28"/>
        </w:rPr>
        <w:t>В некоторый момент времени ЭМВ «дошла» до точки среды с координатами (</w:t>
      </w:r>
      <w:r w:rsidRPr="008E2633">
        <w:rPr>
          <w:i/>
          <w:szCs w:val="28"/>
          <w:lang w:val="en-US"/>
        </w:rPr>
        <w:t>x</w:t>
      </w:r>
      <w:r w:rsidRPr="008E2633">
        <w:rPr>
          <w:i/>
          <w:szCs w:val="28"/>
        </w:rPr>
        <w:t>,</w:t>
      </w:r>
      <w:r w:rsidRPr="008E2633">
        <w:rPr>
          <w:i/>
          <w:szCs w:val="28"/>
          <w:lang w:val="en-US"/>
        </w:rPr>
        <w:t>y</w:t>
      </w:r>
      <w:r w:rsidRPr="008E2633">
        <w:rPr>
          <w:i/>
          <w:szCs w:val="28"/>
        </w:rPr>
        <w:t>,</w:t>
      </w:r>
      <w:r w:rsidRPr="008E2633">
        <w:rPr>
          <w:i/>
          <w:szCs w:val="28"/>
          <w:lang w:val="en-US"/>
        </w:rPr>
        <w:t>z</w:t>
      </w:r>
      <w:r w:rsidRPr="008E2633">
        <w:rPr>
          <w:szCs w:val="28"/>
        </w:rPr>
        <w:t xml:space="preserve">). Причем напряженность электрического поля </w:t>
      </w:r>
      <w:r w:rsidRPr="008E2633">
        <w:rPr>
          <w:position w:val="-12"/>
          <w:szCs w:val="28"/>
          <w:lang w:val="en-US"/>
        </w:rPr>
        <w:object w:dxaOrig="1340" w:dyaOrig="420" w14:anchorId="6EF58F75">
          <v:shape id="_x0000_i1352" type="#_x0000_t75" style="width:66pt;height:20.25pt" o:ole="" fillcolor="window">
            <v:imagedata r:id="rId686" o:title=""/>
          </v:shape>
          <o:OLEObject Type="Embed" ProgID="Equation.3" ShapeID="_x0000_i1352" DrawAspect="Content" ObjectID="_1824384889" r:id="rId687"/>
        </w:object>
      </w:r>
      <w:r w:rsidRPr="008E2633">
        <w:rPr>
          <w:szCs w:val="28"/>
        </w:rPr>
        <w:t xml:space="preserve">, а индукция магнитного поля </w:t>
      </w:r>
      <w:r w:rsidRPr="008E2633">
        <w:rPr>
          <w:position w:val="-12"/>
          <w:szCs w:val="28"/>
          <w:lang w:val="en-US"/>
        </w:rPr>
        <w:object w:dxaOrig="1359" w:dyaOrig="420" w14:anchorId="524F0223">
          <v:shape id="_x0000_i1353" type="#_x0000_t75" style="width:72.05pt;height:21.75pt" o:ole="" fillcolor="window">
            <v:imagedata r:id="rId688" o:title=""/>
          </v:shape>
          <o:OLEObject Type="Embed" ProgID="Equation.3" ShapeID="_x0000_i1353" DrawAspect="Content" ObjectID="_1824384890" r:id="rId689"/>
        </w:object>
      </w:r>
      <w:r w:rsidRPr="008E2633">
        <w:rPr>
          <w:szCs w:val="28"/>
        </w:rPr>
        <w:t>. Вдоль как</w:t>
      </w:r>
      <w:r>
        <w:rPr>
          <w:szCs w:val="28"/>
        </w:rPr>
        <w:t>ой</w:t>
      </w:r>
      <w:r w:rsidRPr="008E2633">
        <w:rPr>
          <w:szCs w:val="28"/>
        </w:rPr>
        <w:t xml:space="preserve"> координатной оси распространялась ЭМВ?</w:t>
      </w:r>
    </w:p>
    <w:p w:rsidR="00AD7D3C" w:rsidRDefault="00AD7D3C" w:rsidP="00795919">
      <w:pPr>
        <w:pStyle w:val="1"/>
      </w:pPr>
      <w:r>
        <w:br w:type="page"/>
      </w:r>
    </w:p>
    <w:p w:rsidR="00795919" w:rsidRDefault="00795919" w:rsidP="00795919">
      <w:pPr>
        <w:pStyle w:val="1"/>
      </w:pPr>
      <w:bookmarkStart w:id="189" w:name="_Toc485534339"/>
      <w:r>
        <w:t>волновая оптика</w:t>
      </w:r>
      <w:bookmarkEnd w:id="189"/>
    </w:p>
    <w:p w:rsidR="00795919" w:rsidRDefault="00795919" w:rsidP="00795919">
      <w:pPr>
        <w:pStyle w:val="1"/>
      </w:pPr>
      <w:bookmarkStart w:id="190" w:name="_Toc485534340"/>
      <w:r w:rsidRPr="0059229C">
        <w:t xml:space="preserve">Лекция </w:t>
      </w:r>
      <w:r>
        <w:t>8</w:t>
      </w:r>
      <w:bookmarkEnd w:id="190"/>
    </w:p>
    <w:p w:rsidR="00AD7D3C" w:rsidRPr="00091F1A" w:rsidRDefault="00795919" w:rsidP="00795919">
      <w:r w:rsidRPr="00C62FE9">
        <w:rPr>
          <w:b/>
          <w:szCs w:val="28"/>
        </w:rPr>
        <w:t>Основные понятия и законы</w:t>
      </w:r>
      <w:r w:rsidRPr="00C62FE9">
        <w:rPr>
          <w:szCs w:val="28"/>
        </w:rPr>
        <w:t>, которые должны быть освоены в ходе</w:t>
      </w:r>
      <w:bookmarkStart w:id="191" w:name="_Toc485459389"/>
      <w:bookmarkEnd w:id="188"/>
      <w:r w:rsidR="001D5080">
        <w:rPr>
          <w:szCs w:val="28"/>
        </w:rPr>
        <w:t xml:space="preserve"> </w:t>
      </w:r>
      <w:r w:rsidR="00AD7D3C" w:rsidRPr="00C74F28">
        <w:rPr>
          <w:szCs w:val="28"/>
        </w:rPr>
        <w:t>лекции: световая волна и световой вектор; когерентность и монохроматичность волн; интерференция света и условия е</w:t>
      </w:r>
      <w:r w:rsidR="008A05CE">
        <w:rPr>
          <w:szCs w:val="28"/>
        </w:rPr>
        <w:t>е</w:t>
      </w:r>
      <w:r w:rsidR="00AD7D3C" w:rsidRPr="00C74F28">
        <w:rPr>
          <w:szCs w:val="28"/>
        </w:rPr>
        <w:t xml:space="preserve"> наблюдения; Оптическая длина пути </w:t>
      </w:r>
      <w:r w:rsidR="00AD7D3C">
        <w:rPr>
          <w:szCs w:val="28"/>
        </w:rPr>
        <w:t xml:space="preserve">и </w:t>
      </w:r>
      <w:r w:rsidR="00AD7D3C" w:rsidRPr="00C74F28">
        <w:rPr>
          <w:szCs w:val="28"/>
        </w:rPr>
        <w:t xml:space="preserve">оптическая разность хода волн; </w:t>
      </w:r>
      <w:r w:rsidR="00AD7D3C" w:rsidRPr="00340B2D">
        <w:rPr>
          <w:szCs w:val="28"/>
        </w:rPr>
        <w:t>условия максимума и минимума интенсивности света.</w:t>
      </w:r>
      <w:bookmarkEnd w:id="191"/>
    </w:p>
    <w:p w:rsidR="00AD7D3C" w:rsidRPr="00D83FC0" w:rsidRDefault="00AD7D3C" w:rsidP="00AD7D3C">
      <w:pPr>
        <w:pStyle w:val="20"/>
      </w:pPr>
      <w:bookmarkStart w:id="192" w:name="_Toc461574330"/>
      <w:bookmarkStart w:id="193" w:name="_Toc485459390"/>
      <w:bookmarkStart w:id="194" w:name="_Toc485534341"/>
      <w:r>
        <w:t>3.1.Понятие световая волна и световой вектор</w:t>
      </w:r>
      <w:bookmarkEnd w:id="192"/>
      <w:bookmarkEnd w:id="193"/>
      <w:bookmarkEnd w:id="194"/>
    </w:p>
    <w:p w:rsidR="00AD7D3C" w:rsidRPr="00690F12" w:rsidRDefault="00AD7D3C" w:rsidP="00AD7D3C">
      <w:pPr>
        <w:ind w:firstLine="708"/>
        <w:rPr>
          <w:szCs w:val="28"/>
        </w:rPr>
      </w:pPr>
      <w:r w:rsidRPr="00BE64C4">
        <w:rPr>
          <w:i/>
          <w:szCs w:val="28"/>
        </w:rPr>
        <w:t>Светов</w:t>
      </w:r>
      <w:r>
        <w:rPr>
          <w:i/>
          <w:szCs w:val="28"/>
        </w:rPr>
        <w:t>ые</w:t>
      </w:r>
      <w:r w:rsidRPr="00BE64C4">
        <w:rPr>
          <w:i/>
          <w:szCs w:val="28"/>
        </w:rPr>
        <w:t xml:space="preserve"> волн</w:t>
      </w:r>
      <w:r>
        <w:rPr>
          <w:i/>
          <w:szCs w:val="28"/>
        </w:rPr>
        <w:t>ы</w:t>
      </w:r>
      <w:r>
        <w:rPr>
          <w:szCs w:val="28"/>
        </w:rPr>
        <w:t xml:space="preserve"> – это </w:t>
      </w:r>
      <w:r w:rsidRPr="00690F12">
        <w:rPr>
          <w:szCs w:val="28"/>
        </w:rPr>
        <w:t>электромагнитные волны видимого диапазона излучения: (400 &lt;λ &lt;780) нм</w:t>
      </w:r>
      <w:r w:rsidRPr="00690F12">
        <w:rPr>
          <w:szCs w:val="28"/>
          <w:lang w:bidi="he-IL"/>
        </w:rPr>
        <w:t>.</w:t>
      </w:r>
      <w:r w:rsidRPr="00690F12">
        <w:rPr>
          <w:szCs w:val="28"/>
        </w:rPr>
        <w:t xml:space="preserve"> Световые волны</w:t>
      </w:r>
      <w:r w:rsidR="001D5080">
        <w:rPr>
          <w:szCs w:val="28"/>
        </w:rPr>
        <w:t xml:space="preserve"> </w:t>
      </w:r>
      <w:r w:rsidRPr="00690F12">
        <w:rPr>
          <w:szCs w:val="28"/>
        </w:rPr>
        <w:t>испускаются при переходах электронов между уровнями</w:t>
      </w:r>
      <w:r w:rsidR="001D5080">
        <w:rPr>
          <w:szCs w:val="28"/>
        </w:rPr>
        <w:t xml:space="preserve"> </w:t>
      </w:r>
      <w:r w:rsidRPr="00690F12">
        <w:rPr>
          <w:szCs w:val="28"/>
        </w:rPr>
        <w:t>энергий в молекулах и атомах, при тепловых и электрических воздействиях на них.</w:t>
      </w:r>
    </w:p>
    <w:p w:rsidR="00AD7D3C" w:rsidRPr="00690F12" w:rsidRDefault="00AD7D3C" w:rsidP="00AD7D3C">
      <w:pPr>
        <w:ind w:firstLine="708"/>
        <w:rPr>
          <w:szCs w:val="28"/>
        </w:rPr>
      </w:pPr>
      <w:r w:rsidRPr="00690F12">
        <w:rPr>
          <w:szCs w:val="28"/>
        </w:rPr>
        <w:t xml:space="preserve">В вышеуказанном диапазоне длин волн человек различает такие основные цвета, как фиолетовый, синий, голубой, зеленый, желтый, оранжевый, красный. Если сложить все волны видимого диапазона излучения, то тогда получится излучение, которое называют </w:t>
      </w:r>
      <w:r w:rsidRPr="00690F12">
        <w:rPr>
          <w:i/>
          <w:szCs w:val="28"/>
        </w:rPr>
        <w:t xml:space="preserve">белым светом </w:t>
      </w:r>
      <w:r w:rsidRPr="004F2577">
        <w:rPr>
          <w:szCs w:val="28"/>
        </w:rPr>
        <w:t>[5].</w:t>
      </w:r>
    </w:p>
    <w:p w:rsidR="00AD7D3C" w:rsidRPr="00690F12" w:rsidRDefault="00AD7D3C" w:rsidP="00AD7D3C">
      <w:pPr>
        <w:ind w:firstLine="708"/>
        <w:rPr>
          <w:szCs w:val="28"/>
        </w:rPr>
      </w:pPr>
      <w:r w:rsidRPr="00690F12">
        <w:rPr>
          <w:szCs w:val="28"/>
        </w:rPr>
        <w:t xml:space="preserve">Из двух характеристик ЭМВ (вектора напряженности </w:t>
      </w:r>
      <w:r w:rsidRPr="00690F12">
        <w:rPr>
          <w:position w:val="-4"/>
          <w:szCs w:val="28"/>
        </w:rPr>
        <w:object w:dxaOrig="240" w:dyaOrig="320" w14:anchorId="1C731A12">
          <v:shape id="_x0000_i1354" type="#_x0000_t75" style="width:11.25pt;height:16.5pt" o:ole="" fillcolor="window">
            <v:imagedata r:id="rId690" o:title=""/>
          </v:shape>
          <o:OLEObject Type="Embed" ProgID="Equation.3" ShapeID="_x0000_i1354" DrawAspect="Content" ObjectID="_1824384891" r:id="rId691"/>
        </w:object>
      </w:r>
      <w:r w:rsidRPr="00690F12">
        <w:rPr>
          <w:szCs w:val="28"/>
        </w:rPr>
        <w:t xml:space="preserve"> электрического поля и вектора индукции </w:t>
      </w:r>
      <w:r w:rsidRPr="00690F12">
        <w:rPr>
          <w:position w:val="-4"/>
          <w:szCs w:val="28"/>
        </w:rPr>
        <w:object w:dxaOrig="260" w:dyaOrig="340" w14:anchorId="101518FE">
          <v:shape id="_x0000_i1355" type="#_x0000_t75" style="width:13.5pt;height:18pt" o:ole="" fillcolor="window">
            <v:imagedata r:id="rId692" o:title=""/>
          </v:shape>
          <o:OLEObject Type="Embed" ProgID="Equation.3" ShapeID="_x0000_i1355" DrawAspect="Content" ObjectID="_1824384892" r:id="rId693"/>
        </w:object>
      </w:r>
      <w:r w:rsidRPr="00690F12">
        <w:rPr>
          <w:szCs w:val="28"/>
        </w:rPr>
        <w:t xml:space="preserve"> магнитного поля) наибольшее воздействие на человеческий глаз оказывает вектор напряженности электрического поля ЭМВ, вызывая в глазу световые ощущения. Поэтому вектор </w:t>
      </w:r>
      <w:r w:rsidRPr="00690F12">
        <w:rPr>
          <w:position w:val="-4"/>
          <w:szCs w:val="28"/>
        </w:rPr>
        <w:object w:dxaOrig="240" w:dyaOrig="320" w14:anchorId="1E55FCDD">
          <v:shape id="_x0000_i1356" type="#_x0000_t75" style="width:11.25pt;height:16.5pt" o:ole="" fillcolor="window">
            <v:imagedata r:id="rId690" o:title=""/>
          </v:shape>
          <o:OLEObject Type="Embed" ProgID="Equation.3" ShapeID="_x0000_i1356" DrawAspect="Content" ObjectID="_1824384893" r:id="rId694"/>
        </w:object>
      </w:r>
      <w:r w:rsidRPr="00690F12">
        <w:rPr>
          <w:szCs w:val="28"/>
        </w:rPr>
        <w:t xml:space="preserve"> назвали </w:t>
      </w:r>
      <w:r w:rsidRPr="00690F12">
        <w:rPr>
          <w:i/>
          <w:szCs w:val="28"/>
        </w:rPr>
        <w:t>световым вектором</w:t>
      </w:r>
      <w:r w:rsidRPr="00690F12">
        <w:rPr>
          <w:szCs w:val="28"/>
        </w:rPr>
        <w:t xml:space="preserve">. </w:t>
      </w:r>
    </w:p>
    <w:p w:rsidR="00AD7D3C" w:rsidRPr="00690F12" w:rsidRDefault="00AD7D3C" w:rsidP="00AD7D3C">
      <w:pPr>
        <w:ind w:firstLine="708"/>
        <w:rPr>
          <w:szCs w:val="28"/>
        </w:rPr>
      </w:pPr>
      <w:r w:rsidRPr="00690F12">
        <w:rPr>
          <w:szCs w:val="28"/>
        </w:rPr>
        <w:t xml:space="preserve">При дальнейшем описании интерференции света будем рассматривать именно световой вектор – вектор </w:t>
      </w:r>
      <w:r w:rsidRPr="00690F12">
        <w:rPr>
          <w:position w:val="-4"/>
          <w:szCs w:val="28"/>
        </w:rPr>
        <w:object w:dxaOrig="240" w:dyaOrig="320" w14:anchorId="60700133">
          <v:shape id="_x0000_i1357" type="#_x0000_t75" style="width:11.25pt;height:16.5pt" o:ole="" fillcolor="window">
            <v:imagedata r:id="rId690" o:title=""/>
          </v:shape>
          <o:OLEObject Type="Embed" ProgID="Equation.3" ShapeID="_x0000_i1357" DrawAspect="Content" ObjectID="_1824384894" r:id="rId695"/>
        </w:object>
      </w:r>
      <w:r w:rsidRPr="00690F12">
        <w:rPr>
          <w:szCs w:val="28"/>
        </w:rPr>
        <w:t>.</w:t>
      </w:r>
    </w:p>
    <w:p w:rsidR="00AD7D3C" w:rsidRPr="000E536F" w:rsidRDefault="00AD7D3C" w:rsidP="00AD7D3C">
      <w:pPr>
        <w:pStyle w:val="20"/>
      </w:pPr>
      <w:bookmarkStart w:id="195" w:name="_Toc216766555"/>
      <w:bookmarkStart w:id="196" w:name="_Toc461574331"/>
      <w:bookmarkStart w:id="197" w:name="_Toc485459391"/>
      <w:bookmarkStart w:id="198" w:name="_Toc485534342"/>
      <w:r w:rsidRPr="000E536F">
        <w:t>3.2. Интерференция света</w:t>
      </w:r>
      <w:bookmarkEnd w:id="195"/>
      <w:bookmarkEnd w:id="196"/>
      <w:bookmarkEnd w:id="197"/>
      <w:bookmarkEnd w:id="198"/>
    </w:p>
    <w:p w:rsidR="00AD7D3C" w:rsidRPr="00AF6788" w:rsidRDefault="00AD7D3C" w:rsidP="00AD7D3C">
      <w:pPr>
        <w:rPr>
          <w:szCs w:val="28"/>
        </w:rPr>
      </w:pPr>
      <w:bookmarkStart w:id="199" w:name="_Toc216766556"/>
      <w:r w:rsidRPr="000E536F">
        <w:rPr>
          <w:i/>
          <w:szCs w:val="28"/>
        </w:rPr>
        <w:t>Интерференция света</w:t>
      </w:r>
      <w:r w:rsidRPr="000E536F">
        <w:rPr>
          <w:szCs w:val="28"/>
        </w:rPr>
        <w:t xml:space="preserve"> – это такое наложение световых волн, при котором наблюдается пространственное перераспределение интенсивности результирующей волны: в одних точках пространства, накладываемые световые волны усиливают друг друга (светлые области), а в други</w:t>
      </w:r>
      <w:r w:rsidR="004F2577">
        <w:rPr>
          <w:szCs w:val="28"/>
        </w:rPr>
        <w:t>х – ослабляют (темные области).</w:t>
      </w:r>
    </w:p>
    <w:p w:rsidR="00AD7D3C" w:rsidRDefault="00AD7D3C" w:rsidP="00AD7D3C">
      <w:pPr>
        <w:rPr>
          <w:szCs w:val="28"/>
        </w:rPr>
      </w:pPr>
      <w:r w:rsidRPr="000E536F">
        <w:rPr>
          <w:szCs w:val="28"/>
        </w:rPr>
        <w:t xml:space="preserve">Не все световые волны могут интерферировать между собой. Интерференция наблюдается только при наложении </w:t>
      </w:r>
      <w:r w:rsidRPr="000E536F">
        <w:rPr>
          <w:i/>
          <w:szCs w:val="28"/>
        </w:rPr>
        <w:t>когерентных световых волн</w:t>
      </w:r>
      <w:r w:rsidRPr="000E536F">
        <w:rPr>
          <w:szCs w:val="28"/>
        </w:rPr>
        <w:t xml:space="preserve">. Волны являются </w:t>
      </w:r>
      <w:r w:rsidRPr="000E536F">
        <w:rPr>
          <w:i/>
          <w:szCs w:val="28"/>
        </w:rPr>
        <w:t>когерентными</w:t>
      </w:r>
      <w:r w:rsidRPr="000E536F">
        <w:rPr>
          <w:szCs w:val="28"/>
        </w:rPr>
        <w:t>, если их частоты одинаковы, а разность фаз с течением времени не</w:t>
      </w:r>
      <w:r w:rsidRPr="008471A5">
        <w:rPr>
          <w:szCs w:val="28"/>
        </w:rPr>
        <w:t xml:space="preserve"> изменяется. Кроме того для наблюдения интерференционной картины необходимо, чтобы колебания световых векторов </w:t>
      </w:r>
      <w:r w:rsidRPr="008471A5">
        <w:rPr>
          <w:position w:val="-4"/>
          <w:szCs w:val="28"/>
        </w:rPr>
        <w:object w:dxaOrig="260" w:dyaOrig="340" w14:anchorId="018CF66A">
          <v:shape id="_x0000_i1358" type="#_x0000_t75" style="width:13.5pt;height:18pt" o:ole="" fillcolor="window">
            <v:imagedata r:id="rId696" o:title=""/>
          </v:shape>
          <o:OLEObject Type="Embed" ProgID="Equation.3" ShapeID="_x0000_i1358" DrawAspect="Content" ObjectID="_1824384895" r:id="rId697"/>
        </w:object>
      </w:r>
      <w:r w:rsidRPr="008471A5">
        <w:rPr>
          <w:szCs w:val="28"/>
        </w:rPr>
        <w:t>, интерферирующих волн, совершались вдоль одного или близких направлений.</w:t>
      </w:r>
    </w:p>
    <w:p w:rsidR="00AD7D3C" w:rsidRPr="008471A5" w:rsidRDefault="00AD7D3C" w:rsidP="00AD7D3C">
      <w:pPr>
        <w:rPr>
          <w:szCs w:val="28"/>
        </w:rPr>
      </w:pPr>
      <w:r w:rsidRPr="008471A5">
        <w:rPr>
          <w:szCs w:val="28"/>
        </w:rPr>
        <w:t xml:space="preserve">Любые два независимых источника света излучают некогерентные световые волны. </w:t>
      </w:r>
      <w:r>
        <w:rPr>
          <w:szCs w:val="28"/>
        </w:rPr>
        <w:t xml:space="preserve">Чтобы получить когерентные волны, необходимо каким-либо образом разделить свет от одного источника на две части примерно одинаковой интенсивности. </w:t>
      </w:r>
      <w:r w:rsidRPr="008471A5">
        <w:rPr>
          <w:szCs w:val="28"/>
        </w:rPr>
        <w:t>Рассмотрим некоторые способы получения когерентных световых волн.</w:t>
      </w:r>
    </w:p>
    <w:p w:rsidR="00AD7D3C" w:rsidRPr="008471A5" w:rsidRDefault="00AD7D3C" w:rsidP="00AD7D3C">
      <w:pPr>
        <w:rPr>
          <w:szCs w:val="28"/>
        </w:rPr>
      </w:pPr>
      <w:r>
        <w:rPr>
          <w:szCs w:val="28"/>
        </w:rPr>
        <w:t xml:space="preserve">1. </w:t>
      </w:r>
      <w:r w:rsidRPr="004F2577">
        <w:rPr>
          <w:i/>
          <w:szCs w:val="28"/>
        </w:rPr>
        <w:t>Щели Юнга</w:t>
      </w:r>
    </w:p>
    <w:p w:rsidR="00AD7D3C" w:rsidRPr="008471A5" w:rsidRDefault="00AD7D3C" w:rsidP="00AD7D3C">
      <w:pPr>
        <w:rPr>
          <w:szCs w:val="28"/>
        </w:rPr>
      </w:pPr>
      <w:r w:rsidRPr="008471A5">
        <w:rPr>
          <w:szCs w:val="28"/>
        </w:rPr>
        <w:t xml:space="preserve">Две узкие (десятые доли мм) параллельные друг другу щели </w:t>
      </w:r>
      <w:r w:rsidRPr="008471A5">
        <w:rPr>
          <w:i/>
          <w:szCs w:val="28"/>
          <w:lang w:val="en-US"/>
        </w:rPr>
        <w:t>S</w:t>
      </w:r>
      <w:r w:rsidRPr="008471A5">
        <w:rPr>
          <w:szCs w:val="28"/>
          <w:vertAlign w:val="subscript"/>
        </w:rPr>
        <w:t>1</w:t>
      </w:r>
      <w:r w:rsidRPr="008471A5">
        <w:rPr>
          <w:szCs w:val="28"/>
        </w:rPr>
        <w:t xml:space="preserve"> и </w:t>
      </w:r>
      <w:r w:rsidRPr="008471A5">
        <w:rPr>
          <w:i/>
          <w:szCs w:val="28"/>
          <w:lang w:val="en-US"/>
        </w:rPr>
        <w:t>S</w:t>
      </w:r>
      <w:r w:rsidRPr="008471A5">
        <w:rPr>
          <w:szCs w:val="28"/>
          <w:vertAlign w:val="subscript"/>
        </w:rPr>
        <w:t>2</w:t>
      </w:r>
      <w:r w:rsidRPr="008471A5">
        <w:rPr>
          <w:szCs w:val="28"/>
        </w:rPr>
        <w:t xml:space="preserve">, вырезанные в непрозрачном экране, освещаются светом, прошедшим через столь же узкую щель </w:t>
      </w:r>
      <w:r w:rsidRPr="008471A5">
        <w:rPr>
          <w:i/>
          <w:szCs w:val="28"/>
          <w:lang w:val="en-US"/>
        </w:rPr>
        <w:t>S</w:t>
      </w:r>
      <w:r w:rsidRPr="008471A5">
        <w:rPr>
          <w:szCs w:val="28"/>
        </w:rPr>
        <w:t>, равноотстоящую от</w:t>
      </w:r>
      <w:r w:rsidR="001C35E0">
        <w:rPr>
          <w:szCs w:val="28"/>
        </w:rPr>
        <w:t xml:space="preserve"> </w:t>
      </w:r>
      <w:r w:rsidRPr="008471A5">
        <w:rPr>
          <w:i/>
          <w:szCs w:val="28"/>
          <w:lang w:val="en-US"/>
        </w:rPr>
        <w:t>S</w:t>
      </w:r>
      <w:r w:rsidRPr="008471A5">
        <w:rPr>
          <w:szCs w:val="28"/>
          <w:vertAlign w:val="subscript"/>
        </w:rPr>
        <w:t>1</w:t>
      </w:r>
      <w:r w:rsidRPr="008471A5">
        <w:rPr>
          <w:szCs w:val="28"/>
        </w:rPr>
        <w:t xml:space="preserve"> и </w:t>
      </w:r>
      <w:r w:rsidRPr="008471A5">
        <w:rPr>
          <w:i/>
          <w:szCs w:val="28"/>
          <w:lang w:val="en-US"/>
        </w:rPr>
        <w:t>S</w:t>
      </w:r>
      <w:r w:rsidRPr="008471A5">
        <w:rPr>
          <w:szCs w:val="28"/>
          <w:vertAlign w:val="subscript"/>
        </w:rPr>
        <w:t>2</w:t>
      </w:r>
      <w:r w:rsidR="00EC74B4">
        <w:rPr>
          <w:szCs w:val="28"/>
        </w:rPr>
        <w:t xml:space="preserve"> (рис.</w:t>
      </w:r>
      <w:r w:rsidR="00EC74B4">
        <w:rPr>
          <w:szCs w:val="28"/>
          <w:lang w:val="en-US"/>
        </w:rPr>
        <w:t> </w:t>
      </w:r>
      <w:r w:rsidRPr="008471A5">
        <w:rPr>
          <w:szCs w:val="28"/>
        </w:rPr>
        <w:t xml:space="preserve">3.1). Щели </w:t>
      </w:r>
      <w:r w:rsidRPr="008471A5">
        <w:rPr>
          <w:i/>
          <w:szCs w:val="28"/>
          <w:lang w:val="en-US"/>
        </w:rPr>
        <w:t>S</w:t>
      </w:r>
      <w:r w:rsidRPr="008471A5">
        <w:rPr>
          <w:szCs w:val="28"/>
          <w:vertAlign w:val="subscript"/>
        </w:rPr>
        <w:t>1</w:t>
      </w:r>
      <w:r w:rsidRPr="008471A5">
        <w:rPr>
          <w:szCs w:val="28"/>
        </w:rPr>
        <w:t xml:space="preserve"> и </w:t>
      </w:r>
      <w:r w:rsidRPr="008471A5">
        <w:rPr>
          <w:i/>
          <w:szCs w:val="28"/>
          <w:lang w:val="en-US"/>
        </w:rPr>
        <w:t>S</w:t>
      </w:r>
      <w:r w:rsidRPr="008471A5">
        <w:rPr>
          <w:szCs w:val="28"/>
          <w:vertAlign w:val="subscript"/>
        </w:rPr>
        <w:t>2</w:t>
      </w:r>
      <w:r w:rsidRPr="008471A5">
        <w:rPr>
          <w:szCs w:val="28"/>
        </w:rPr>
        <w:t xml:space="preserve"> являются источниками вторичных когерентных волн. Накладываясь друг на друга в точке А на экране Э, волны интерферируют.</w:t>
      </w:r>
    </w:p>
    <w:p w:rsidR="00AD7D3C" w:rsidRPr="008471A5" w:rsidRDefault="00AD7D3C" w:rsidP="00AD7D3C">
      <w:pPr>
        <w:pStyle w:val="af8"/>
        <w:spacing w:before="0"/>
      </w:pPr>
      <w:r>
        <w:rPr>
          <w:noProof/>
        </w:rPr>
        <w:drawing>
          <wp:inline distT="0" distB="0" distL="0" distR="0" wp14:anchorId="1443C8D2" wp14:editId="077BD81D">
            <wp:extent cx="1890395" cy="1186815"/>
            <wp:effectExtent l="19050" t="0" r="0" b="0"/>
            <wp:docPr id="4062" name="Рисунок 4062" descr="Вол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2" descr="Волн 6"/>
                    <pic:cNvPicPr>
                      <a:picLocks noChangeAspect="1" noChangeArrowheads="1"/>
                    </pic:cNvPicPr>
                  </pic:nvPicPr>
                  <pic:blipFill>
                    <a:blip r:embed="rId698" cstate="print"/>
                    <a:srcRect/>
                    <a:stretch>
                      <a:fillRect/>
                    </a:stretch>
                  </pic:blipFill>
                  <pic:spPr bwMode="auto">
                    <a:xfrm>
                      <a:off x="0" y="0"/>
                      <a:ext cx="1890395" cy="1186815"/>
                    </a:xfrm>
                    <a:prstGeom prst="rect">
                      <a:avLst/>
                    </a:prstGeom>
                    <a:noFill/>
                    <a:ln w="9525">
                      <a:noFill/>
                      <a:miter lim="800000"/>
                      <a:headEnd/>
                      <a:tailEnd/>
                    </a:ln>
                  </pic:spPr>
                </pic:pic>
              </a:graphicData>
            </a:graphic>
          </wp:inline>
        </w:drawing>
      </w:r>
    </w:p>
    <w:p w:rsidR="00AD7D3C" w:rsidRPr="008938BB" w:rsidRDefault="00EC74B4" w:rsidP="00EC74B4">
      <w:pPr>
        <w:pStyle w:val="af4"/>
      </w:pPr>
      <w:r>
        <w:t>Рис.</w:t>
      </w:r>
      <w:r>
        <w:rPr>
          <w:lang w:val="en-US"/>
        </w:rPr>
        <w:t> </w:t>
      </w:r>
      <w:r w:rsidR="00AD7D3C" w:rsidRPr="008938BB">
        <w:t>3.1</w:t>
      </w:r>
    </w:p>
    <w:p w:rsidR="00AD7D3C" w:rsidRPr="008471A5" w:rsidRDefault="00AD7D3C" w:rsidP="00AD7D3C">
      <w:pPr>
        <w:rPr>
          <w:szCs w:val="28"/>
        </w:rPr>
      </w:pPr>
      <w:r w:rsidRPr="008471A5">
        <w:rPr>
          <w:szCs w:val="28"/>
        </w:rPr>
        <w:t xml:space="preserve">2. </w:t>
      </w:r>
      <w:r w:rsidRPr="004F2577">
        <w:rPr>
          <w:i/>
          <w:szCs w:val="28"/>
        </w:rPr>
        <w:t>Зеркала Френеля</w:t>
      </w:r>
    </w:p>
    <w:p w:rsidR="00AD7D3C" w:rsidRPr="008471A5" w:rsidRDefault="00EC74B4" w:rsidP="00AD7D3C">
      <w:pPr>
        <w:rPr>
          <w:szCs w:val="28"/>
        </w:rPr>
      </w:pPr>
      <w:r>
        <w:rPr>
          <w:szCs w:val="28"/>
        </w:rPr>
        <w:t>Как видно из рис.</w:t>
      </w:r>
      <w:r>
        <w:rPr>
          <w:szCs w:val="28"/>
          <w:lang w:val="en-US"/>
        </w:rPr>
        <w:t> </w:t>
      </w:r>
      <w:r w:rsidR="00AD7D3C" w:rsidRPr="008471A5">
        <w:rPr>
          <w:szCs w:val="28"/>
        </w:rPr>
        <w:t xml:space="preserve">3.2, световая волна одновременно падает на два зеркала, расположенных </w:t>
      </w:r>
      <w:r w:rsidR="00AD7D3C" w:rsidRPr="00B47996">
        <w:rPr>
          <w:szCs w:val="28"/>
        </w:rPr>
        <w:t xml:space="preserve">под углом </w:t>
      </w:r>
      <w:r w:rsidR="00AD7D3C" w:rsidRPr="00B47996">
        <w:rPr>
          <w:szCs w:val="28"/>
        </w:rPr>
        <w:sym w:font="Symbol" w:char="F061"/>
      </w:r>
      <w:r w:rsidR="00AD7D3C" w:rsidRPr="00B47996">
        <w:rPr>
          <w:i/>
          <w:szCs w:val="28"/>
        </w:rPr>
        <w:sym w:font="Symbol" w:char="F0BB"/>
      </w:r>
      <w:r w:rsidR="00AD7D3C" w:rsidRPr="00B47996">
        <w:rPr>
          <w:szCs w:val="28"/>
        </w:rPr>
        <w:t xml:space="preserve"> 180</w:t>
      </w:r>
      <w:r w:rsidR="00AD7D3C" w:rsidRPr="00B47996">
        <w:rPr>
          <w:szCs w:val="28"/>
          <w:vertAlign w:val="superscript"/>
        </w:rPr>
        <w:t>0</w:t>
      </w:r>
      <w:r w:rsidR="00AD7D3C" w:rsidRPr="00B47996">
        <w:rPr>
          <w:szCs w:val="28"/>
        </w:rPr>
        <w:t>. Отраженные от зеркал лучи интерферируют на экране в точке А.</w:t>
      </w:r>
    </w:p>
    <w:p w:rsidR="00AD7D3C" w:rsidRPr="008471A5" w:rsidRDefault="00AD7D3C" w:rsidP="00AD7D3C">
      <w:pPr>
        <w:rPr>
          <w:szCs w:val="28"/>
        </w:rPr>
      </w:pPr>
      <w:r w:rsidRPr="008471A5">
        <w:rPr>
          <w:szCs w:val="28"/>
        </w:rPr>
        <w:t xml:space="preserve">Когерентные части волны распространяются так, как будто бы они испускаются двумя разными источниками </w:t>
      </w:r>
      <w:r w:rsidRPr="008471A5">
        <w:rPr>
          <w:i/>
          <w:szCs w:val="28"/>
          <w:lang w:val="en-US"/>
        </w:rPr>
        <w:t>S</w:t>
      </w:r>
      <w:r w:rsidRPr="008471A5">
        <w:rPr>
          <w:szCs w:val="28"/>
          <w:vertAlign w:val="subscript"/>
        </w:rPr>
        <w:t>1</w:t>
      </w:r>
      <w:r w:rsidRPr="008471A5">
        <w:rPr>
          <w:szCs w:val="28"/>
        </w:rPr>
        <w:t xml:space="preserve"> и </w:t>
      </w:r>
      <w:r w:rsidRPr="008471A5">
        <w:rPr>
          <w:i/>
          <w:szCs w:val="28"/>
          <w:lang w:val="en-US"/>
        </w:rPr>
        <w:t>S</w:t>
      </w:r>
      <w:r w:rsidRPr="008471A5">
        <w:rPr>
          <w:szCs w:val="28"/>
          <w:vertAlign w:val="subscript"/>
        </w:rPr>
        <w:t>2</w:t>
      </w:r>
      <w:r w:rsidRPr="008471A5">
        <w:rPr>
          <w:szCs w:val="28"/>
        </w:rPr>
        <w:t>.</w:t>
      </w:r>
    </w:p>
    <w:p w:rsidR="00AD7D3C" w:rsidRPr="008471A5" w:rsidRDefault="00AD7D3C" w:rsidP="00AD7D3C">
      <w:pPr>
        <w:pStyle w:val="af8"/>
        <w:spacing w:before="0"/>
      </w:pPr>
      <w:r>
        <w:rPr>
          <w:noProof/>
        </w:rPr>
        <w:drawing>
          <wp:inline distT="0" distB="0" distL="0" distR="0" wp14:anchorId="351E9060" wp14:editId="7095836C">
            <wp:extent cx="1986915" cy="1494790"/>
            <wp:effectExtent l="19050" t="0" r="0" b="0"/>
            <wp:docPr id="4063" name="Рисунок 4063" descr="ВОЛН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3" descr="ВОЛН64~1"/>
                    <pic:cNvPicPr>
                      <a:picLocks noChangeAspect="1" noChangeArrowheads="1"/>
                    </pic:cNvPicPr>
                  </pic:nvPicPr>
                  <pic:blipFill>
                    <a:blip r:embed="rId699" cstate="print"/>
                    <a:srcRect/>
                    <a:stretch>
                      <a:fillRect/>
                    </a:stretch>
                  </pic:blipFill>
                  <pic:spPr bwMode="auto">
                    <a:xfrm>
                      <a:off x="0" y="0"/>
                      <a:ext cx="1986915" cy="1494790"/>
                    </a:xfrm>
                    <a:prstGeom prst="rect">
                      <a:avLst/>
                    </a:prstGeom>
                    <a:noFill/>
                    <a:ln w="9525">
                      <a:noFill/>
                      <a:miter lim="800000"/>
                      <a:headEnd/>
                      <a:tailEnd/>
                    </a:ln>
                  </pic:spPr>
                </pic:pic>
              </a:graphicData>
            </a:graphic>
          </wp:inline>
        </w:drawing>
      </w:r>
    </w:p>
    <w:p w:rsidR="00AD7D3C" w:rsidRPr="005329EF" w:rsidRDefault="00EC74B4" w:rsidP="00EC74B4">
      <w:pPr>
        <w:pStyle w:val="af4"/>
      </w:pPr>
      <w:r>
        <w:t>Рис.</w:t>
      </w:r>
      <w:r>
        <w:rPr>
          <w:lang w:val="en-US"/>
        </w:rPr>
        <w:t> </w:t>
      </w:r>
      <w:r w:rsidR="00AD7D3C" w:rsidRPr="005329EF">
        <w:t>3.2</w:t>
      </w:r>
    </w:p>
    <w:p w:rsidR="00AD7D3C" w:rsidRPr="00B61604" w:rsidRDefault="00AD7D3C" w:rsidP="00AD7D3C">
      <w:pPr>
        <w:rPr>
          <w:szCs w:val="28"/>
          <w:highlight w:val="yellow"/>
        </w:rPr>
      </w:pPr>
      <w:r w:rsidRPr="008471A5">
        <w:rPr>
          <w:szCs w:val="28"/>
        </w:rPr>
        <w:t xml:space="preserve">3. </w:t>
      </w:r>
      <w:r w:rsidRPr="004F2577">
        <w:rPr>
          <w:i/>
          <w:szCs w:val="28"/>
        </w:rPr>
        <w:t>Тонкая прозрачная пленка</w:t>
      </w:r>
    </w:p>
    <w:p w:rsidR="00AD7D3C" w:rsidRPr="00B47996" w:rsidRDefault="00AD7D3C" w:rsidP="00AD7D3C">
      <w:pPr>
        <w:rPr>
          <w:szCs w:val="28"/>
        </w:rPr>
      </w:pPr>
      <w:r w:rsidRPr="00B47996">
        <w:rPr>
          <w:szCs w:val="28"/>
        </w:rPr>
        <w:t>При отражении падающего светового луча П от нижней и верхней поверхностей пленки, возникаю</w:t>
      </w:r>
      <w:r w:rsidR="00EC74B4">
        <w:rPr>
          <w:szCs w:val="28"/>
        </w:rPr>
        <w:t>т когерентные волны 1 и 2 (рис.</w:t>
      </w:r>
      <w:r w:rsidR="00EC74B4">
        <w:rPr>
          <w:szCs w:val="28"/>
          <w:lang w:val="en-US"/>
        </w:rPr>
        <w:t> </w:t>
      </w:r>
      <w:r w:rsidRPr="00B47996">
        <w:rPr>
          <w:szCs w:val="28"/>
        </w:rPr>
        <w:t>3.3), которые при наложении будут интерферировать.</w:t>
      </w:r>
    </w:p>
    <w:p w:rsidR="00AD7D3C" w:rsidRPr="00B61604" w:rsidRDefault="00AD7D3C" w:rsidP="00EC74B4">
      <w:pPr>
        <w:pStyle w:val="af8"/>
        <w:rPr>
          <w:highlight w:val="yellow"/>
        </w:rPr>
      </w:pPr>
      <w:r w:rsidRPr="00EC74B4">
        <w:rPr>
          <w:noProof/>
        </w:rPr>
        <w:drawing>
          <wp:inline distT="0" distB="0" distL="0" distR="0" wp14:anchorId="32DFAA31" wp14:editId="4990D91D">
            <wp:extent cx="1626870" cy="1081405"/>
            <wp:effectExtent l="19050" t="0" r="0" b="0"/>
            <wp:docPr id="4064" name="Рисунок 4064" descr="ВОЛ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4" descr="ВОЛН 6"/>
                    <pic:cNvPicPr>
                      <a:picLocks noChangeAspect="1" noChangeArrowheads="1"/>
                    </pic:cNvPicPr>
                  </pic:nvPicPr>
                  <pic:blipFill>
                    <a:blip r:embed="rId700" cstate="print"/>
                    <a:srcRect/>
                    <a:stretch>
                      <a:fillRect/>
                    </a:stretch>
                  </pic:blipFill>
                  <pic:spPr bwMode="auto">
                    <a:xfrm>
                      <a:off x="0" y="0"/>
                      <a:ext cx="1626870" cy="1081405"/>
                    </a:xfrm>
                    <a:prstGeom prst="rect">
                      <a:avLst/>
                    </a:prstGeom>
                    <a:noFill/>
                    <a:ln w="9525">
                      <a:noFill/>
                      <a:miter lim="800000"/>
                      <a:headEnd/>
                      <a:tailEnd/>
                    </a:ln>
                  </pic:spPr>
                </pic:pic>
              </a:graphicData>
            </a:graphic>
          </wp:inline>
        </w:drawing>
      </w:r>
    </w:p>
    <w:p w:rsidR="00AD7D3C" w:rsidRPr="00B47996" w:rsidRDefault="00EC74B4" w:rsidP="00EC74B4">
      <w:pPr>
        <w:pStyle w:val="af4"/>
      </w:pPr>
      <w:bookmarkStart w:id="200" w:name="_Toc267317363"/>
      <w:bookmarkStart w:id="201" w:name="_Toc267317523"/>
      <w:r>
        <w:t>Рис.</w:t>
      </w:r>
      <w:r>
        <w:rPr>
          <w:lang w:val="en-US"/>
        </w:rPr>
        <w:t> </w:t>
      </w:r>
      <w:r w:rsidR="00AD7D3C" w:rsidRPr="00B47996">
        <w:t>3.3</w:t>
      </w:r>
      <w:bookmarkEnd w:id="200"/>
      <w:bookmarkEnd w:id="201"/>
    </w:p>
    <w:p w:rsidR="00AD7D3C" w:rsidRPr="00B47996" w:rsidRDefault="00AD7D3C" w:rsidP="00AD7D3C">
      <w:pPr>
        <w:pStyle w:val="3"/>
      </w:pPr>
      <w:bookmarkStart w:id="202" w:name="_Toc485459392"/>
      <w:bookmarkStart w:id="203" w:name="_Toc485534343"/>
      <w:r w:rsidRPr="00B47996">
        <w:t>3.2.1. Оптическая длина пути и оптическая разность хода. Условия максимума и минимума интенсивности света</w:t>
      </w:r>
      <w:bookmarkEnd w:id="202"/>
      <w:bookmarkEnd w:id="203"/>
    </w:p>
    <w:p w:rsidR="00AD7D3C" w:rsidRDefault="00AD7D3C" w:rsidP="00AD7D3C">
      <w:pPr>
        <w:rPr>
          <w:szCs w:val="28"/>
        </w:rPr>
      </w:pPr>
      <w:r w:rsidRPr="00B47996">
        <w:rPr>
          <w:szCs w:val="28"/>
        </w:rPr>
        <w:t xml:space="preserve">Скорость света </w:t>
      </w:r>
      <w:r>
        <w:rPr>
          <w:szCs w:val="28"/>
        </w:rPr>
        <w:t>зависит от того в какой среде он распространяется</w:t>
      </w:r>
      <w:r w:rsidRPr="00B47996">
        <w:rPr>
          <w:szCs w:val="28"/>
        </w:rPr>
        <w:t xml:space="preserve">, поэтому </w:t>
      </w:r>
      <w:r>
        <w:rPr>
          <w:szCs w:val="28"/>
        </w:rPr>
        <w:t xml:space="preserve">за </w:t>
      </w:r>
      <w:r w:rsidRPr="00B47996">
        <w:rPr>
          <w:szCs w:val="28"/>
        </w:rPr>
        <w:t xml:space="preserve">одно и то же </w:t>
      </w:r>
      <w:r>
        <w:rPr>
          <w:szCs w:val="28"/>
        </w:rPr>
        <w:t xml:space="preserve">время, </w:t>
      </w:r>
      <w:r w:rsidRPr="00B47996">
        <w:rPr>
          <w:szCs w:val="28"/>
        </w:rPr>
        <w:t>в разных средах</w:t>
      </w:r>
      <w:r>
        <w:rPr>
          <w:szCs w:val="28"/>
        </w:rPr>
        <w:t xml:space="preserve"> свет будет проходить неодинаковые расстояния.</w:t>
      </w:r>
    </w:p>
    <w:p w:rsidR="00AD7D3C" w:rsidRPr="004E0DF9" w:rsidRDefault="00AD7D3C" w:rsidP="00AD7D3C">
      <w:pPr>
        <w:rPr>
          <w:szCs w:val="28"/>
        </w:rPr>
      </w:pPr>
      <w:r w:rsidRPr="004E0DF9">
        <w:rPr>
          <w:i/>
          <w:szCs w:val="28"/>
        </w:rPr>
        <w:t xml:space="preserve">Оптической длиной пути </w:t>
      </w:r>
      <w:r w:rsidRPr="004E0DF9">
        <w:rPr>
          <w:i/>
          <w:szCs w:val="28"/>
          <w:lang w:val="en-US"/>
        </w:rPr>
        <w:t>L</w:t>
      </w:r>
      <w:r w:rsidRPr="004E0DF9">
        <w:rPr>
          <w:szCs w:val="28"/>
        </w:rPr>
        <w:t xml:space="preserve"> световой волны называется произведение расстояния </w:t>
      </w:r>
      <w:r w:rsidRPr="004E0DF9">
        <w:rPr>
          <w:i/>
          <w:szCs w:val="28"/>
          <w:lang w:val="en-US"/>
        </w:rPr>
        <w:t>S</w:t>
      </w:r>
      <w:r w:rsidRPr="004E0DF9">
        <w:rPr>
          <w:szCs w:val="28"/>
        </w:rPr>
        <w:t>, пройденного волной в данной однородной среде, на абсолютный показатель преломления этой среды</w:t>
      </w:r>
      <w:r w:rsidRPr="004E0DF9">
        <w:rPr>
          <w:i/>
          <w:szCs w:val="28"/>
        </w:rPr>
        <w:t>:</w:t>
      </w:r>
    </w:p>
    <w:p w:rsidR="00AD7D3C" w:rsidRPr="004E0DF9" w:rsidRDefault="00D71F3A" w:rsidP="00AD7D3C">
      <w:pPr>
        <w:pStyle w:val="affc"/>
        <w:rPr>
          <w:i/>
        </w:rPr>
      </w:pPr>
      <w:r w:rsidRPr="00D71F3A">
        <w:rPr>
          <w:position w:val="-6"/>
        </w:rPr>
        <w:object w:dxaOrig="820" w:dyaOrig="300" w14:anchorId="44BE3BBC">
          <v:shape id="_x0000_i1359" type="#_x0000_t75" style="width:41.25pt;height:14.25pt" o:ole="">
            <v:imagedata r:id="rId701" o:title=""/>
          </v:shape>
          <o:OLEObject Type="Embed" ProgID="Equation.3" ShapeID="_x0000_i1359" DrawAspect="Content" ObjectID="_1824384896" r:id="rId702"/>
        </w:object>
      </w:r>
      <w:r w:rsidR="00AD7D3C" w:rsidRPr="004E0DF9">
        <w:rPr>
          <w:i/>
        </w:rPr>
        <w:t>.</w:t>
      </w:r>
    </w:p>
    <w:p w:rsidR="00AD7D3C" w:rsidRPr="004E0DF9" w:rsidRDefault="00AD7D3C" w:rsidP="00AD7D3C">
      <w:pPr>
        <w:rPr>
          <w:szCs w:val="28"/>
        </w:rPr>
      </w:pPr>
      <w:r w:rsidRPr="004E0DF9">
        <w:rPr>
          <w:i/>
          <w:szCs w:val="28"/>
        </w:rPr>
        <w:t>Оптическая разность хода</w:t>
      </w:r>
      <w:r w:rsidRPr="004E0DF9">
        <w:rPr>
          <w:position w:val="-4"/>
          <w:szCs w:val="28"/>
        </w:rPr>
        <w:object w:dxaOrig="220" w:dyaOrig="260" w14:anchorId="49468588">
          <v:shape id="_x0000_i1360" type="#_x0000_t75" style="width:14.25pt;height:17.25pt" o:ole="">
            <v:imagedata r:id="rId703" o:title=""/>
          </v:shape>
          <o:OLEObject Type="Embed" ProgID="Equation.3" ShapeID="_x0000_i1360" DrawAspect="Content" ObjectID="_1824384897" r:id="rId704"/>
        </w:object>
      </w:r>
      <w:r w:rsidRPr="004E0DF9">
        <w:rPr>
          <w:szCs w:val="28"/>
        </w:rPr>
        <w:t xml:space="preserve"> двух когерентных волн – разность их оптических путей:</w:t>
      </w:r>
    </w:p>
    <w:p w:rsidR="00AD7D3C" w:rsidRPr="00B61604" w:rsidRDefault="00AD7D3C" w:rsidP="00AD7D3C">
      <w:pPr>
        <w:pStyle w:val="affc"/>
        <w:rPr>
          <w:highlight w:val="yellow"/>
          <w:lang w:val="en-US"/>
        </w:rPr>
      </w:pPr>
      <w:r w:rsidRPr="004E0DF9">
        <w:rPr>
          <w:position w:val="-12"/>
        </w:rPr>
        <w:object w:dxaOrig="2720" w:dyaOrig="380" w14:anchorId="49EE638F">
          <v:shape id="_x0000_i1361" type="#_x0000_t75" style="width:135.75pt;height:18.75pt" o:ole="">
            <v:imagedata r:id="rId705" o:title=""/>
          </v:shape>
          <o:OLEObject Type="Embed" ProgID="Equation.3" ShapeID="_x0000_i1361" DrawAspect="Content" ObjectID="_1824384898" r:id="rId706"/>
        </w:object>
      </w:r>
    </w:p>
    <w:p w:rsidR="00AD7D3C" w:rsidRPr="00EA69FC" w:rsidRDefault="00AD7D3C" w:rsidP="00AD7D3C">
      <w:pPr>
        <w:rPr>
          <w:szCs w:val="28"/>
        </w:rPr>
      </w:pPr>
      <w:r w:rsidRPr="00EA69FC">
        <w:rPr>
          <w:szCs w:val="28"/>
        </w:rPr>
        <w:t>Оптическая разность хода – величина алгебраическая: она может быть положительной или отрицательной</w:t>
      </w:r>
      <w:r>
        <w:rPr>
          <w:szCs w:val="28"/>
        </w:rPr>
        <w:t xml:space="preserve"> [</w:t>
      </w:r>
      <w:r w:rsidRPr="00EA69FC">
        <w:rPr>
          <w:szCs w:val="28"/>
        </w:rPr>
        <w:t>5</w:t>
      </w:r>
      <w:r>
        <w:rPr>
          <w:szCs w:val="28"/>
        </w:rPr>
        <w:t>]</w:t>
      </w:r>
      <w:r w:rsidRPr="00EA69FC">
        <w:rPr>
          <w:szCs w:val="28"/>
        </w:rPr>
        <w:t>.</w:t>
      </w:r>
    </w:p>
    <w:p w:rsidR="00AD7D3C" w:rsidRPr="00EA69FC" w:rsidRDefault="00AD7D3C" w:rsidP="00AD7D3C">
      <w:pPr>
        <w:rPr>
          <w:szCs w:val="28"/>
        </w:rPr>
      </w:pPr>
      <w:r w:rsidRPr="00EA69FC">
        <w:rPr>
          <w:szCs w:val="28"/>
        </w:rPr>
        <w:t>Рассмотрим интерференцию двух световых волн, распространяющихся в разных</w:t>
      </w:r>
      <w:r w:rsidRPr="008471A5">
        <w:rPr>
          <w:szCs w:val="28"/>
        </w:rPr>
        <w:t xml:space="preserve"> средах от </w:t>
      </w:r>
      <w:r>
        <w:rPr>
          <w:szCs w:val="28"/>
        </w:rPr>
        <w:t xml:space="preserve">когерентных </w:t>
      </w:r>
      <w:r w:rsidRPr="008471A5">
        <w:rPr>
          <w:szCs w:val="28"/>
        </w:rPr>
        <w:t>источников 1 и 2</w:t>
      </w:r>
      <w:r>
        <w:rPr>
          <w:szCs w:val="28"/>
        </w:rPr>
        <w:t xml:space="preserve">, с одинаковой начальной фазой </w:t>
      </w:r>
      <w:r w:rsidRPr="008471A5">
        <w:rPr>
          <w:szCs w:val="28"/>
        </w:rPr>
        <w:t>(</w:t>
      </w:r>
      <w:r w:rsidRPr="008471A5">
        <w:rPr>
          <w:szCs w:val="28"/>
          <w:lang w:val="en-US"/>
        </w:rPr>
        <w:t>c</w:t>
      </w:r>
      <w:r w:rsidR="00804F3A">
        <w:rPr>
          <w:szCs w:val="28"/>
        </w:rPr>
        <w:t>м. рис.</w:t>
      </w:r>
      <w:r w:rsidR="00804F3A">
        <w:rPr>
          <w:szCs w:val="28"/>
          <w:lang w:val="en-US"/>
        </w:rPr>
        <w:t> </w:t>
      </w:r>
      <w:r w:rsidRPr="008471A5">
        <w:rPr>
          <w:szCs w:val="28"/>
        </w:rPr>
        <w:t>3.4).</w:t>
      </w:r>
      <w:r>
        <w:rPr>
          <w:szCs w:val="28"/>
        </w:rPr>
        <w:t xml:space="preserve"> Тогда уравнения этих световых волн могут быть записаны в виде:</w:t>
      </w:r>
    </w:p>
    <w:p w:rsidR="00AD7D3C" w:rsidRPr="00EA69FC" w:rsidRDefault="00D71F3A" w:rsidP="00AD7D3C">
      <w:pPr>
        <w:pStyle w:val="affc"/>
        <w:rPr>
          <w:highlight w:val="yellow"/>
        </w:rPr>
      </w:pPr>
      <w:r w:rsidRPr="00D71F3A">
        <w:rPr>
          <w:position w:val="-18"/>
        </w:rPr>
        <w:object w:dxaOrig="7100" w:dyaOrig="560" w14:anchorId="2074595E">
          <v:shape id="_x0000_i1362" type="#_x0000_t75" style="width:353.2pt;height:27.75pt" o:ole="">
            <v:imagedata r:id="rId707" o:title=""/>
          </v:shape>
          <o:OLEObject Type="Embed" ProgID="Equation.3" ShapeID="_x0000_i1362" DrawAspect="Content" ObjectID="_1824384899" r:id="rId708"/>
        </w:object>
      </w:r>
      <w:r w:rsidR="00AD7D3C">
        <w:t>,</w:t>
      </w:r>
    </w:p>
    <w:p w:rsidR="00AD7D3C" w:rsidRPr="0054540C" w:rsidRDefault="00AD7D3C" w:rsidP="00D71F3A">
      <w:pPr>
        <w:ind w:firstLine="0"/>
      </w:pPr>
      <w:r w:rsidRPr="00EA69FC">
        <w:t xml:space="preserve">где </w:t>
      </w:r>
      <w:r w:rsidRPr="00E6670A">
        <w:rPr>
          <w:position w:val="-12"/>
        </w:rPr>
        <w:object w:dxaOrig="400" w:dyaOrig="380" w14:anchorId="408C3F54">
          <v:shape id="_x0000_i1363" type="#_x0000_t75" style="width:20.25pt;height:18.75pt" o:ole="">
            <v:imagedata r:id="rId709" o:title=""/>
          </v:shape>
          <o:OLEObject Type="Embed" ProgID="Equation.3" ShapeID="_x0000_i1363" DrawAspect="Content" ObjectID="_1824384900" r:id="rId710"/>
        </w:object>
      </w:r>
      <w:r>
        <w:t xml:space="preserve"> и </w:t>
      </w:r>
      <w:r w:rsidRPr="00E6670A">
        <w:rPr>
          <w:position w:val="-12"/>
        </w:rPr>
        <w:object w:dxaOrig="420" w:dyaOrig="380" w14:anchorId="0E357237">
          <v:shape id="_x0000_i1364" type="#_x0000_t75" style="width:21pt;height:18.75pt" o:ole="">
            <v:imagedata r:id="rId711" o:title=""/>
          </v:shape>
          <o:OLEObject Type="Embed" ProgID="Equation.3" ShapeID="_x0000_i1364" DrawAspect="Content" ObjectID="_1824384901" r:id="rId712"/>
        </w:object>
      </w:r>
      <w:r w:rsidRPr="008471A5">
        <w:t>–</w:t>
      </w:r>
      <w:r>
        <w:t xml:space="preserve"> амплитуды интерферирующих волн.</w:t>
      </w:r>
    </w:p>
    <w:p w:rsidR="00AD7D3C" w:rsidRPr="008471A5" w:rsidRDefault="00AD7D3C" w:rsidP="00AD7D3C">
      <w:pPr>
        <w:pStyle w:val="af8"/>
        <w:spacing w:before="0"/>
      </w:pPr>
      <w:r>
        <w:rPr>
          <w:noProof/>
        </w:rPr>
        <w:drawing>
          <wp:inline distT="0" distB="0" distL="0" distR="0" wp14:anchorId="54E61A08" wp14:editId="1A817F59">
            <wp:extent cx="1758315" cy="1344930"/>
            <wp:effectExtent l="19050" t="0" r="0" b="0"/>
            <wp:docPr id="4071" name="Рисунок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1"/>
                    <pic:cNvPicPr>
                      <a:picLocks noChangeAspect="1" noChangeArrowheads="1"/>
                    </pic:cNvPicPr>
                  </pic:nvPicPr>
                  <pic:blipFill>
                    <a:blip r:embed="rId713" cstate="print"/>
                    <a:srcRect/>
                    <a:stretch>
                      <a:fillRect/>
                    </a:stretch>
                  </pic:blipFill>
                  <pic:spPr bwMode="auto">
                    <a:xfrm>
                      <a:off x="0" y="0"/>
                      <a:ext cx="1758315" cy="1344930"/>
                    </a:xfrm>
                    <a:prstGeom prst="rect">
                      <a:avLst/>
                    </a:prstGeom>
                    <a:noFill/>
                    <a:ln w="9525">
                      <a:noFill/>
                      <a:miter lim="800000"/>
                      <a:headEnd/>
                      <a:tailEnd/>
                    </a:ln>
                  </pic:spPr>
                </pic:pic>
              </a:graphicData>
            </a:graphic>
          </wp:inline>
        </w:drawing>
      </w:r>
    </w:p>
    <w:p w:rsidR="00AD7D3C" w:rsidRPr="00042C65" w:rsidRDefault="00804F3A" w:rsidP="00804F3A">
      <w:pPr>
        <w:pStyle w:val="af4"/>
      </w:pPr>
      <w:r>
        <w:t>Рис.</w:t>
      </w:r>
      <w:r>
        <w:rPr>
          <w:lang w:val="en-US"/>
        </w:rPr>
        <w:t> </w:t>
      </w:r>
      <w:r w:rsidR="00AD7D3C" w:rsidRPr="00042C65">
        <w:t>3.4</w:t>
      </w:r>
    </w:p>
    <w:p w:rsidR="00AD7D3C" w:rsidRPr="008471A5" w:rsidRDefault="00AD7D3C" w:rsidP="00AD7D3C">
      <w:pPr>
        <w:rPr>
          <w:szCs w:val="28"/>
        </w:rPr>
      </w:pPr>
      <w:r w:rsidRPr="0054540C">
        <w:rPr>
          <w:szCs w:val="28"/>
        </w:rPr>
        <w:t>Квадрат результирующей амплитуды при сложении колебаний, направленных вдоль одной прямой, определяется выражением</w:t>
      </w:r>
    </w:p>
    <w:p w:rsidR="00AD7D3C" w:rsidRPr="008471A5" w:rsidRDefault="00AD7D3C" w:rsidP="00AD7D3C">
      <w:pPr>
        <w:pStyle w:val="16"/>
        <w:rPr>
          <w:b/>
        </w:rPr>
      </w:pPr>
      <w:r w:rsidRPr="008471A5">
        <w:tab/>
      </w:r>
      <w:r w:rsidRPr="008471A5">
        <w:rPr>
          <w:position w:val="-12"/>
          <w:lang w:val="en-US"/>
        </w:rPr>
        <w:object w:dxaOrig="3600" w:dyaOrig="380" w14:anchorId="51CFEE99">
          <v:shape id="_x0000_i1365" type="#_x0000_t75" style="width:231.85pt;height:24pt" o:ole="" fillcolor="window">
            <v:imagedata r:id="rId714" o:title=""/>
          </v:shape>
          <o:OLEObject Type="Embed" ProgID="Equation.DSMT4" ShapeID="_x0000_i1365" DrawAspect="Content" ObjectID="_1824384902" r:id="rId715"/>
        </w:object>
      </w:r>
      <w:r w:rsidRPr="008471A5">
        <w:rPr>
          <w:lang w:val="en-US"/>
        </w:rPr>
        <w:tab/>
      </w:r>
      <w:r w:rsidRPr="008471A5">
        <w:rPr>
          <w:position w:val="-12"/>
          <w:lang w:val="en-US"/>
        </w:rPr>
        <w:object w:dxaOrig="580" w:dyaOrig="360" w14:anchorId="29AC0AF9">
          <v:shape id="_x0000_i1366" type="#_x0000_t75" style="width:28.5pt;height:18pt" o:ole="" fillcolor="window">
            <v:imagedata r:id="rId716" o:title=""/>
          </v:shape>
          <o:OLEObject Type="Embed" ProgID="Equation.3" ShapeID="_x0000_i1366" DrawAspect="Content" ObjectID="_1824384903" r:id="rId717"/>
        </w:object>
      </w:r>
    </w:p>
    <w:p w:rsidR="00AD7D3C" w:rsidRPr="00A20A3F" w:rsidRDefault="00AD7D3C" w:rsidP="00D71F3A">
      <w:pPr>
        <w:ind w:firstLine="0"/>
        <w:rPr>
          <w:szCs w:val="28"/>
        </w:rPr>
      </w:pPr>
      <w:r w:rsidRPr="008471A5">
        <w:rPr>
          <w:szCs w:val="28"/>
        </w:rPr>
        <w:t xml:space="preserve">где </w:t>
      </w:r>
      <w:r w:rsidRPr="008471A5">
        <w:rPr>
          <w:position w:val="-12"/>
          <w:szCs w:val="28"/>
          <w:lang w:val="en-US"/>
        </w:rPr>
        <w:object w:dxaOrig="2020" w:dyaOrig="360" w14:anchorId="16DC13D2">
          <v:shape id="_x0000_i1367" type="#_x0000_t75" style="width:114.05pt;height:20.25pt" o:ole="" fillcolor="window">
            <v:imagedata r:id="rId718" o:title=""/>
          </v:shape>
          <o:OLEObject Type="Embed" ProgID="Equation.DSMT4" ShapeID="_x0000_i1367" DrawAspect="Content" ObjectID="_1824384904" r:id="rId719"/>
        </w:object>
      </w:r>
      <w:r>
        <w:rPr>
          <w:szCs w:val="28"/>
        </w:rPr>
        <w:t>,а т</w:t>
      </w:r>
      <w:r w:rsidRPr="008471A5">
        <w:rPr>
          <w:szCs w:val="28"/>
        </w:rPr>
        <w:t xml:space="preserve">ак как </w:t>
      </w:r>
      <w:r w:rsidRPr="0054540C">
        <w:rPr>
          <w:position w:val="-36"/>
          <w:szCs w:val="28"/>
        </w:rPr>
        <w:object w:dxaOrig="900" w:dyaOrig="800" w14:anchorId="468BEA5C">
          <v:shape id="_x0000_i1368" type="#_x0000_t75" style="width:45.75pt;height:40.5pt" o:ole="" fillcolor="window">
            <v:imagedata r:id="rId720" o:title=""/>
          </v:shape>
          <o:OLEObject Type="Embed" ProgID="Equation.3" ShapeID="_x0000_i1368" DrawAspect="Content" ObjectID="_1824384905" r:id="rId721"/>
        </w:object>
      </w:r>
      <w:r w:rsidRPr="008471A5">
        <w:rPr>
          <w:szCs w:val="28"/>
        </w:rPr>
        <w:t xml:space="preserve"> и </w:t>
      </w:r>
      <w:r w:rsidR="00D71F3A" w:rsidRPr="00D71F3A">
        <w:rPr>
          <w:position w:val="-26"/>
        </w:rPr>
        <w:object w:dxaOrig="920" w:dyaOrig="700" w14:anchorId="5A61CD37">
          <v:shape id="_x0000_i1369" type="#_x0000_t75" style="width:45.75pt;height:34.5pt" o:ole="">
            <v:imagedata r:id="rId722" o:title=""/>
          </v:shape>
          <o:OLEObject Type="Embed" ProgID="Equation.3" ShapeID="_x0000_i1369" DrawAspect="Content" ObjectID="_1824384906" r:id="rId723"/>
        </w:object>
      </w:r>
      <w:r w:rsidRPr="008471A5">
        <w:rPr>
          <w:szCs w:val="28"/>
        </w:rPr>
        <w:t>, то</w:t>
      </w:r>
    </w:p>
    <w:p w:rsidR="00AD7D3C" w:rsidRDefault="00AD7D3C" w:rsidP="00D71F3A">
      <w:pPr>
        <w:pStyle w:val="affc"/>
      </w:pPr>
      <w:r w:rsidRPr="00A20A3F">
        <w:tab/>
      </w:r>
      <w:r w:rsidR="00D71F3A" w:rsidRPr="00D71F3A">
        <w:rPr>
          <w:position w:val="-38"/>
        </w:rPr>
        <w:object w:dxaOrig="5920" w:dyaOrig="820" w14:anchorId="154069D7">
          <v:shape id="_x0000_i1370" type="#_x0000_t75" style="width:296.3pt;height:41.25pt" o:ole="" fillcolor="window">
            <v:imagedata r:id="rId724" o:title=""/>
          </v:shape>
          <o:OLEObject Type="Embed" ProgID="Equation.3" ShapeID="_x0000_i1370" DrawAspect="Content" ObjectID="_1824384907" r:id="rId725"/>
        </w:object>
      </w:r>
      <w:r>
        <w:t>,</w:t>
      </w:r>
      <w:r w:rsidRPr="00F264A2">
        <w:tab/>
        <w:t>(3.2)</w:t>
      </w:r>
    </w:p>
    <w:p w:rsidR="00AD7D3C" w:rsidRPr="0054540C" w:rsidRDefault="00AD7D3C" w:rsidP="00AD7D3C">
      <w:pPr>
        <w:ind w:firstLine="0"/>
        <w:jc w:val="left"/>
        <w:rPr>
          <w:szCs w:val="28"/>
        </w:rPr>
      </w:pPr>
      <w:r>
        <w:rPr>
          <w:szCs w:val="28"/>
        </w:rPr>
        <w:t xml:space="preserve">где </w:t>
      </w:r>
      <w:r w:rsidRPr="00E6670A">
        <w:rPr>
          <w:position w:val="-16"/>
        </w:rPr>
        <w:object w:dxaOrig="400" w:dyaOrig="420" w14:anchorId="34E711E7">
          <v:shape id="_x0000_i1371" type="#_x0000_t75" style="width:20.25pt;height:21pt" o:ole="">
            <v:imagedata r:id="rId726" o:title=""/>
          </v:shape>
          <o:OLEObject Type="Embed" ProgID="Equation.3" ShapeID="_x0000_i1371" DrawAspect="Content" ObjectID="_1824384908" r:id="rId727"/>
        </w:object>
      </w:r>
      <w:r w:rsidRPr="008471A5">
        <w:rPr>
          <w:szCs w:val="28"/>
        </w:rPr>
        <w:t>–</w:t>
      </w:r>
      <w:r>
        <w:rPr>
          <w:szCs w:val="28"/>
        </w:rPr>
        <w:t xml:space="preserve"> длина световой волны в среде с показателем преломления </w:t>
      </w:r>
      <w:r w:rsidRPr="0054540C">
        <w:rPr>
          <w:i/>
          <w:szCs w:val="28"/>
        </w:rPr>
        <w:t>n</w:t>
      </w:r>
      <w:r>
        <w:rPr>
          <w:szCs w:val="28"/>
        </w:rPr>
        <w:t xml:space="preserve">, а </w:t>
      </w:r>
      <w:r>
        <w:rPr>
          <w:szCs w:val="28"/>
        </w:rPr>
        <w:sym w:font="Symbol" w:char="F06C"/>
      </w:r>
      <w:r w:rsidRPr="008471A5">
        <w:rPr>
          <w:szCs w:val="28"/>
        </w:rPr>
        <w:t>–</w:t>
      </w:r>
      <w:r>
        <w:rPr>
          <w:szCs w:val="28"/>
        </w:rPr>
        <w:t xml:space="preserve"> длина этой же волны в вакууме.</w:t>
      </w:r>
    </w:p>
    <w:p w:rsidR="00AD7D3C" w:rsidRPr="008471A5" w:rsidRDefault="00AD7D3C" w:rsidP="00AD7D3C">
      <w:pPr>
        <w:rPr>
          <w:szCs w:val="28"/>
        </w:rPr>
      </w:pPr>
      <w:r w:rsidRPr="000C45E0">
        <w:rPr>
          <w:szCs w:val="28"/>
        </w:rPr>
        <w:t xml:space="preserve">Из выражения (3.1) следует, что интерферирующие волны 1 и 2 будут максимально усиливать друг друга в случае, когда </w:t>
      </w:r>
      <w:r w:rsidRPr="000C45E0">
        <w:rPr>
          <w:position w:val="-12"/>
          <w:szCs w:val="28"/>
        </w:rPr>
        <w:object w:dxaOrig="1540" w:dyaOrig="360" w14:anchorId="1929692E">
          <v:shape id="_x0000_i1372" type="#_x0000_t75" style="width:81.75pt;height:19.5pt" o:ole="" fillcolor="window">
            <v:imagedata r:id="rId728" o:title=""/>
          </v:shape>
          <o:OLEObject Type="Embed" ProgID="Equation.DSMT4" ShapeID="_x0000_i1372" DrawAspect="Content" ObjectID="_1824384909" r:id="rId729"/>
        </w:object>
      </w:r>
      <w:r w:rsidRPr="000C45E0">
        <w:rPr>
          <w:szCs w:val="28"/>
        </w:rPr>
        <w:t xml:space="preserve">, </w:t>
      </w:r>
      <w:r w:rsidR="00B522C7">
        <w:rPr>
          <w:szCs w:val="28"/>
        </w:rPr>
        <w:t>т. е.</w:t>
      </w:r>
      <w:r w:rsidRPr="000C45E0">
        <w:rPr>
          <w:szCs w:val="28"/>
        </w:rPr>
        <w:t xml:space="preserve"> разность фаз волн 1 и 2 должна быть равна </w:t>
      </w:r>
      <w:r w:rsidRPr="000C45E0">
        <w:rPr>
          <w:position w:val="-12"/>
          <w:szCs w:val="28"/>
        </w:rPr>
        <w:object w:dxaOrig="1400" w:dyaOrig="360" w14:anchorId="3CDB0AFA">
          <v:shape id="_x0000_i1373" type="#_x0000_t75" style="width:78pt;height:20.25pt" o:ole="" fillcolor="window">
            <v:imagedata r:id="rId730" o:title=""/>
          </v:shape>
          <o:OLEObject Type="Embed" ProgID="Equation.DSMT4" ShapeID="_x0000_i1373" DrawAspect="Content" ObjectID="_1824384910" r:id="rId731"/>
        </w:object>
      </w:r>
      <w:r w:rsidRPr="000C45E0">
        <w:rPr>
          <w:szCs w:val="28"/>
        </w:rPr>
        <w:t xml:space="preserve">, где </w:t>
      </w:r>
      <w:r w:rsidRPr="000C45E0">
        <w:rPr>
          <w:position w:val="-6"/>
          <w:szCs w:val="28"/>
        </w:rPr>
        <w:object w:dxaOrig="279" w:dyaOrig="240" w14:anchorId="3785B462">
          <v:shape id="_x0000_i1374" type="#_x0000_t75" style="width:13.5pt;height:11.25pt" o:ole="" fillcolor="window">
            <v:imagedata r:id="rId732" o:title=""/>
          </v:shape>
          <o:OLEObject Type="Embed" ProgID="Equation.3" ShapeID="_x0000_i1374" DrawAspect="Content" ObjectID="_1824384911" r:id="rId733"/>
        </w:object>
      </w:r>
      <w:r w:rsidRPr="000C45E0">
        <w:rPr>
          <w:szCs w:val="28"/>
        </w:rPr>
        <w:t xml:space="preserve"> – целое число.</w:t>
      </w:r>
      <w:r w:rsidRPr="008471A5">
        <w:rPr>
          <w:szCs w:val="28"/>
        </w:rPr>
        <w:t xml:space="preserve"> Следовательно,</w:t>
      </w:r>
      <w:r>
        <w:rPr>
          <w:szCs w:val="28"/>
        </w:rPr>
        <w:t xml:space="preserve"> с учетом формулы (3.2) получаем, что</w:t>
      </w:r>
      <w:r w:rsidRPr="008471A5">
        <w:rPr>
          <w:szCs w:val="28"/>
        </w:rPr>
        <w:t xml:space="preserve"> при максимальном усилении волн: </w:t>
      </w:r>
      <w:r w:rsidRPr="008471A5">
        <w:rPr>
          <w:position w:val="-24"/>
          <w:szCs w:val="28"/>
        </w:rPr>
        <w:object w:dxaOrig="1219" w:dyaOrig="620" w14:anchorId="479A7DDB">
          <v:shape id="_x0000_i1375" type="#_x0000_t75" style="width:71.25pt;height:36pt" o:ole="" fillcolor="window">
            <v:imagedata r:id="rId734" o:title=""/>
          </v:shape>
          <o:OLEObject Type="Embed" ProgID="Equation.DSMT4" ShapeID="_x0000_i1375" DrawAspect="Content" ObjectID="_1824384912" r:id="rId735"/>
        </w:object>
      </w:r>
      <w:r>
        <w:rPr>
          <w:szCs w:val="28"/>
        </w:rPr>
        <w:t xml:space="preserve"> или</w:t>
      </w:r>
    </w:p>
    <w:p w:rsidR="00AD7D3C" w:rsidRPr="008471A5" w:rsidRDefault="00AD7D3C" w:rsidP="00AD7D3C">
      <w:pPr>
        <w:pStyle w:val="16"/>
      </w:pPr>
      <w:r w:rsidRPr="004471C6">
        <w:tab/>
      </w:r>
      <w:r w:rsidRPr="008471A5">
        <w:rPr>
          <w:position w:val="-24"/>
        </w:rPr>
        <w:object w:dxaOrig="980" w:dyaOrig="620" w14:anchorId="3EEA153A">
          <v:shape id="_x0000_i1376" type="#_x0000_t75" style="width:52.5pt;height:33.75pt" o:ole="">
            <v:imagedata r:id="rId736" o:title=""/>
          </v:shape>
          <o:OLEObject Type="Embed" ProgID="Equation.DSMT4" ShapeID="_x0000_i1376" DrawAspect="Content" ObjectID="_1824384913" r:id="rId737"/>
        </w:object>
      </w:r>
      <w:r>
        <w:t>.</w:t>
      </w:r>
      <w:r w:rsidRPr="008471A5">
        <w:tab/>
      </w:r>
      <w:r w:rsidRPr="008471A5">
        <w:rPr>
          <w:position w:val="-12"/>
        </w:rPr>
        <w:object w:dxaOrig="600" w:dyaOrig="360" w14:anchorId="77EE156A">
          <v:shape id="_x0000_i1377" type="#_x0000_t75" style="width:30pt;height:18pt" o:ole="" fillcolor="window">
            <v:imagedata r:id="rId738" o:title=""/>
          </v:shape>
          <o:OLEObject Type="Embed" ProgID="Equation.3" ShapeID="_x0000_i1377" DrawAspect="Content" ObjectID="_1824384914" r:id="rId739"/>
        </w:object>
      </w:r>
    </w:p>
    <w:p w:rsidR="00AD7D3C" w:rsidRPr="008471A5" w:rsidRDefault="00AD7D3C" w:rsidP="00AD7D3C">
      <w:pPr>
        <w:rPr>
          <w:i/>
          <w:szCs w:val="28"/>
        </w:rPr>
      </w:pPr>
      <w:r w:rsidRPr="008471A5">
        <w:rPr>
          <w:szCs w:val="28"/>
        </w:rPr>
        <w:t xml:space="preserve">Оптическая разность хода </w:t>
      </w:r>
      <w:r w:rsidRPr="008471A5">
        <w:rPr>
          <w:position w:val="-4"/>
          <w:szCs w:val="28"/>
        </w:rPr>
        <w:object w:dxaOrig="260" w:dyaOrig="279" w14:anchorId="13F9FCE2">
          <v:shape id="_x0000_i1378" type="#_x0000_t75" style="width:13.5pt;height:13.5pt" o:ole="" fillcolor="window">
            <v:imagedata r:id="rId740" o:title=""/>
          </v:shape>
          <o:OLEObject Type="Embed" ProgID="Equation.3" ShapeID="_x0000_i1378" DrawAspect="Content" ObjectID="_1824384915" r:id="rId741"/>
        </w:object>
      </w:r>
      <w:r w:rsidRPr="008471A5">
        <w:rPr>
          <w:szCs w:val="28"/>
        </w:rPr>
        <w:t xml:space="preserve"> равна четному числу полуволн – </w:t>
      </w:r>
      <w:r w:rsidRPr="008471A5">
        <w:rPr>
          <w:i/>
          <w:szCs w:val="28"/>
        </w:rPr>
        <w:t>условие максимума интенсивности.</w:t>
      </w:r>
    </w:p>
    <w:p w:rsidR="00AD7D3C" w:rsidRPr="008471A5" w:rsidRDefault="00AD7D3C" w:rsidP="00AD7D3C">
      <w:pPr>
        <w:rPr>
          <w:szCs w:val="28"/>
        </w:rPr>
      </w:pPr>
      <w:r w:rsidRPr="000C45E0">
        <w:rPr>
          <w:szCs w:val="28"/>
        </w:rPr>
        <w:t xml:space="preserve">Также из выражения (3.1) получаем, что интерферирующие световые волны наиболее ослабляют друг друга при </w:t>
      </w:r>
      <w:r w:rsidRPr="000C45E0">
        <w:rPr>
          <w:position w:val="-12"/>
          <w:szCs w:val="28"/>
        </w:rPr>
        <w:object w:dxaOrig="1700" w:dyaOrig="360" w14:anchorId="2D362DE8">
          <v:shape id="_x0000_i1379" type="#_x0000_t75" style="width:93pt;height:20.25pt" o:ole="" fillcolor="window">
            <v:imagedata r:id="rId742" o:title=""/>
          </v:shape>
          <o:OLEObject Type="Embed" ProgID="Equation.DSMT4" ShapeID="_x0000_i1379" DrawAspect="Content" ObjectID="_1824384916" r:id="rId743"/>
        </w:object>
      </w:r>
      <w:r w:rsidRPr="000C45E0">
        <w:rPr>
          <w:szCs w:val="28"/>
        </w:rPr>
        <w:t xml:space="preserve">, </w:t>
      </w:r>
      <w:r w:rsidR="00B522C7">
        <w:rPr>
          <w:szCs w:val="28"/>
        </w:rPr>
        <w:t>т. е.</w:t>
      </w:r>
      <w:r w:rsidRPr="000C45E0">
        <w:rPr>
          <w:szCs w:val="28"/>
        </w:rPr>
        <w:t xml:space="preserve"> когда их разность фаз равна </w:t>
      </w:r>
      <w:r w:rsidRPr="000C45E0">
        <w:rPr>
          <w:position w:val="-12"/>
          <w:szCs w:val="28"/>
        </w:rPr>
        <w:object w:dxaOrig="1860" w:dyaOrig="360" w14:anchorId="6C96D87A">
          <v:shape id="_x0000_i1380" type="#_x0000_t75" style="width:102pt;height:20.25pt" o:ole="" fillcolor="window">
            <v:imagedata r:id="rId744" o:title=""/>
          </v:shape>
          <o:OLEObject Type="Embed" ProgID="Equation.DSMT4" ShapeID="_x0000_i1380" DrawAspect="Content" ObjectID="_1824384917" r:id="rId745"/>
        </w:object>
      </w:r>
      <w:r w:rsidRPr="000C45E0">
        <w:rPr>
          <w:szCs w:val="28"/>
        </w:rPr>
        <w:t>. Сл</w:t>
      </w:r>
      <w:r w:rsidRPr="00B61604">
        <w:rPr>
          <w:szCs w:val="28"/>
        </w:rPr>
        <w:t xml:space="preserve">едовательно, при максимальном ослаблении волн: </w:t>
      </w:r>
      <w:r w:rsidRPr="00B61604">
        <w:rPr>
          <w:position w:val="-24"/>
          <w:szCs w:val="28"/>
        </w:rPr>
        <w:object w:dxaOrig="1680" w:dyaOrig="620" w14:anchorId="1CA43520">
          <v:shape id="_x0000_i1381" type="#_x0000_t75" style="width:93.75pt;height:33.75pt" o:ole="" fillcolor="window">
            <v:imagedata r:id="rId746" o:title=""/>
          </v:shape>
          <o:OLEObject Type="Embed" ProgID="Equation.DSMT4" ShapeID="_x0000_i1381" DrawAspect="Content" ObjectID="_1824384918" r:id="rId747"/>
        </w:object>
      </w:r>
      <w:r w:rsidRPr="00B61604">
        <w:rPr>
          <w:szCs w:val="28"/>
        </w:rPr>
        <w:t xml:space="preserve"> или</w:t>
      </w:r>
    </w:p>
    <w:p w:rsidR="00AD7D3C" w:rsidRPr="008471A5" w:rsidRDefault="00AD7D3C" w:rsidP="00AD7D3C">
      <w:pPr>
        <w:pStyle w:val="16"/>
      </w:pPr>
      <w:r w:rsidRPr="004773D8">
        <w:tab/>
      </w:r>
      <w:r w:rsidRPr="008471A5">
        <w:rPr>
          <w:position w:val="-26"/>
        </w:rPr>
        <w:object w:dxaOrig="1640" w:dyaOrig="700" w14:anchorId="3AE6DB56">
          <v:shape id="_x0000_i1382" type="#_x0000_t75" style="width:81.75pt;height:34.5pt" o:ole="">
            <v:imagedata r:id="rId748" o:title=""/>
          </v:shape>
          <o:OLEObject Type="Embed" ProgID="Equation.DSMT4" ShapeID="_x0000_i1382" DrawAspect="Content" ObjectID="_1824384919" r:id="rId749"/>
        </w:object>
      </w:r>
      <w:r>
        <w:t>.</w:t>
      </w:r>
      <w:r w:rsidRPr="008471A5">
        <w:tab/>
      </w:r>
      <w:r w:rsidRPr="008471A5">
        <w:rPr>
          <w:position w:val="-12"/>
        </w:rPr>
        <w:object w:dxaOrig="600" w:dyaOrig="360" w14:anchorId="635961A6">
          <v:shape id="_x0000_i1383" type="#_x0000_t75" style="width:30pt;height:18pt" o:ole="" fillcolor="window">
            <v:imagedata r:id="rId750" o:title=""/>
          </v:shape>
          <o:OLEObject Type="Embed" ProgID="Equation.3" ShapeID="_x0000_i1383" DrawAspect="Content" ObjectID="_1824384920" r:id="rId751"/>
        </w:object>
      </w:r>
    </w:p>
    <w:p w:rsidR="00AD7D3C" w:rsidRPr="008471A5" w:rsidRDefault="00AD7D3C" w:rsidP="00AD7D3C">
      <w:pPr>
        <w:rPr>
          <w:i/>
          <w:szCs w:val="28"/>
        </w:rPr>
      </w:pPr>
      <w:r w:rsidRPr="000C45E0">
        <w:rPr>
          <w:szCs w:val="28"/>
        </w:rPr>
        <w:t xml:space="preserve">Оптическая разность хода волн </w:t>
      </w:r>
      <w:r w:rsidRPr="000C45E0">
        <w:rPr>
          <w:position w:val="-4"/>
          <w:szCs w:val="28"/>
        </w:rPr>
        <w:object w:dxaOrig="260" w:dyaOrig="279" w14:anchorId="5AE4770A">
          <v:shape id="_x0000_i1384" type="#_x0000_t75" style="width:13.5pt;height:13.5pt" o:ole="" fillcolor="window">
            <v:imagedata r:id="rId752" o:title=""/>
          </v:shape>
          <o:OLEObject Type="Embed" ProgID="Equation.3" ShapeID="_x0000_i1384" DrawAspect="Content" ObjectID="_1824384921" r:id="rId753"/>
        </w:object>
      </w:r>
      <w:r w:rsidRPr="000C45E0">
        <w:rPr>
          <w:szCs w:val="28"/>
        </w:rPr>
        <w:t xml:space="preserve"> равна нечетному числу полуволн – </w:t>
      </w:r>
      <w:r w:rsidRPr="000C45E0">
        <w:rPr>
          <w:i/>
          <w:szCs w:val="28"/>
        </w:rPr>
        <w:t>условие минимума интенсивности.</w:t>
      </w:r>
    </w:p>
    <w:p w:rsidR="00AD7D3C" w:rsidRPr="0045062C" w:rsidRDefault="00AD7D3C" w:rsidP="00AD7D3C">
      <w:pPr>
        <w:pStyle w:val="3"/>
      </w:pPr>
      <w:bookmarkStart w:id="204" w:name="_Toc474305103"/>
      <w:bookmarkStart w:id="205" w:name="_Toc474396437"/>
      <w:bookmarkStart w:id="206" w:name="_Toc475158015"/>
      <w:bookmarkStart w:id="207" w:name="_Toc475158719"/>
      <w:bookmarkStart w:id="208" w:name="_Toc475159320"/>
      <w:bookmarkStart w:id="209" w:name="_Toc475159815"/>
      <w:bookmarkStart w:id="210" w:name="_Toc475159883"/>
      <w:bookmarkStart w:id="211" w:name="_Toc477413804"/>
      <w:bookmarkStart w:id="212" w:name="_Toc477942272"/>
      <w:bookmarkStart w:id="213" w:name="_Toc267317364"/>
      <w:bookmarkStart w:id="214" w:name="_Toc267317524"/>
      <w:bookmarkStart w:id="215" w:name="_Toc461574333"/>
      <w:bookmarkStart w:id="216" w:name="_Toc485459393"/>
      <w:bookmarkStart w:id="217" w:name="_Toc485534344"/>
      <w:r w:rsidRPr="0045062C">
        <w:t>3.2.2. Расчет интерференционной картины от двух когерентных</w:t>
      </w:r>
      <w:bookmarkStart w:id="218" w:name="_Toc474305104"/>
      <w:bookmarkEnd w:id="204"/>
      <w:r w:rsidRPr="0045062C">
        <w:t xml:space="preserve"> источников света (опыт Юнга)</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p>
    <w:p w:rsidR="00AD7D3C" w:rsidRPr="0045062C" w:rsidRDefault="00AD7D3C" w:rsidP="00AD7D3C">
      <w:pPr>
        <w:rPr>
          <w:szCs w:val="28"/>
        </w:rPr>
      </w:pPr>
      <w:r w:rsidRPr="0045062C">
        <w:rPr>
          <w:szCs w:val="28"/>
        </w:rPr>
        <w:t>Схема опыта Юнга и интерференционная картина в виде светлых и темных полос на экране представлен</w:t>
      </w:r>
      <w:r w:rsidR="00D71F3A">
        <w:rPr>
          <w:szCs w:val="28"/>
        </w:rPr>
        <w:t>ы</w:t>
      </w:r>
      <w:r w:rsidR="00804F3A">
        <w:rPr>
          <w:szCs w:val="28"/>
        </w:rPr>
        <w:t xml:space="preserve"> на рис.</w:t>
      </w:r>
      <w:r w:rsidR="00804F3A">
        <w:rPr>
          <w:szCs w:val="28"/>
          <w:lang w:val="en-US"/>
        </w:rPr>
        <w:t> </w:t>
      </w:r>
      <w:r w:rsidRPr="0045062C">
        <w:rPr>
          <w:szCs w:val="28"/>
        </w:rPr>
        <w:t>3.5.</w:t>
      </w:r>
    </w:p>
    <w:p w:rsidR="00AD7D3C" w:rsidRDefault="00AD7D3C" w:rsidP="00AD7D3C">
      <w:pPr>
        <w:rPr>
          <w:szCs w:val="28"/>
        </w:rPr>
      </w:pPr>
      <w:r w:rsidRPr="008E7234">
        <w:rPr>
          <w:szCs w:val="28"/>
        </w:rPr>
        <w:t xml:space="preserve">Пусть 1 и 2 – когерентные щелевые источники света, расположенные на расстоянии </w:t>
      </w:r>
      <w:r w:rsidRPr="008E7234">
        <w:rPr>
          <w:i/>
          <w:szCs w:val="28"/>
          <w:lang w:val="en-US"/>
        </w:rPr>
        <w:t>d</w:t>
      </w:r>
      <w:r w:rsidRPr="008E7234">
        <w:rPr>
          <w:szCs w:val="28"/>
        </w:rPr>
        <w:t xml:space="preserve"> друг от друга (такие источники получаются</w:t>
      </w:r>
      <w:r>
        <w:rPr>
          <w:szCs w:val="28"/>
        </w:rPr>
        <w:t>,</w:t>
      </w:r>
      <w:r w:rsidRPr="008E7234">
        <w:rPr>
          <w:szCs w:val="28"/>
        </w:rPr>
        <w:t xml:space="preserve"> как правило</w:t>
      </w:r>
      <w:r>
        <w:rPr>
          <w:szCs w:val="28"/>
        </w:rPr>
        <w:t>,</w:t>
      </w:r>
      <w:r w:rsidRPr="008E7234">
        <w:rPr>
          <w:szCs w:val="28"/>
        </w:rPr>
        <w:t xml:space="preserve"> при падении световой волны на непрозрачную пластинку с узкими щелями). Экран Э расположен параллельно </w:t>
      </w:r>
      <w:r w:rsidRPr="008E7234">
        <w:rPr>
          <w:i/>
          <w:szCs w:val="28"/>
          <w:lang w:val="en-US"/>
        </w:rPr>
        <w:t>d</w:t>
      </w:r>
      <w:r w:rsidRPr="008E7234">
        <w:rPr>
          <w:szCs w:val="28"/>
        </w:rPr>
        <w:t xml:space="preserve"> на расстоянии </w:t>
      </w:r>
      <w:r w:rsidRPr="008E7234">
        <w:rPr>
          <w:i/>
          <w:szCs w:val="28"/>
          <w:lang w:val="en-US"/>
        </w:rPr>
        <w:t>l</w:t>
      </w:r>
      <w:r w:rsidRPr="008E7234">
        <w:rPr>
          <w:szCs w:val="28"/>
        </w:rPr>
        <w:t xml:space="preserve"> (</w:t>
      </w:r>
      <w:r w:rsidRPr="008E7234">
        <w:rPr>
          <w:i/>
          <w:szCs w:val="28"/>
          <w:lang w:val="en-US"/>
        </w:rPr>
        <w:t>l</w:t>
      </w:r>
      <w:r w:rsidRPr="008E7234">
        <w:rPr>
          <w:i/>
          <w:szCs w:val="28"/>
        </w:rPr>
        <w:t>&gt;&gt;</w:t>
      </w:r>
      <w:r w:rsidRPr="008E7234">
        <w:rPr>
          <w:i/>
          <w:szCs w:val="28"/>
          <w:lang w:val="en-US"/>
        </w:rPr>
        <w:t>d</w:t>
      </w:r>
      <w:r w:rsidRPr="008E7234">
        <w:rPr>
          <w:szCs w:val="28"/>
        </w:rPr>
        <w:t xml:space="preserve">). Световые волны, идущие от источников 1 и 2, на экране накладываются друг на друга, интерферируют, вследствие чего экран окрашивается чередующимися светлыми и темными </w:t>
      </w:r>
      <w:r>
        <w:rPr>
          <w:szCs w:val="28"/>
        </w:rPr>
        <w:t>прямолинейными полосами</w:t>
      </w:r>
      <w:r w:rsidRPr="008E7234">
        <w:rPr>
          <w:szCs w:val="28"/>
        </w:rPr>
        <w:t>.</w:t>
      </w:r>
    </w:p>
    <w:p w:rsidR="00AD7D3C" w:rsidRPr="008471A5" w:rsidRDefault="00AD7D3C" w:rsidP="00AD7D3C">
      <w:pPr>
        <w:rPr>
          <w:szCs w:val="28"/>
        </w:rPr>
      </w:pPr>
      <w:r>
        <w:rPr>
          <w:szCs w:val="28"/>
        </w:rPr>
        <w:t xml:space="preserve">Рассмотрим интерференцию двух лучей от источников 1 и 2 на экране в точке А. </w:t>
      </w:r>
      <w:r w:rsidRPr="00B61604">
        <w:rPr>
          <w:szCs w:val="28"/>
        </w:rPr>
        <w:t>Так как оба луча распространяются в воздухе (</w:t>
      </w:r>
      <w:r w:rsidRPr="00B61604">
        <w:rPr>
          <w:i/>
          <w:szCs w:val="28"/>
          <w:lang w:val="en-US"/>
        </w:rPr>
        <w:t>n</w:t>
      </w:r>
      <w:r w:rsidR="000A7F70">
        <w:rPr>
          <w:i/>
          <w:szCs w:val="28"/>
        </w:rPr>
        <w:t> </w:t>
      </w:r>
      <w:r w:rsidRPr="00B61604">
        <w:rPr>
          <w:szCs w:val="28"/>
        </w:rPr>
        <w:t>=</w:t>
      </w:r>
      <w:r w:rsidR="000A7F70">
        <w:rPr>
          <w:szCs w:val="28"/>
        </w:rPr>
        <w:t> </w:t>
      </w:r>
      <w:r w:rsidRPr="00B61604">
        <w:rPr>
          <w:szCs w:val="28"/>
        </w:rPr>
        <w:t>1),</w:t>
      </w:r>
      <w:r>
        <w:rPr>
          <w:szCs w:val="28"/>
        </w:rPr>
        <w:t xml:space="preserve"> то их оптические пути </w:t>
      </w:r>
      <w:r w:rsidRPr="004A7A47">
        <w:rPr>
          <w:i/>
          <w:szCs w:val="28"/>
        </w:rPr>
        <w:t>S</w:t>
      </w:r>
      <w:r w:rsidRPr="004A7A47">
        <w:rPr>
          <w:szCs w:val="28"/>
          <w:vertAlign w:val="subscript"/>
        </w:rPr>
        <w:t>1</w:t>
      </w:r>
      <w:r w:rsidR="000A7F70" w:rsidRPr="00533674">
        <w:rPr>
          <w:szCs w:val="28"/>
        </w:rPr>
        <w:t xml:space="preserve"> </w:t>
      </w:r>
      <w:r>
        <w:rPr>
          <w:szCs w:val="28"/>
        </w:rPr>
        <w:t>и</w:t>
      </w:r>
      <w:r w:rsidR="000A7F70">
        <w:rPr>
          <w:szCs w:val="28"/>
        </w:rPr>
        <w:t xml:space="preserve"> </w:t>
      </w:r>
      <w:r w:rsidRPr="004A7A47">
        <w:rPr>
          <w:i/>
          <w:szCs w:val="28"/>
        </w:rPr>
        <w:t>S</w:t>
      </w:r>
      <w:r>
        <w:rPr>
          <w:szCs w:val="28"/>
          <w:vertAlign w:val="subscript"/>
        </w:rPr>
        <w:t>2</w:t>
      </w:r>
      <w:r>
        <w:rPr>
          <w:szCs w:val="28"/>
        </w:rPr>
        <w:t xml:space="preserve"> совпадают с геометрическими.</w:t>
      </w:r>
      <w:r w:rsidR="00804F3A">
        <w:rPr>
          <w:szCs w:val="28"/>
        </w:rPr>
        <w:t xml:space="preserve"> По теореме Пифагора (см. рис</w:t>
      </w:r>
      <w:r w:rsidR="00804F3A">
        <w:rPr>
          <w:szCs w:val="28"/>
          <w:lang w:val="en-US"/>
        </w:rPr>
        <w:t> </w:t>
      </w:r>
      <w:r>
        <w:rPr>
          <w:szCs w:val="28"/>
        </w:rPr>
        <w:t>3.5)</w:t>
      </w:r>
      <w:r w:rsidRPr="008471A5">
        <w:rPr>
          <w:szCs w:val="28"/>
        </w:rPr>
        <w:t>:</w:t>
      </w:r>
    </w:p>
    <w:p w:rsidR="00AD7D3C" w:rsidRPr="008471A5" w:rsidRDefault="00D71F3A" w:rsidP="00AD7D3C">
      <w:pPr>
        <w:pStyle w:val="affc"/>
      </w:pPr>
      <w:r w:rsidRPr="008471A5">
        <w:rPr>
          <w:position w:val="-32"/>
          <w:lang w:val="en-US"/>
        </w:rPr>
        <w:object w:dxaOrig="2100" w:dyaOrig="840" w14:anchorId="18F240D8">
          <v:shape id="_x0000_i1385" type="#_x0000_t75" style="width:105.75pt;height:42pt" o:ole="" fillcolor="window">
            <v:imagedata r:id="rId754" o:title=""/>
          </v:shape>
          <o:OLEObject Type="Embed" ProgID="Equation.3" ShapeID="_x0000_i1385" DrawAspect="Content" ObjectID="_1824384922" r:id="rId755"/>
        </w:object>
      </w:r>
      <w:r w:rsidR="00AD7D3C" w:rsidRPr="008471A5">
        <w:t xml:space="preserve"> и </w:t>
      </w:r>
      <w:r w:rsidRPr="008471A5">
        <w:rPr>
          <w:position w:val="-32"/>
          <w:lang w:val="en-US"/>
        </w:rPr>
        <w:object w:dxaOrig="2120" w:dyaOrig="840" w14:anchorId="16059D84">
          <v:shape id="_x0000_i1386" type="#_x0000_t75" style="width:105.8pt;height:42pt" o:ole="" fillcolor="window">
            <v:imagedata r:id="rId756" o:title=""/>
          </v:shape>
          <o:OLEObject Type="Embed" ProgID="Equation.3" ShapeID="_x0000_i1386" DrawAspect="Content" ObjectID="_1824384923" r:id="rId757"/>
        </w:object>
      </w:r>
      <w:r w:rsidR="00AD7D3C" w:rsidRPr="008471A5">
        <w:t>.</w:t>
      </w:r>
    </w:p>
    <w:p w:rsidR="00AD7D3C" w:rsidRPr="008471A5" w:rsidRDefault="00AD7D3C" w:rsidP="00804F3A">
      <w:pPr>
        <w:pStyle w:val="af8"/>
      </w:pPr>
      <w:r w:rsidRPr="00804F3A">
        <w:rPr>
          <w:noProof/>
        </w:rPr>
        <w:drawing>
          <wp:inline distT="0" distB="0" distL="0" distR="0" wp14:anchorId="74FF3605" wp14:editId="7DC862F6">
            <wp:extent cx="3042285" cy="1978025"/>
            <wp:effectExtent l="19050" t="0" r="5715" b="0"/>
            <wp:docPr id="4094" name="Рисунок 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pic:cNvPicPr>
                      <a:picLocks noChangeAspect="1" noChangeArrowheads="1"/>
                    </pic:cNvPicPr>
                  </pic:nvPicPr>
                  <pic:blipFill>
                    <a:blip r:embed="rId758" cstate="print"/>
                    <a:srcRect/>
                    <a:stretch>
                      <a:fillRect/>
                    </a:stretch>
                  </pic:blipFill>
                  <pic:spPr bwMode="auto">
                    <a:xfrm>
                      <a:off x="0" y="0"/>
                      <a:ext cx="3042285" cy="1978025"/>
                    </a:xfrm>
                    <a:prstGeom prst="rect">
                      <a:avLst/>
                    </a:prstGeom>
                    <a:noFill/>
                    <a:ln w="9525">
                      <a:noFill/>
                      <a:miter lim="800000"/>
                      <a:headEnd/>
                      <a:tailEnd/>
                    </a:ln>
                  </pic:spPr>
                </pic:pic>
              </a:graphicData>
            </a:graphic>
          </wp:inline>
        </w:drawing>
      </w:r>
    </w:p>
    <w:p w:rsidR="00AD7D3C" w:rsidRPr="009F3B37" w:rsidRDefault="00804F3A" w:rsidP="00804F3A">
      <w:pPr>
        <w:pStyle w:val="af4"/>
      </w:pPr>
      <w:r>
        <w:t>Рис.</w:t>
      </w:r>
      <w:r w:rsidR="00BC21A9">
        <w:rPr>
          <w:lang w:val="en-US"/>
        </w:rPr>
        <w:t> </w:t>
      </w:r>
      <w:r w:rsidR="00AD7D3C" w:rsidRPr="009F3B37">
        <w:t>3.5</w:t>
      </w:r>
    </w:p>
    <w:p w:rsidR="00AD7D3C" w:rsidRPr="008471A5" w:rsidRDefault="00AD7D3C" w:rsidP="00AD7D3C">
      <w:pPr>
        <w:rPr>
          <w:szCs w:val="28"/>
        </w:rPr>
      </w:pPr>
      <w:r w:rsidRPr="008E7234">
        <w:rPr>
          <w:szCs w:val="28"/>
        </w:rPr>
        <w:t xml:space="preserve">Вычитая из первого второе равенство, имеем: </w:t>
      </w:r>
      <w:r w:rsidRPr="008E7234">
        <w:rPr>
          <w:position w:val="-12"/>
          <w:szCs w:val="28"/>
        </w:rPr>
        <w:object w:dxaOrig="4000" w:dyaOrig="420" w14:anchorId="4F920585">
          <v:shape id="_x0000_i1387" type="#_x0000_t75" style="width:200.2pt;height:21pt" o:ole="">
            <v:imagedata r:id="rId759" o:title=""/>
          </v:shape>
          <o:OLEObject Type="Embed" ProgID="Equation.3" ShapeID="_x0000_i1387" DrawAspect="Content" ObjectID="_1824384924" r:id="rId760"/>
        </w:object>
      </w:r>
      <w:r w:rsidRPr="008E7234">
        <w:rPr>
          <w:szCs w:val="28"/>
        </w:rPr>
        <w:t xml:space="preserve">, где </w:t>
      </w:r>
      <w:r w:rsidRPr="008E7234">
        <w:rPr>
          <w:position w:val="-12"/>
          <w:szCs w:val="28"/>
        </w:rPr>
        <w:object w:dxaOrig="1340" w:dyaOrig="380" w14:anchorId="4B3D70A6">
          <v:shape id="_x0000_i1388" type="#_x0000_t75" style="width:67.45pt;height:18.75pt" o:ole="">
            <v:imagedata r:id="rId761" o:title=""/>
          </v:shape>
          <o:OLEObject Type="Embed" ProgID="Equation.3" ShapeID="_x0000_i1388" DrawAspect="Content" ObjectID="_1824384925" r:id="rId762"/>
        </w:object>
      </w:r>
      <w:r w:rsidRPr="008E7234">
        <w:rPr>
          <w:szCs w:val="28"/>
        </w:rPr>
        <w:t xml:space="preserve"> – оптическая разность хода двух лучей. Опыт показывает, что четкая интерференционная картина наблюдается только вблизи центра экрана,</w:t>
      </w:r>
      <w:r w:rsidRPr="008471A5">
        <w:rPr>
          <w:szCs w:val="28"/>
        </w:rPr>
        <w:t xml:space="preserve"> </w:t>
      </w:r>
      <w:r w:rsidR="00B522C7">
        <w:rPr>
          <w:szCs w:val="28"/>
        </w:rPr>
        <w:t>т. е.</w:t>
      </w:r>
      <w:r w:rsidRPr="008471A5">
        <w:rPr>
          <w:szCs w:val="28"/>
        </w:rPr>
        <w:t xml:space="preserve"> при </w:t>
      </w:r>
      <w:r w:rsidRPr="008471A5">
        <w:rPr>
          <w:i/>
          <w:szCs w:val="28"/>
          <w:lang w:val="en-US"/>
        </w:rPr>
        <w:t>x</w:t>
      </w:r>
      <w:r w:rsidRPr="008471A5">
        <w:rPr>
          <w:i/>
          <w:szCs w:val="28"/>
        </w:rPr>
        <w:t>&lt;&lt;</w:t>
      </w:r>
      <w:r w:rsidRPr="008471A5">
        <w:rPr>
          <w:i/>
          <w:szCs w:val="28"/>
          <w:lang w:val="en-US"/>
        </w:rPr>
        <w:t>l</w:t>
      </w:r>
      <w:r w:rsidRPr="008471A5">
        <w:rPr>
          <w:szCs w:val="28"/>
        </w:rPr>
        <w:t xml:space="preserve">, поэтому </w:t>
      </w:r>
      <w:r w:rsidRPr="008471A5">
        <w:rPr>
          <w:position w:val="-12"/>
          <w:szCs w:val="28"/>
        </w:rPr>
        <w:object w:dxaOrig="1359" w:dyaOrig="380" w14:anchorId="56105F18">
          <v:shape id="_x0000_i1389" type="#_x0000_t75" style="width:68.2pt;height:18.75pt" o:ole="">
            <v:imagedata r:id="rId763" o:title=""/>
          </v:shape>
          <o:OLEObject Type="Embed" ProgID="Equation.3" ShapeID="_x0000_i1389" DrawAspect="Content" ObjectID="_1824384926" r:id="rId764"/>
        </w:object>
      </w:r>
      <w:r w:rsidRPr="008471A5">
        <w:rPr>
          <w:szCs w:val="28"/>
        </w:rPr>
        <w:t>. Тогда для оптической разности хода лучей 1 и 2 получаем</w:t>
      </w:r>
    </w:p>
    <w:p w:rsidR="00AD7D3C" w:rsidRPr="008471A5" w:rsidRDefault="00AD7D3C" w:rsidP="00AD7D3C">
      <w:pPr>
        <w:pStyle w:val="16"/>
        <w:rPr>
          <w:b/>
        </w:rPr>
      </w:pPr>
      <w:r w:rsidRPr="008471A5">
        <w:tab/>
      </w:r>
      <w:r w:rsidRPr="000839AF">
        <w:rPr>
          <w:position w:val="-28"/>
        </w:rPr>
        <w:object w:dxaOrig="859" w:dyaOrig="720" w14:anchorId="7A151750">
          <v:shape id="_x0000_i1390" type="#_x0000_t75" style="width:42.75pt;height:36pt" o:ole="">
            <v:imagedata r:id="rId765" o:title=""/>
          </v:shape>
          <o:OLEObject Type="Embed" ProgID="Equation.3" ShapeID="_x0000_i1390" DrawAspect="Content" ObjectID="_1824384927" r:id="rId766"/>
        </w:object>
      </w:r>
      <w:r w:rsidRPr="008471A5">
        <w:tab/>
        <w:t>(3.5)</w:t>
      </w:r>
    </w:p>
    <w:p w:rsidR="00AD7D3C" w:rsidRPr="008471A5" w:rsidRDefault="00AD7D3C" w:rsidP="00AD7D3C">
      <w:pPr>
        <w:rPr>
          <w:szCs w:val="28"/>
        </w:rPr>
      </w:pPr>
      <w:r w:rsidRPr="008471A5">
        <w:rPr>
          <w:szCs w:val="28"/>
        </w:rPr>
        <w:t xml:space="preserve">Приравнивая выражение (3.5) для разности хода к условиям (3.3) максимума и (3.4) минимума получим координаты </w:t>
      </w:r>
      <w:r w:rsidRPr="004773D8">
        <w:rPr>
          <w:i/>
          <w:szCs w:val="28"/>
        </w:rPr>
        <w:t>светлых</w:t>
      </w:r>
      <w:r w:rsidR="00E91B16">
        <w:rPr>
          <w:i/>
          <w:szCs w:val="28"/>
        </w:rPr>
        <w:t xml:space="preserve"> </w:t>
      </w:r>
      <w:r w:rsidRPr="008471A5">
        <w:rPr>
          <w:i/>
          <w:szCs w:val="28"/>
          <w:lang w:val="en-US"/>
        </w:rPr>
        <w:t>x</w:t>
      </w:r>
      <w:r w:rsidRPr="008471A5">
        <w:rPr>
          <w:szCs w:val="28"/>
          <w:vertAlign w:val="subscript"/>
          <w:lang w:val="en-US"/>
        </w:rPr>
        <w:t>max</w:t>
      </w:r>
      <w:r w:rsidRPr="008471A5">
        <w:rPr>
          <w:szCs w:val="28"/>
        </w:rPr>
        <w:t xml:space="preserve"> и </w:t>
      </w:r>
      <w:r w:rsidRPr="004773D8">
        <w:rPr>
          <w:i/>
          <w:szCs w:val="28"/>
        </w:rPr>
        <w:t>темных</w:t>
      </w:r>
      <w:r w:rsidR="00E91B16">
        <w:rPr>
          <w:i/>
          <w:szCs w:val="28"/>
        </w:rPr>
        <w:t xml:space="preserve"> </w:t>
      </w:r>
      <w:r w:rsidRPr="008471A5">
        <w:rPr>
          <w:i/>
          <w:szCs w:val="28"/>
          <w:lang w:val="en-US"/>
        </w:rPr>
        <w:t>x</w:t>
      </w:r>
      <w:r w:rsidRPr="008471A5">
        <w:rPr>
          <w:szCs w:val="28"/>
          <w:vertAlign w:val="subscript"/>
          <w:lang w:val="en-US"/>
        </w:rPr>
        <w:t>min</w:t>
      </w:r>
      <w:r w:rsidRPr="008471A5">
        <w:rPr>
          <w:szCs w:val="28"/>
        </w:rPr>
        <w:t xml:space="preserve"> полос</w:t>
      </w:r>
    </w:p>
    <w:p w:rsidR="00AD7D3C" w:rsidRPr="008471A5" w:rsidRDefault="00AD7D3C" w:rsidP="00AD7D3C">
      <w:pPr>
        <w:pStyle w:val="16"/>
      </w:pPr>
      <w:r w:rsidRPr="008471A5">
        <w:tab/>
      </w:r>
      <w:r w:rsidRPr="008471A5">
        <w:rPr>
          <w:position w:val="-24"/>
        </w:rPr>
        <w:object w:dxaOrig="3580" w:dyaOrig="620" w14:anchorId="2D40ED1C">
          <v:shape id="_x0000_i1391" type="#_x0000_t75" style="width:201.75pt;height:33.75pt" o:ole="" fillcolor="window">
            <v:imagedata r:id="rId767" o:title=""/>
          </v:shape>
          <o:OLEObject Type="Embed" ProgID="Equation.DSMT4" ShapeID="_x0000_i1391" DrawAspect="Content" ObjectID="_1824384928" r:id="rId768"/>
        </w:object>
      </w:r>
      <w:r w:rsidRPr="008471A5">
        <w:t>,</w:t>
      </w:r>
      <w:r w:rsidRPr="008471A5">
        <w:tab/>
      </w:r>
      <w:r w:rsidRPr="008471A5">
        <w:rPr>
          <w:position w:val="-12"/>
        </w:rPr>
        <w:object w:dxaOrig="600" w:dyaOrig="360" w14:anchorId="229758D9">
          <v:shape id="_x0000_i1392" type="#_x0000_t75" style="width:30pt;height:18pt" o:ole="" fillcolor="window">
            <v:imagedata r:id="rId769" o:title=""/>
          </v:shape>
          <o:OLEObject Type="Embed" ProgID="Equation.3" ShapeID="_x0000_i1392" DrawAspect="Content" ObjectID="_1824384929" r:id="rId770"/>
        </w:object>
      </w:r>
    </w:p>
    <w:p w:rsidR="00AD7D3C" w:rsidRPr="008471A5" w:rsidRDefault="00AD7D3C" w:rsidP="00AD7D3C">
      <w:pPr>
        <w:pStyle w:val="16"/>
      </w:pPr>
      <w:r w:rsidRPr="008471A5">
        <w:tab/>
      </w:r>
      <w:r w:rsidRPr="008471A5">
        <w:rPr>
          <w:position w:val="-28"/>
        </w:rPr>
        <w:object w:dxaOrig="4860" w:dyaOrig="720" w14:anchorId="24FAC973">
          <v:shape id="_x0000_i1393" type="#_x0000_t75" style="width:242.25pt;height:36pt" o:ole="" fillcolor="window">
            <v:imagedata r:id="rId771" o:title=""/>
          </v:shape>
          <o:OLEObject Type="Embed" ProgID="Equation.DSMT4" ShapeID="_x0000_i1393" DrawAspect="Content" ObjectID="_1824384930" r:id="rId772"/>
        </w:object>
      </w:r>
      <w:r w:rsidRPr="008471A5">
        <w:t>,</w:t>
      </w:r>
      <w:r w:rsidRPr="008471A5">
        <w:tab/>
      </w:r>
      <w:r w:rsidRPr="008471A5">
        <w:rPr>
          <w:position w:val="-12"/>
        </w:rPr>
        <w:object w:dxaOrig="620" w:dyaOrig="360" w14:anchorId="0A1F1102">
          <v:shape id="_x0000_i1394" type="#_x0000_t75" style="width:30.75pt;height:18pt" o:ole="" fillcolor="window">
            <v:imagedata r:id="rId773" o:title=""/>
          </v:shape>
          <o:OLEObject Type="Embed" ProgID="Equation.3" ShapeID="_x0000_i1394" DrawAspect="Content" ObjectID="_1824384931" r:id="rId774"/>
        </w:object>
      </w:r>
    </w:p>
    <w:p w:rsidR="00AD7D3C" w:rsidRPr="008471A5" w:rsidRDefault="00AD7D3C" w:rsidP="00D71F3A">
      <w:pPr>
        <w:ind w:firstLine="0"/>
        <w:rPr>
          <w:szCs w:val="28"/>
        </w:rPr>
      </w:pPr>
      <w:r w:rsidRPr="008471A5">
        <w:rPr>
          <w:szCs w:val="28"/>
        </w:rPr>
        <w:t xml:space="preserve">где </w:t>
      </w:r>
      <w:r w:rsidRPr="008471A5">
        <w:rPr>
          <w:i/>
          <w:szCs w:val="28"/>
          <w:lang w:val="en-US"/>
        </w:rPr>
        <w:t>m</w:t>
      </w:r>
      <w:r w:rsidRPr="008471A5">
        <w:rPr>
          <w:szCs w:val="28"/>
        </w:rPr>
        <w:t xml:space="preserve"> = 0, 1, 2 ...</w:t>
      </w:r>
    </w:p>
    <w:p w:rsidR="00AD7D3C" w:rsidRPr="008471A5" w:rsidRDefault="00AD7D3C" w:rsidP="00AD7D3C">
      <w:pPr>
        <w:rPr>
          <w:szCs w:val="28"/>
        </w:rPr>
      </w:pPr>
      <w:r w:rsidRPr="008471A5">
        <w:rPr>
          <w:szCs w:val="28"/>
        </w:rPr>
        <w:t xml:space="preserve">Видно, что в центре картины располагается максимум (при </w:t>
      </w:r>
      <w:r w:rsidRPr="008471A5">
        <w:rPr>
          <w:i/>
          <w:szCs w:val="28"/>
          <w:lang w:val="en-US"/>
        </w:rPr>
        <w:t>m</w:t>
      </w:r>
      <w:r w:rsidRPr="008471A5">
        <w:rPr>
          <w:szCs w:val="28"/>
        </w:rPr>
        <w:t xml:space="preserve"> = 0, </w:t>
      </w:r>
      <w:r w:rsidRPr="008471A5">
        <w:rPr>
          <w:i/>
          <w:szCs w:val="28"/>
          <w:lang w:val="en-US"/>
        </w:rPr>
        <w:t>x</w:t>
      </w:r>
      <w:r w:rsidRPr="008471A5">
        <w:rPr>
          <w:szCs w:val="28"/>
          <w:vertAlign w:val="subscript"/>
          <w:lang w:val="en-US"/>
        </w:rPr>
        <w:t>max</w:t>
      </w:r>
      <w:r w:rsidRPr="008471A5">
        <w:rPr>
          <w:szCs w:val="28"/>
        </w:rPr>
        <w:t xml:space="preserve">=0). </w:t>
      </w:r>
      <w:r w:rsidRPr="008E7234">
        <w:rPr>
          <w:i/>
          <w:szCs w:val="28"/>
        </w:rPr>
        <w:t>Шириной</w:t>
      </w:r>
      <w:r w:rsidR="00206F21">
        <w:rPr>
          <w:i/>
          <w:szCs w:val="28"/>
        </w:rPr>
        <w:t xml:space="preserve"> </w:t>
      </w:r>
      <w:r w:rsidRPr="008E7234">
        <w:rPr>
          <w:i/>
          <w:szCs w:val="28"/>
        </w:rPr>
        <w:t>интерференционной полосы</w:t>
      </w:r>
      <w:r w:rsidR="00206F21">
        <w:rPr>
          <w:i/>
          <w:szCs w:val="28"/>
        </w:rPr>
        <w:t xml:space="preserve"> </w:t>
      </w:r>
      <w:r w:rsidRPr="008E7234">
        <w:rPr>
          <w:szCs w:val="28"/>
        </w:rPr>
        <w:sym w:font="Symbol" w:char="F044"/>
      </w:r>
      <w:r w:rsidRPr="008E7234">
        <w:rPr>
          <w:i/>
          <w:szCs w:val="28"/>
          <w:lang w:val="en-US"/>
        </w:rPr>
        <w:t>x</w:t>
      </w:r>
      <w:r w:rsidRPr="008E7234">
        <w:rPr>
          <w:szCs w:val="28"/>
        </w:rPr>
        <w:t xml:space="preserve"> называется расстояние между соседними минимумами (или максимумами) интенсивности. Светл</w:t>
      </w:r>
      <w:r w:rsidRPr="008471A5">
        <w:rPr>
          <w:szCs w:val="28"/>
        </w:rPr>
        <w:t xml:space="preserve">ые и темные интерференционные полосы имеют </w:t>
      </w:r>
      <w:r w:rsidRPr="004773D8">
        <w:rPr>
          <w:i/>
          <w:szCs w:val="28"/>
        </w:rPr>
        <w:t>одинаковую ширину</w:t>
      </w:r>
      <w:r w:rsidRPr="008471A5">
        <w:rPr>
          <w:szCs w:val="28"/>
        </w:rPr>
        <w:t>, равную</w:t>
      </w:r>
    </w:p>
    <w:p w:rsidR="00AD7D3C" w:rsidRPr="008471A5" w:rsidRDefault="00AD7D3C" w:rsidP="00BC21A9">
      <w:pPr>
        <w:pStyle w:val="affc"/>
        <w:rPr>
          <w:b/>
        </w:rPr>
      </w:pPr>
      <w:r w:rsidRPr="008471A5">
        <w:tab/>
      </w:r>
      <w:r w:rsidR="00BC21A9" w:rsidRPr="00BC21A9">
        <w:rPr>
          <w:position w:val="-26"/>
          <w:lang w:val="en-US"/>
        </w:rPr>
        <w:object w:dxaOrig="3560" w:dyaOrig="700" w14:anchorId="403CE25A">
          <v:shape id="_x0000_i1395" type="#_x0000_t75" style="width:177.8pt;height:34.5pt" o:ole="" fillcolor="window">
            <v:imagedata r:id="rId775" o:title=""/>
          </v:shape>
          <o:OLEObject Type="Embed" ProgID="Equation.3" ShapeID="_x0000_i1395" DrawAspect="Content" ObjectID="_1824384932" r:id="rId776"/>
        </w:object>
      </w:r>
      <w:r w:rsidRPr="008471A5">
        <w:t>.</w:t>
      </w:r>
      <w:r w:rsidRPr="008471A5">
        <w:tab/>
        <w:t xml:space="preserve">(3.8) </w:t>
      </w:r>
    </w:p>
    <w:p w:rsidR="00AD7D3C" w:rsidRDefault="00AD7D3C" w:rsidP="00AD7D3C">
      <w:pPr>
        <w:rPr>
          <w:szCs w:val="28"/>
        </w:rPr>
      </w:pPr>
      <w:r w:rsidRPr="008E7234">
        <w:rPr>
          <w:szCs w:val="28"/>
        </w:rPr>
        <w:t>Если источники 1 и 2 испускают немонохроматический свет, то на экране наблюдаются цветные полосы.</w:t>
      </w:r>
    </w:p>
    <w:p w:rsidR="00AD7D3C" w:rsidRPr="007D51E3" w:rsidRDefault="00AD7D3C" w:rsidP="00D71F3A">
      <w:pPr>
        <w:pStyle w:val="3"/>
      </w:pPr>
      <w:bookmarkStart w:id="219" w:name="_Toc485459394"/>
      <w:bookmarkStart w:id="220" w:name="_Toc485534345"/>
      <w:r w:rsidRPr="00D33753">
        <w:t xml:space="preserve">Вопросы и задания для самоконтроля к лекции </w:t>
      </w:r>
      <w:r>
        <w:t>8</w:t>
      </w:r>
      <w:bookmarkEnd w:id="219"/>
      <w:bookmarkEnd w:id="220"/>
    </w:p>
    <w:p w:rsidR="00AD7D3C" w:rsidRDefault="00AD7D3C" w:rsidP="00CA51A8">
      <w:pPr>
        <w:numPr>
          <w:ilvl w:val="0"/>
          <w:numId w:val="13"/>
        </w:numPr>
        <w:tabs>
          <w:tab w:val="left" w:pos="1134"/>
        </w:tabs>
        <w:ind w:left="0" w:firstLine="709"/>
        <w:rPr>
          <w:szCs w:val="28"/>
        </w:rPr>
      </w:pPr>
      <w:r>
        <w:rPr>
          <w:szCs w:val="28"/>
        </w:rPr>
        <w:t>Сформулируйте определение интерференции и условие его наблюдения.</w:t>
      </w:r>
    </w:p>
    <w:p w:rsidR="00AD7D3C" w:rsidRPr="000178E9" w:rsidRDefault="00AD7D3C" w:rsidP="00CA51A8">
      <w:pPr>
        <w:numPr>
          <w:ilvl w:val="0"/>
          <w:numId w:val="13"/>
        </w:numPr>
        <w:tabs>
          <w:tab w:val="left" w:pos="1134"/>
        </w:tabs>
        <w:ind w:left="0" w:firstLine="709"/>
        <w:rPr>
          <w:szCs w:val="28"/>
        </w:rPr>
      </w:pPr>
      <w:r w:rsidRPr="000178E9">
        <w:rPr>
          <w:szCs w:val="28"/>
        </w:rPr>
        <w:t>Сформулируйте условия максимального усиления и ослабления света при интерференции.</w:t>
      </w:r>
    </w:p>
    <w:p w:rsidR="00AD7D3C" w:rsidRDefault="00AD7D3C" w:rsidP="00CA51A8">
      <w:pPr>
        <w:numPr>
          <w:ilvl w:val="0"/>
          <w:numId w:val="13"/>
        </w:numPr>
        <w:tabs>
          <w:tab w:val="left" w:pos="1134"/>
        </w:tabs>
        <w:ind w:left="0" w:firstLine="709"/>
        <w:rPr>
          <w:szCs w:val="28"/>
        </w:rPr>
      </w:pPr>
      <w:r>
        <w:rPr>
          <w:szCs w:val="28"/>
        </w:rPr>
        <w:t>Э</w:t>
      </w:r>
      <w:r w:rsidRPr="000839AF">
        <w:rPr>
          <w:szCs w:val="28"/>
        </w:rPr>
        <w:t xml:space="preserve">лектромагнитные волны частотой </w:t>
      </w:r>
      <w:r w:rsidRPr="000839AF">
        <w:rPr>
          <w:position w:val="-6"/>
          <w:szCs w:val="28"/>
        </w:rPr>
        <w:object w:dxaOrig="1160" w:dyaOrig="360" w14:anchorId="544F0C89">
          <v:shape id="_x0000_i1396" type="#_x0000_t75" style="width:57.75pt;height:18pt" o:ole="">
            <v:imagedata r:id="rId777" o:title=""/>
          </v:shape>
          <o:OLEObject Type="Embed" ProgID="Equation.3" ShapeID="_x0000_i1396" DrawAspect="Content" ObjectID="_1824384933" r:id="rId778"/>
        </w:object>
      </w:r>
      <w:r w:rsidRPr="000839AF">
        <w:rPr>
          <w:szCs w:val="28"/>
        </w:rPr>
        <w:t xml:space="preserve"> Гц </w:t>
      </w:r>
      <w:r>
        <w:rPr>
          <w:szCs w:val="28"/>
        </w:rPr>
        <w:t>испускаются двумя когерентными источниками</w:t>
      </w:r>
      <w:r w:rsidRPr="000839AF">
        <w:rPr>
          <w:szCs w:val="28"/>
        </w:rPr>
        <w:t>. Чему равна минимальная разность хода волн, если наблюдается минимум интерференции?</w:t>
      </w:r>
    </w:p>
    <w:p w:rsidR="00AD7D3C" w:rsidRDefault="00AD7D3C" w:rsidP="00CA51A8">
      <w:pPr>
        <w:numPr>
          <w:ilvl w:val="0"/>
          <w:numId w:val="13"/>
        </w:numPr>
        <w:tabs>
          <w:tab w:val="left" w:pos="1134"/>
        </w:tabs>
        <w:spacing w:after="120"/>
        <w:ind w:left="0" w:firstLine="709"/>
        <w:rPr>
          <w:szCs w:val="28"/>
        </w:rPr>
      </w:pPr>
      <w:r w:rsidRPr="00F06A01">
        <w:rPr>
          <w:szCs w:val="28"/>
        </w:rPr>
        <w:t>Чему равна результирующая интенсивность волн при интерференции двух</w:t>
      </w:r>
      <w:r>
        <w:rPr>
          <w:szCs w:val="28"/>
        </w:rPr>
        <w:t xml:space="preserve"> одинаково поляризованных волн</w:t>
      </w:r>
      <w:r w:rsidRPr="00F06A01">
        <w:rPr>
          <w:szCs w:val="28"/>
        </w:rPr>
        <w:t xml:space="preserve"> с одинаковыми интенсивностями </w:t>
      </w:r>
      <w:r w:rsidRPr="00F06A01">
        <w:rPr>
          <w:i/>
          <w:szCs w:val="28"/>
          <w:lang w:val="en-US"/>
        </w:rPr>
        <w:t>I</w:t>
      </w:r>
      <w:r w:rsidRPr="00F06A01">
        <w:rPr>
          <w:szCs w:val="28"/>
        </w:rPr>
        <w:t xml:space="preserve"> и разностью фаз </w:t>
      </w:r>
      <w:r w:rsidRPr="00B76357">
        <w:rPr>
          <w:szCs w:val="28"/>
        </w:rPr>
        <w:sym w:font="Symbol" w:char="F044"/>
      </w:r>
      <w:r w:rsidRPr="00B76357">
        <w:rPr>
          <w:szCs w:val="28"/>
        </w:rPr>
        <w:sym w:font="Symbol" w:char="F06A"/>
      </w:r>
      <w:r w:rsidRPr="00F06A01">
        <w:rPr>
          <w:szCs w:val="28"/>
        </w:rPr>
        <w:t xml:space="preserve"> = </w:t>
      </w:r>
      <w:r>
        <w:rPr>
          <w:szCs w:val="28"/>
        </w:rPr>
        <w:t>0?</w:t>
      </w:r>
    </w:p>
    <w:p w:rsidR="00AD7D3C" w:rsidRDefault="00AD7D3C" w:rsidP="00CA51A8">
      <w:pPr>
        <w:numPr>
          <w:ilvl w:val="0"/>
          <w:numId w:val="13"/>
        </w:numPr>
        <w:tabs>
          <w:tab w:val="left" w:pos="1134"/>
        </w:tabs>
        <w:spacing w:after="120"/>
        <w:ind w:left="0" w:firstLine="709"/>
        <w:rPr>
          <w:szCs w:val="28"/>
        </w:rPr>
      </w:pPr>
      <w:r>
        <w:rPr>
          <w:szCs w:val="28"/>
        </w:rPr>
        <w:t xml:space="preserve">В опыте Юнга непрозрачная пластина с двумя параллельными щелями сначала освещалась монохроматическим светом с длиной волны </w:t>
      </w:r>
      <w:r>
        <w:rPr>
          <w:szCs w:val="28"/>
        </w:rPr>
        <w:sym w:font="Symbol" w:char="F06C"/>
      </w:r>
      <w:r>
        <w:rPr>
          <w:szCs w:val="28"/>
        </w:rPr>
        <w:t xml:space="preserve"> = 550 нм (зеленый цвет), а затем светом – с </w:t>
      </w:r>
      <w:r>
        <w:rPr>
          <w:szCs w:val="28"/>
        </w:rPr>
        <w:sym w:font="Symbol" w:char="F06C"/>
      </w:r>
      <w:r>
        <w:rPr>
          <w:szCs w:val="28"/>
        </w:rPr>
        <w:t xml:space="preserve"> = 700 нм (красный цвет). Как изменилась при этом ширина интерференционных полос, наблюдаемых на экране?</w:t>
      </w:r>
    </w:p>
    <w:p w:rsidR="00AD7D3C" w:rsidRPr="00F06A01" w:rsidRDefault="00AD7D3C" w:rsidP="00AD7D3C">
      <w:pPr>
        <w:spacing w:after="120"/>
        <w:ind w:left="1069"/>
        <w:rPr>
          <w:szCs w:val="28"/>
        </w:rPr>
      </w:pPr>
    </w:p>
    <w:p w:rsidR="00BC21A9" w:rsidRDefault="00AD7D3C">
      <w:pPr>
        <w:spacing w:line="240" w:lineRule="auto"/>
        <w:ind w:firstLine="0"/>
        <w:jc w:val="left"/>
        <w:rPr>
          <w:b/>
          <w:sz w:val="32"/>
          <w:szCs w:val="32"/>
        </w:rPr>
      </w:pPr>
      <w:r>
        <w:rPr>
          <w:b/>
          <w:sz w:val="32"/>
          <w:szCs w:val="32"/>
        </w:rPr>
        <w:br w:type="page"/>
      </w:r>
    </w:p>
    <w:p w:rsidR="00181E63" w:rsidRDefault="00181E63" w:rsidP="00181E63">
      <w:pPr>
        <w:pStyle w:val="1"/>
      </w:pPr>
      <w:bookmarkStart w:id="221" w:name="_Toc485534346"/>
      <w:r w:rsidRPr="0059229C">
        <w:t xml:space="preserve">Лекция </w:t>
      </w:r>
      <w:r w:rsidR="00B552AE">
        <w:t>9</w:t>
      </w:r>
      <w:bookmarkEnd w:id="221"/>
    </w:p>
    <w:p w:rsidR="00AD7D3C" w:rsidRPr="00C74F28" w:rsidRDefault="00181E63" w:rsidP="00B552AE">
      <w:r w:rsidRPr="00C62FE9">
        <w:rPr>
          <w:b/>
        </w:rPr>
        <w:t>Основные понятия и законы</w:t>
      </w:r>
      <w:r w:rsidRPr="00C62FE9">
        <w:t>, которые должны быть освоены в ходе</w:t>
      </w:r>
      <w:bookmarkStart w:id="222" w:name="_Toc461574334"/>
      <w:bookmarkStart w:id="223" w:name="_Toc485459395"/>
      <w:bookmarkStart w:id="224" w:name="_Toc474396440"/>
      <w:bookmarkStart w:id="225" w:name="_Toc475158018"/>
      <w:bookmarkStart w:id="226" w:name="_Toc475158722"/>
      <w:bookmarkStart w:id="227" w:name="_Toc475159322"/>
      <w:bookmarkStart w:id="228" w:name="_Toc475159817"/>
      <w:bookmarkStart w:id="229" w:name="_Toc475159885"/>
      <w:bookmarkStart w:id="230" w:name="_Toc477413806"/>
      <w:bookmarkStart w:id="231" w:name="_Toc477942274"/>
      <w:bookmarkStart w:id="232" w:name="_Toc267317365"/>
      <w:bookmarkStart w:id="233" w:name="_Toc267317525"/>
      <w:r w:rsidR="00206F21">
        <w:t xml:space="preserve"> </w:t>
      </w:r>
      <w:r w:rsidR="00AD7D3C" w:rsidRPr="00C74F28">
        <w:t>лекции:</w:t>
      </w:r>
      <w:r w:rsidR="00AD7D3C">
        <w:t xml:space="preserve"> интерференция в тонких пленках</w:t>
      </w:r>
      <w:r w:rsidR="00AD7D3C" w:rsidRPr="00C07602">
        <w:t>;</w:t>
      </w:r>
      <w:r w:rsidR="00AD7D3C">
        <w:t xml:space="preserve"> полосы равной толщины</w:t>
      </w:r>
      <w:r w:rsidR="00AD7D3C" w:rsidRPr="00C07602">
        <w:t xml:space="preserve">; </w:t>
      </w:r>
      <w:r w:rsidR="00AD7D3C">
        <w:t>кольца Ньютона</w:t>
      </w:r>
      <w:r w:rsidR="00AD7D3C" w:rsidRPr="00C07602">
        <w:t>;</w:t>
      </w:r>
      <w:r w:rsidR="00AD7D3C">
        <w:t xml:space="preserve"> полосы равного наклона</w:t>
      </w:r>
      <w:r w:rsidR="00AD7D3C" w:rsidRPr="00C07602">
        <w:t>;</w:t>
      </w:r>
      <w:r w:rsidR="00AD7D3C">
        <w:t xml:space="preserve"> просветление оптики</w:t>
      </w:r>
      <w:r w:rsidR="00AD7D3C" w:rsidRPr="00C74F28">
        <w:t>.</w:t>
      </w:r>
      <w:bookmarkEnd w:id="222"/>
      <w:bookmarkEnd w:id="223"/>
    </w:p>
    <w:p w:rsidR="00AD7D3C" w:rsidRPr="005E7AF3" w:rsidRDefault="00AD7D3C" w:rsidP="00AD7D3C">
      <w:pPr>
        <w:pStyle w:val="3"/>
      </w:pPr>
      <w:bookmarkStart w:id="234" w:name="_Toc461574335"/>
      <w:bookmarkStart w:id="235" w:name="_Toc485459396"/>
      <w:bookmarkStart w:id="236" w:name="_Toc485534347"/>
      <w:r w:rsidRPr="005E7AF3">
        <w:t>3.</w:t>
      </w:r>
      <w:r>
        <w:t>2</w:t>
      </w:r>
      <w:r w:rsidRPr="005E7AF3">
        <w:t>.3. Интерференция в тонких пленках</w:t>
      </w:r>
      <w:bookmarkEnd w:id="224"/>
      <w:bookmarkEnd w:id="225"/>
      <w:bookmarkEnd w:id="226"/>
      <w:bookmarkEnd w:id="227"/>
      <w:bookmarkEnd w:id="228"/>
      <w:bookmarkEnd w:id="229"/>
      <w:bookmarkEnd w:id="230"/>
      <w:bookmarkEnd w:id="231"/>
      <w:bookmarkEnd w:id="232"/>
      <w:bookmarkEnd w:id="233"/>
      <w:bookmarkEnd w:id="234"/>
      <w:bookmarkEnd w:id="235"/>
      <w:bookmarkEnd w:id="236"/>
    </w:p>
    <w:p w:rsidR="00AD7D3C" w:rsidRPr="00EC3D09" w:rsidRDefault="00AD7D3C" w:rsidP="00AD7D3C">
      <w:pPr>
        <w:rPr>
          <w:szCs w:val="28"/>
        </w:rPr>
      </w:pPr>
      <w:r w:rsidRPr="00EC3D09">
        <w:rPr>
          <w:szCs w:val="28"/>
        </w:rPr>
        <w:t xml:space="preserve">Рассмотрим находящуюся в воздухе </w:t>
      </w:r>
      <w:r w:rsidRPr="00EC3D09">
        <w:rPr>
          <w:position w:val="-10"/>
          <w:szCs w:val="28"/>
        </w:rPr>
        <w:object w:dxaOrig="740" w:dyaOrig="360" w14:anchorId="4A191D91">
          <v:shape id="_x0000_i1397" type="#_x0000_t75" style="width:37.5pt;height:18pt" o:ole="" fillcolor="window">
            <v:imagedata r:id="rId779" o:title=""/>
          </v:shape>
          <o:OLEObject Type="Embed" ProgID="Equation.3" ShapeID="_x0000_i1397" DrawAspect="Content" ObjectID="_1824384934" r:id="rId780"/>
        </w:object>
      </w:r>
      <w:r w:rsidRPr="00EC3D09">
        <w:rPr>
          <w:szCs w:val="28"/>
        </w:rPr>
        <w:t xml:space="preserve"> тонкую прозрачную пленку толщиной </w:t>
      </w:r>
      <w:r w:rsidRPr="00EC3D09">
        <w:rPr>
          <w:i/>
          <w:szCs w:val="28"/>
          <w:lang w:val="en-US"/>
        </w:rPr>
        <w:t>d</w:t>
      </w:r>
      <w:r w:rsidRPr="00EC3D09">
        <w:rPr>
          <w:szCs w:val="28"/>
        </w:rPr>
        <w:t xml:space="preserve"> и показателем преломления </w:t>
      </w:r>
      <w:r w:rsidRPr="00EC3D09">
        <w:rPr>
          <w:position w:val="-6"/>
          <w:szCs w:val="28"/>
        </w:rPr>
        <w:object w:dxaOrig="220" w:dyaOrig="240" w14:anchorId="4BCE46EA">
          <v:shape id="_x0000_i1398" type="#_x0000_t75" style="width:10.5pt;height:11.25pt" o:ole="" fillcolor="window">
            <v:imagedata r:id="rId781" o:title=""/>
          </v:shape>
          <o:OLEObject Type="Embed" ProgID="Equation.3" ShapeID="_x0000_i1398" DrawAspect="Content" ObjectID="_1824384935" r:id="rId782"/>
        </w:object>
      </w:r>
      <w:r w:rsidRPr="00EC3D09">
        <w:rPr>
          <w:szCs w:val="28"/>
        </w:rPr>
        <w:t>. На пленку падает монохрома</w:t>
      </w:r>
      <w:r w:rsidR="00BC21A9">
        <w:rPr>
          <w:szCs w:val="28"/>
        </w:rPr>
        <w:t>тическая световая волна П (рис.</w:t>
      </w:r>
      <w:r w:rsidR="00BC21A9">
        <w:rPr>
          <w:szCs w:val="28"/>
          <w:lang w:val="en-US"/>
        </w:rPr>
        <w:t> </w:t>
      </w:r>
      <w:r w:rsidRPr="00EC3D09">
        <w:rPr>
          <w:szCs w:val="28"/>
        </w:rPr>
        <w:t xml:space="preserve">3.6) под углом </w:t>
      </w:r>
      <w:r w:rsidRPr="00EC3D09">
        <w:rPr>
          <w:position w:val="-6"/>
        </w:rPr>
        <w:object w:dxaOrig="240" w:dyaOrig="240" w14:anchorId="01A40314">
          <v:shape id="_x0000_i1399" type="#_x0000_t75" style="width:11.25pt;height:11.25pt" o:ole="">
            <v:imagedata r:id="rId783" o:title=""/>
          </v:shape>
          <o:OLEObject Type="Embed" ProgID="Equation.3" ShapeID="_x0000_i1399" DrawAspect="Content" ObjectID="_1824384936" r:id="rId784"/>
        </w:object>
      </w:r>
      <w:r w:rsidRPr="00EC3D09">
        <w:rPr>
          <w:szCs w:val="28"/>
        </w:rPr>
        <w:t xml:space="preserve">. В точке </w:t>
      </w:r>
      <w:r w:rsidRPr="00EC3D09">
        <w:rPr>
          <w:i/>
          <w:szCs w:val="28"/>
        </w:rPr>
        <w:t>А</w:t>
      </w:r>
      <w:r w:rsidRPr="00EC3D09">
        <w:rPr>
          <w:szCs w:val="28"/>
        </w:rPr>
        <w:t xml:space="preserve"> падающая волна П частично отразится (луч 1), частично преломится под углом </w:t>
      </w:r>
      <w:r w:rsidRPr="00EC3D09">
        <w:rPr>
          <w:position w:val="-10"/>
          <w:szCs w:val="28"/>
          <w:vertAlign w:val="subscript"/>
        </w:rPr>
        <w:object w:dxaOrig="180" w:dyaOrig="279" w14:anchorId="2262B235">
          <v:shape id="_x0000_i1400" type="#_x0000_t75" style="width:12pt;height:19.5pt" o:ole="" fillcolor="window">
            <v:imagedata r:id="rId785" o:title=""/>
          </v:shape>
          <o:OLEObject Type="Embed" ProgID="Equation.3" ShapeID="_x0000_i1400" DrawAspect="Content" ObjectID="_1824384937" r:id="rId786"/>
        </w:object>
      </w:r>
      <w:r w:rsidRPr="00EC3D09">
        <w:rPr>
          <w:szCs w:val="28"/>
        </w:rPr>
        <w:t xml:space="preserve">. Преломленный луч, достигнув нижней поверхности пленки в точке </w:t>
      </w:r>
      <w:r w:rsidRPr="00EC3D09">
        <w:rPr>
          <w:i/>
          <w:szCs w:val="28"/>
        </w:rPr>
        <w:t>В</w:t>
      </w:r>
      <w:r w:rsidRPr="00EC3D09">
        <w:rPr>
          <w:szCs w:val="28"/>
        </w:rPr>
        <w:t xml:space="preserve">,  частично преломится и выйдет из пленки (луч 3) и частично отразится, дойдя то точки С. В точке </w:t>
      </w:r>
      <w:r w:rsidRPr="00EC3D09">
        <w:rPr>
          <w:i/>
          <w:szCs w:val="28"/>
        </w:rPr>
        <w:t>С</w:t>
      </w:r>
      <w:r w:rsidRPr="00EC3D09">
        <w:rPr>
          <w:szCs w:val="28"/>
        </w:rPr>
        <w:t xml:space="preserve"> волна вновь делится: преломляется и выходит в воздух (луч 2), отражается и, достигнув точки </w:t>
      </w:r>
      <w:r w:rsidRPr="00EC3D09">
        <w:rPr>
          <w:i/>
          <w:szCs w:val="28"/>
          <w:lang w:val="en-US"/>
        </w:rPr>
        <w:t>F</w:t>
      </w:r>
      <w:r w:rsidRPr="00EC3D09">
        <w:rPr>
          <w:szCs w:val="28"/>
        </w:rPr>
        <w:t xml:space="preserve">, преломляется и покидает пленку (луч 4). Волны 1, 2, 3, 4 образуются из одного падающего луча П [6] и, поэтому, являются </w:t>
      </w:r>
      <w:r w:rsidRPr="00EC3D09">
        <w:rPr>
          <w:i/>
          <w:szCs w:val="28"/>
        </w:rPr>
        <w:t>когерентными</w:t>
      </w:r>
      <w:r w:rsidRPr="00EC3D09">
        <w:rPr>
          <w:szCs w:val="28"/>
        </w:rPr>
        <w:t>. При этом лучи 1 и 2 являются отраженными, а лучи 3 и 4 – проходящими.</w:t>
      </w:r>
    </w:p>
    <w:p w:rsidR="00AD7D3C" w:rsidRPr="00372251" w:rsidRDefault="00AD7D3C" w:rsidP="00AD7D3C">
      <w:pPr>
        <w:pStyle w:val="af8"/>
        <w:spacing w:before="0"/>
        <w:rPr>
          <w:highlight w:val="yellow"/>
        </w:rPr>
      </w:pPr>
      <w:r>
        <w:rPr>
          <w:noProof/>
        </w:rPr>
        <w:drawing>
          <wp:inline distT="0" distB="0" distL="0" distR="0" wp14:anchorId="0B896F08" wp14:editId="32753C88">
            <wp:extent cx="2937795" cy="2495372"/>
            <wp:effectExtent l="19050" t="0" r="0" b="0"/>
            <wp:docPr id="4109" name="Рисунок 4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9"/>
                    <pic:cNvPicPr>
                      <a:picLocks noChangeAspect="1" noChangeArrowheads="1"/>
                    </pic:cNvPicPr>
                  </pic:nvPicPr>
                  <pic:blipFill>
                    <a:blip r:embed="rId787" cstate="print"/>
                    <a:srcRect/>
                    <a:stretch>
                      <a:fillRect/>
                    </a:stretch>
                  </pic:blipFill>
                  <pic:spPr bwMode="auto">
                    <a:xfrm>
                      <a:off x="0" y="0"/>
                      <a:ext cx="2939500" cy="2496820"/>
                    </a:xfrm>
                    <a:prstGeom prst="rect">
                      <a:avLst/>
                    </a:prstGeom>
                    <a:noFill/>
                    <a:ln w="9525">
                      <a:noFill/>
                      <a:miter lim="800000"/>
                      <a:headEnd/>
                      <a:tailEnd/>
                    </a:ln>
                  </pic:spPr>
                </pic:pic>
              </a:graphicData>
            </a:graphic>
          </wp:inline>
        </w:drawing>
      </w:r>
    </w:p>
    <w:p w:rsidR="00AD7D3C" w:rsidRPr="008C0F14" w:rsidRDefault="00BC21A9" w:rsidP="00BC21A9">
      <w:pPr>
        <w:pStyle w:val="af4"/>
      </w:pPr>
      <w:r>
        <w:t>Рис.</w:t>
      </w:r>
      <w:r>
        <w:rPr>
          <w:lang w:val="en-US"/>
        </w:rPr>
        <w:t> </w:t>
      </w:r>
      <w:r w:rsidR="00AD7D3C" w:rsidRPr="008C0F14">
        <w:t>3.6</w:t>
      </w:r>
    </w:p>
    <w:p w:rsidR="00AD7D3C" w:rsidRPr="00110B09" w:rsidRDefault="00AD7D3C" w:rsidP="00AD7D3C">
      <w:pPr>
        <w:rPr>
          <w:szCs w:val="28"/>
        </w:rPr>
      </w:pPr>
      <w:r>
        <w:rPr>
          <w:szCs w:val="28"/>
        </w:rPr>
        <w:t>Для наблюдения интерференции лучей 1 и 2, на их пути надо поставить собирающую линзу, в фокальной плоскости</w:t>
      </w:r>
      <w:r w:rsidR="00BC21A9">
        <w:rPr>
          <w:szCs w:val="28"/>
        </w:rPr>
        <w:t xml:space="preserve"> которой размещен экран Э (рис.</w:t>
      </w:r>
      <w:r w:rsidR="00BC21A9">
        <w:rPr>
          <w:szCs w:val="28"/>
          <w:lang w:val="en-US"/>
        </w:rPr>
        <w:t> </w:t>
      </w:r>
      <w:r w:rsidRPr="00EC3D09">
        <w:rPr>
          <w:szCs w:val="28"/>
        </w:rPr>
        <w:t>3.6)</w:t>
      </w:r>
      <w:r>
        <w:rPr>
          <w:szCs w:val="28"/>
        </w:rPr>
        <w:t xml:space="preserve">. Лучи пересекутся на экране в точке </w:t>
      </w:r>
      <w:r w:rsidRPr="00EC3D09">
        <w:rPr>
          <w:i/>
          <w:szCs w:val="28"/>
        </w:rPr>
        <w:t>P</w:t>
      </w:r>
      <w:r>
        <w:rPr>
          <w:szCs w:val="28"/>
        </w:rPr>
        <w:t xml:space="preserve">. Результат их интерференции будет определяться оптической разностью хода </w:t>
      </w:r>
      <w:r w:rsidRPr="00EC3D09">
        <w:rPr>
          <w:szCs w:val="28"/>
        </w:rPr>
        <w:sym w:font="Symbol" w:char="F044"/>
      </w:r>
      <w:r>
        <w:rPr>
          <w:szCs w:val="28"/>
        </w:rPr>
        <w:t xml:space="preserve">, которая возникает </w:t>
      </w:r>
      <w:r w:rsidRPr="00110B09">
        <w:rPr>
          <w:szCs w:val="28"/>
        </w:rPr>
        <w:t xml:space="preserve">на участке от точки </w:t>
      </w:r>
      <w:r w:rsidRPr="00110B09">
        <w:rPr>
          <w:i/>
          <w:szCs w:val="28"/>
        </w:rPr>
        <w:t>А</w:t>
      </w:r>
      <w:r w:rsidRPr="00110B09">
        <w:rPr>
          <w:szCs w:val="28"/>
        </w:rPr>
        <w:t xml:space="preserve"> до плоскости </w:t>
      </w:r>
      <w:r w:rsidRPr="00110B09">
        <w:rPr>
          <w:i/>
          <w:szCs w:val="28"/>
        </w:rPr>
        <w:t>ЕС</w:t>
      </w:r>
      <w:r w:rsidR="00BC21A9">
        <w:rPr>
          <w:szCs w:val="28"/>
        </w:rPr>
        <w:t xml:space="preserve"> (см. рис.</w:t>
      </w:r>
      <w:r w:rsidR="00BC21A9">
        <w:rPr>
          <w:szCs w:val="28"/>
          <w:lang w:val="en-US"/>
        </w:rPr>
        <w:t> </w:t>
      </w:r>
      <w:r w:rsidRPr="00110B09">
        <w:rPr>
          <w:szCs w:val="28"/>
        </w:rPr>
        <w:t>3.6): луч 2 проходит оптический путь (</w:t>
      </w:r>
      <w:r w:rsidRPr="00110B09">
        <w:rPr>
          <w:i/>
          <w:szCs w:val="28"/>
        </w:rPr>
        <w:t>АВ</w:t>
      </w:r>
      <w:r w:rsidRPr="00110B09">
        <w:rPr>
          <w:szCs w:val="28"/>
        </w:rPr>
        <w:t>+</w:t>
      </w:r>
      <w:r w:rsidRPr="00110B09">
        <w:rPr>
          <w:i/>
          <w:szCs w:val="28"/>
        </w:rPr>
        <w:t>ВС</w:t>
      </w:r>
      <w:r w:rsidRPr="00110B09">
        <w:rPr>
          <w:szCs w:val="28"/>
        </w:rPr>
        <w:t xml:space="preserve">) </w:t>
      </w:r>
      <w:r w:rsidRPr="00110B09">
        <w:rPr>
          <w:i/>
          <w:szCs w:val="28"/>
          <w:lang w:val="en-US"/>
        </w:rPr>
        <w:t>n</w:t>
      </w:r>
      <w:r w:rsidRPr="00110B09">
        <w:rPr>
          <w:szCs w:val="28"/>
        </w:rPr>
        <w:t xml:space="preserve">, а луч 1 проходит в воздухе путь </w:t>
      </w:r>
      <w:r w:rsidRPr="00110B09">
        <w:rPr>
          <w:i/>
          <w:szCs w:val="28"/>
        </w:rPr>
        <w:t>АЕ</w:t>
      </w:r>
      <w:r w:rsidRPr="00110B09">
        <w:rPr>
          <w:szCs w:val="28"/>
        </w:rPr>
        <w:t>.</w:t>
      </w:r>
    </w:p>
    <w:p w:rsidR="00AD7D3C" w:rsidRPr="00525817" w:rsidRDefault="00AD7D3C" w:rsidP="00AD7D3C">
      <w:pPr>
        <w:rPr>
          <w:szCs w:val="28"/>
        </w:rPr>
      </w:pPr>
      <w:r w:rsidRPr="00525817">
        <w:rPr>
          <w:szCs w:val="28"/>
        </w:rPr>
        <w:t xml:space="preserve">Также необходимо учесть, что луч 1 отражается в точке </w:t>
      </w:r>
      <w:r w:rsidRPr="00525817">
        <w:rPr>
          <w:i/>
          <w:szCs w:val="28"/>
        </w:rPr>
        <w:t>А</w:t>
      </w:r>
      <w:r w:rsidRPr="00525817">
        <w:rPr>
          <w:szCs w:val="28"/>
        </w:rPr>
        <w:t xml:space="preserve"> от оптически более плотной среды (пленки), что приводит к изменению фазы светового вектора на </w:t>
      </w:r>
      <w:r w:rsidRPr="00525817">
        <w:rPr>
          <w:szCs w:val="28"/>
        </w:rPr>
        <w:sym w:font="Symbol" w:char="F070"/>
      </w:r>
      <w:r w:rsidRPr="00525817">
        <w:rPr>
          <w:szCs w:val="28"/>
        </w:rPr>
        <w:t xml:space="preserve">. Такое изменение фазы колебаний эквивалентно изменению оптического пути луча на </w:t>
      </w:r>
      <w:r w:rsidRPr="00525817">
        <w:rPr>
          <w:szCs w:val="28"/>
        </w:rPr>
        <w:sym w:font="Symbol" w:char="F06C"/>
      </w:r>
      <w:r w:rsidRPr="00525817">
        <w:rPr>
          <w:szCs w:val="28"/>
        </w:rPr>
        <w:t xml:space="preserve">/2. Отражение луча в точке </w:t>
      </w:r>
      <w:r w:rsidRPr="00525817">
        <w:rPr>
          <w:i/>
          <w:szCs w:val="28"/>
        </w:rPr>
        <w:t>В</w:t>
      </w:r>
      <w:r w:rsidRPr="00525817">
        <w:rPr>
          <w:szCs w:val="28"/>
        </w:rPr>
        <w:t xml:space="preserve"> происходит от оптически менее плотной среды (воздуха), поэтому вектор </w:t>
      </w:r>
      <w:r w:rsidRPr="00525817">
        <w:rPr>
          <w:position w:val="-4"/>
          <w:szCs w:val="28"/>
        </w:rPr>
        <w:object w:dxaOrig="220" w:dyaOrig="279" w14:anchorId="78140D43">
          <v:shape id="_x0000_i1401" type="#_x0000_t75" style="width:14.25pt;height:18pt" o:ole="" fillcolor="window">
            <v:imagedata r:id="rId788" o:title=""/>
          </v:shape>
          <o:OLEObject Type="Embed" ProgID="Equation.3" ShapeID="_x0000_i1401" DrawAspect="Content" ObjectID="_1824384938" r:id="rId789"/>
        </w:object>
      </w:r>
      <w:r w:rsidRPr="00525817">
        <w:rPr>
          <w:szCs w:val="28"/>
        </w:rPr>
        <w:t xml:space="preserve"> не изменяет свою фазу</w:t>
      </w:r>
      <w:r>
        <w:rPr>
          <w:szCs w:val="28"/>
        </w:rPr>
        <w:t xml:space="preserve"> [6]</w:t>
      </w:r>
      <w:r w:rsidRPr="00525817">
        <w:rPr>
          <w:szCs w:val="28"/>
        </w:rPr>
        <w:t>.</w:t>
      </w:r>
    </w:p>
    <w:p w:rsidR="00AD7D3C" w:rsidRPr="006677E3" w:rsidRDefault="00AD7D3C" w:rsidP="00AD7D3C">
      <w:pPr>
        <w:rPr>
          <w:szCs w:val="28"/>
        </w:rPr>
      </w:pPr>
      <w:r w:rsidRPr="00525817">
        <w:rPr>
          <w:szCs w:val="28"/>
        </w:rPr>
        <w:t>Таким образом, оптическая разность хода лучей 1 и 2, запишется в виде</w:t>
      </w:r>
    </w:p>
    <w:p w:rsidR="00AD7D3C" w:rsidRPr="00525817" w:rsidRDefault="00AD7D3C" w:rsidP="00BC21A9">
      <w:pPr>
        <w:pStyle w:val="affc"/>
      </w:pPr>
      <w:r w:rsidRPr="00525817">
        <w:tab/>
      </w:r>
      <w:r w:rsidR="00BC21A9" w:rsidRPr="00BC21A9">
        <w:rPr>
          <w:position w:val="-26"/>
        </w:rPr>
        <w:object w:dxaOrig="3260" w:dyaOrig="700" w14:anchorId="46FE91E1">
          <v:shape id="_x0000_i1402" type="#_x0000_t75" style="width:163.5pt;height:34.5pt" o:ole="">
            <v:imagedata r:id="rId790" o:title=""/>
          </v:shape>
          <o:OLEObject Type="Embed" ProgID="Equation.3" ShapeID="_x0000_i1402" DrawAspect="Content" ObjectID="_1824384939" r:id="rId791"/>
        </w:object>
      </w:r>
      <w:r w:rsidRPr="00525817">
        <w:t>.</w:t>
      </w:r>
      <w:r w:rsidRPr="00525817">
        <w:tab/>
      </w:r>
      <w:r w:rsidRPr="00525817">
        <w:rPr>
          <w:position w:val="-12"/>
        </w:rPr>
        <w:object w:dxaOrig="600" w:dyaOrig="360" w14:anchorId="7A52BA35">
          <v:shape id="_x0000_i1403" type="#_x0000_t75" style="width:30pt;height:18pt" o:ole="" fillcolor="window">
            <v:imagedata r:id="rId792" o:title=""/>
          </v:shape>
          <o:OLEObject Type="Embed" ProgID="Equation.3" ShapeID="_x0000_i1403" DrawAspect="Content" ObjectID="_1824384940" r:id="rId793"/>
        </w:object>
      </w:r>
    </w:p>
    <w:p w:rsidR="00AD7D3C" w:rsidRPr="008471A5" w:rsidRDefault="00AD7D3C" w:rsidP="00AD7D3C">
      <w:pPr>
        <w:rPr>
          <w:szCs w:val="28"/>
        </w:rPr>
      </w:pPr>
      <w:r w:rsidRPr="00525817">
        <w:rPr>
          <w:szCs w:val="28"/>
        </w:rPr>
        <w:t>Учитывая закон преломления света и геометрию</w:t>
      </w:r>
      <w:r>
        <w:rPr>
          <w:szCs w:val="28"/>
        </w:rPr>
        <w:t xml:space="preserve"> построения, можно показать, что </w:t>
      </w:r>
      <w:r w:rsidRPr="008471A5">
        <w:rPr>
          <w:szCs w:val="28"/>
        </w:rPr>
        <w:t xml:space="preserve">из формулы (3.9) для оптической разности хода лучей 1 и 2 </w:t>
      </w:r>
      <w:r>
        <w:rPr>
          <w:szCs w:val="28"/>
        </w:rPr>
        <w:t xml:space="preserve">получается </w:t>
      </w:r>
      <w:r w:rsidRPr="008471A5">
        <w:rPr>
          <w:szCs w:val="28"/>
        </w:rPr>
        <w:t>выражение:</w:t>
      </w:r>
    </w:p>
    <w:p w:rsidR="00AD7D3C" w:rsidRPr="008471A5" w:rsidRDefault="00AD7D3C" w:rsidP="00AD7D3C">
      <w:pPr>
        <w:pStyle w:val="16"/>
      </w:pPr>
      <w:r w:rsidRPr="008471A5">
        <w:tab/>
      </w:r>
      <w:r w:rsidRPr="008471A5">
        <w:rPr>
          <w:position w:val="-24"/>
        </w:rPr>
        <w:object w:dxaOrig="3820" w:dyaOrig="620" w14:anchorId="0827B731">
          <v:shape id="_x0000_i1404" type="#_x0000_t75" style="width:237.8pt;height:38.25pt" o:ole="" fillcolor="window">
            <v:imagedata r:id="rId794" o:title=""/>
          </v:shape>
          <o:OLEObject Type="Embed" ProgID="Equation.DSMT4" ShapeID="_x0000_i1404" DrawAspect="Content" ObjectID="_1824384941" r:id="rId795"/>
        </w:object>
      </w:r>
      <w:r w:rsidRPr="008471A5">
        <w:t>.</w:t>
      </w:r>
      <w:r w:rsidRPr="008471A5">
        <w:tab/>
      </w:r>
      <w:r w:rsidRPr="008471A5">
        <w:rPr>
          <w:position w:val="-12"/>
        </w:rPr>
        <w:object w:dxaOrig="740" w:dyaOrig="360" w14:anchorId="1ED28145">
          <v:shape id="_x0000_i1405" type="#_x0000_t75" style="width:37.5pt;height:18pt" o:ole="" fillcolor="window">
            <v:imagedata r:id="rId796" o:title=""/>
          </v:shape>
          <o:OLEObject Type="Embed" ProgID="Equation.3" ShapeID="_x0000_i1405" DrawAspect="Content" ObjectID="_1824384942" r:id="rId797"/>
        </w:object>
      </w:r>
    </w:p>
    <w:p w:rsidR="00AD7D3C" w:rsidRPr="00525817" w:rsidRDefault="00AD7D3C" w:rsidP="00AD7D3C">
      <w:pPr>
        <w:rPr>
          <w:szCs w:val="28"/>
        </w:rPr>
      </w:pPr>
      <w:r w:rsidRPr="00525817">
        <w:rPr>
          <w:szCs w:val="28"/>
        </w:rPr>
        <w:t xml:space="preserve">Световые волны 1 и 2 усиливают друг друга, если </w:t>
      </w:r>
      <w:r w:rsidRPr="00525817">
        <w:rPr>
          <w:position w:val="-26"/>
        </w:rPr>
        <w:object w:dxaOrig="1120" w:dyaOrig="700" w14:anchorId="227FD5E7">
          <v:shape id="_x0000_i1406" type="#_x0000_t75" style="width:55.5pt;height:34.5pt" o:ole="">
            <v:imagedata r:id="rId798" o:title=""/>
          </v:shape>
          <o:OLEObject Type="Embed" ProgID="Equation.3" ShapeID="_x0000_i1406" DrawAspect="Content" ObjectID="_1824384943" r:id="rId799"/>
        </w:object>
      </w:r>
      <w:r w:rsidRPr="00525817">
        <w:rPr>
          <w:szCs w:val="28"/>
        </w:rPr>
        <w:t xml:space="preserve"> или</w:t>
      </w:r>
    </w:p>
    <w:p w:rsidR="00AD7D3C" w:rsidRPr="00525817" w:rsidRDefault="00AD7D3C" w:rsidP="00AD7D3C">
      <w:pPr>
        <w:pStyle w:val="16"/>
      </w:pPr>
      <w:r w:rsidRPr="00525817">
        <w:tab/>
      </w:r>
      <w:r w:rsidRPr="00525817">
        <w:rPr>
          <w:position w:val="-24"/>
        </w:rPr>
        <w:object w:dxaOrig="3920" w:dyaOrig="620" w14:anchorId="712DB763">
          <v:shape id="_x0000_i1407" type="#_x0000_t75" style="width:229.5pt;height:36pt" o:ole="">
            <v:imagedata r:id="rId800" o:title=""/>
          </v:shape>
          <o:OLEObject Type="Embed" ProgID="Equation.DSMT4" ShapeID="_x0000_i1407" DrawAspect="Content" ObjectID="_1824384944" r:id="rId801"/>
        </w:object>
      </w:r>
      <w:r w:rsidRPr="00525817">
        <w:tab/>
        <w:t>(3.11)</w:t>
      </w:r>
    </w:p>
    <w:p w:rsidR="00AD7D3C" w:rsidRPr="00525817" w:rsidRDefault="00AD7D3C" w:rsidP="00AD7D3C">
      <w:pPr>
        <w:rPr>
          <w:szCs w:val="28"/>
        </w:rPr>
      </w:pPr>
      <w:r w:rsidRPr="00525817">
        <w:rPr>
          <w:szCs w:val="28"/>
        </w:rPr>
        <w:t xml:space="preserve">Световые волны 1 и 2 ослабляют друг друга, если </w:t>
      </w:r>
      <w:r w:rsidRPr="00525817">
        <w:rPr>
          <w:position w:val="-26"/>
        </w:rPr>
        <w:object w:dxaOrig="1660" w:dyaOrig="700" w14:anchorId="71FDAA74">
          <v:shape id="_x0000_i1408" type="#_x0000_t75" style="width:82.5pt;height:34.5pt" o:ole="">
            <v:imagedata r:id="rId802" o:title=""/>
          </v:shape>
          <o:OLEObject Type="Embed" ProgID="Equation.3" ShapeID="_x0000_i1408" DrawAspect="Content" ObjectID="_1824384945" r:id="rId803"/>
        </w:object>
      </w:r>
      <w:r w:rsidRPr="00525817">
        <w:rPr>
          <w:szCs w:val="28"/>
        </w:rPr>
        <w:t xml:space="preserve"> или</w:t>
      </w:r>
    </w:p>
    <w:p w:rsidR="00AD7D3C" w:rsidRPr="00525817" w:rsidRDefault="00AD7D3C" w:rsidP="00AD7D3C">
      <w:pPr>
        <w:pStyle w:val="16"/>
      </w:pPr>
      <w:r w:rsidRPr="00525817">
        <w:tab/>
      </w:r>
      <w:r w:rsidRPr="00525817">
        <w:rPr>
          <w:position w:val="-24"/>
        </w:rPr>
        <w:object w:dxaOrig="3460" w:dyaOrig="620" w14:anchorId="71AA97D3">
          <v:shape id="_x0000_i1409" type="#_x0000_t75" style="width:211.6pt;height:38.25pt" o:ole="">
            <v:imagedata r:id="rId804" o:title=""/>
          </v:shape>
          <o:OLEObject Type="Embed" ProgID="Equation.DSMT4" ShapeID="_x0000_i1409" DrawAspect="Content" ObjectID="_1824384946" r:id="rId805"/>
        </w:object>
      </w:r>
      <w:r w:rsidRPr="00525817">
        <w:tab/>
        <w:t>(3.12)</w:t>
      </w:r>
    </w:p>
    <w:p w:rsidR="00AD7D3C" w:rsidRPr="00525817" w:rsidRDefault="00AD7D3C" w:rsidP="00AD7D3C">
      <w:pPr>
        <w:rPr>
          <w:szCs w:val="28"/>
        </w:rPr>
      </w:pPr>
      <w:r w:rsidRPr="00525817">
        <w:rPr>
          <w:szCs w:val="28"/>
        </w:rPr>
        <w:t>При рассмотрении интерференции проходящих лучей 3 и 4, получим, что условия максимума (3.11) для отраженного света будут соответствовать условиям минимума для лучей 3 и 4, а условия минимума (3.12) лучей 1 и 2 соответствует условиям максимума в проходящем свете</w:t>
      </w:r>
      <w:r>
        <w:rPr>
          <w:szCs w:val="28"/>
        </w:rPr>
        <w:t xml:space="preserve"> [</w:t>
      </w:r>
      <w:r w:rsidRPr="006677E3">
        <w:rPr>
          <w:szCs w:val="28"/>
        </w:rPr>
        <w:t>6</w:t>
      </w:r>
      <w:r>
        <w:rPr>
          <w:szCs w:val="28"/>
        </w:rPr>
        <w:t>]</w:t>
      </w:r>
      <w:r w:rsidRPr="00525817">
        <w:rPr>
          <w:szCs w:val="28"/>
        </w:rPr>
        <w:t>.</w:t>
      </w:r>
    </w:p>
    <w:p w:rsidR="00AD7D3C" w:rsidRPr="006677E3" w:rsidRDefault="00AD7D3C" w:rsidP="00AD7D3C">
      <w:pPr>
        <w:pStyle w:val="3"/>
      </w:pPr>
      <w:bookmarkStart w:id="237" w:name="_Toc474305110"/>
      <w:bookmarkStart w:id="238" w:name="_Toc474396442"/>
      <w:bookmarkStart w:id="239" w:name="_Toc475158019"/>
      <w:bookmarkStart w:id="240" w:name="_Toc475158723"/>
      <w:bookmarkStart w:id="241" w:name="_Toc475159323"/>
      <w:bookmarkStart w:id="242" w:name="_Toc475159818"/>
      <w:bookmarkStart w:id="243" w:name="_Toc475159886"/>
      <w:bookmarkStart w:id="244" w:name="_Toc477413807"/>
      <w:bookmarkStart w:id="245" w:name="_Toc477942275"/>
      <w:bookmarkStart w:id="246" w:name="_Toc267317366"/>
      <w:bookmarkStart w:id="247" w:name="_Toc267317526"/>
      <w:bookmarkStart w:id="248" w:name="_Toc461574336"/>
      <w:bookmarkStart w:id="249" w:name="_Toc485459397"/>
      <w:bookmarkStart w:id="250" w:name="_Toc485534348"/>
      <w:r w:rsidRPr="006677E3">
        <w:t>3.2.4. Полосы равной толщины (клин, кольца Ньютона) и</w:t>
      </w:r>
      <w:bookmarkStart w:id="251" w:name="_Toc474305111"/>
      <w:bookmarkStart w:id="252" w:name="_Toc474396443"/>
      <w:bookmarkEnd w:id="237"/>
      <w:bookmarkEnd w:id="238"/>
      <w:r w:rsidRPr="006677E3">
        <w:t xml:space="preserve"> полосы равного наклона</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rsidR="00AD7D3C" w:rsidRPr="00F264A2" w:rsidRDefault="00AD7D3C" w:rsidP="00AD7D3C">
      <w:pPr>
        <w:rPr>
          <w:szCs w:val="28"/>
        </w:rPr>
      </w:pPr>
      <w:r w:rsidRPr="006677E3">
        <w:rPr>
          <w:i/>
          <w:szCs w:val="28"/>
        </w:rPr>
        <w:t xml:space="preserve">1. Клин – </w:t>
      </w:r>
      <w:r w:rsidRPr="006677E3">
        <w:rPr>
          <w:szCs w:val="28"/>
        </w:rPr>
        <w:t xml:space="preserve">тонкая пленка </w:t>
      </w:r>
      <w:r w:rsidRPr="006871EE">
        <w:rPr>
          <w:szCs w:val="28"/>
        </w:rPr>
        <w:t>с непараллельными гранями (клин) угол между которыми мал</w:t>
      </w:r>
      <w:r>
        <w:rPr>
          <w:szCs w:val="28"/>
        </w:rPr>
        <w:t xml:space="preserve">. Пусть на клин </w:t>
      </w:r>
      <w:r w:rsidRPr="00EC16F9">
        <w:rPr>
          <w:szCs w:val="28"/>
        </w:rPr>
        <w:t>К</w:t>
      </w:r>
      <w:r w:rsidR="00BC21A9">
        <w:rPr>
          <w:szCs w:val="28"/>
        </w:rPr>
        <w:t xml:space="preserve"> падает плоская волна (рис.</w:t>
      </w:r>
      <w:r w:rsidR="00BC21A9">
        <w:rPr>
          <w:szCs w:val="28"/>
          <w:lang w:val="en-US"/>
        </w:rPr>
        <w:t> </w:t>
      </w:r>
      <w:r w:rsidRPr="006871EE">
        <w:rPr>
          <w:szCs w:val="28"/>
        </w:rPr>
        <w:t>3.7).</w:t>
      </w:r>
      <w:r>
        <w:rPr>
          <w:szCs w:val="28"/>
        </w:rPr>
        <w:t xml:space="preserve"> При отражении</w:t>
      </w:r>
      <w:r w:rsidRPr="008471A5">
        <w:rPr>
          <w:szCs w:val="28"/>
        </w:rPr>
        <w:t xml:space="preserve"> луч</w:t>
      </w:r>
      <w:r>
        <w:rPr>
          <w:szCs w:val="28"/>
        </w:rPr>
        <w:t>ей</w:t>
      </w:r>
      <w:r w:rsidRPr="008471A5">
        <w:rPr>
          <w:szCs w:val="28"/>
        </w:rPr>
        <w:t xml:space="preserve"> 1 и 2 от верхней и нижней поверхностей клина</w:t>
      </w:r>
      <w:r>
        <w:rPr>
          <w:szCs w:val="28"/>
        </w:rPr>
        <w:t xml:space="preserve"> получаются лучи </w:t>
      </w:r>
      <w:r w:rsidRPr="008471A5">
        <w:rPr>
          <w:szCs w:val="28"/>
        </w:rPr>
        <w:t>1</w:t>
      </w:r>
      <w:r w:rsidRPr="008471A5">
        <w:rPr>
          <w:szCs w:val="28"/>
        </w:rPr>
        <w:sym w:font="Symbol" w:char="F0A2"/>
      </w:r>
      <w:r w:rsidRPr="008471A5">
        <w:rPr>
          <w:szCs w:val="28"/>
        </w:rPr>
        <w:t xml:space="preserve"> и 1</w:t>
      </w:r>
      <w:r w:rsidRPr="008471A5">
        <w:rPr>
          <w:szCs w:val="28"/>
        </w:rPr>
        <w:sym w:font="Symbol" w:char="F0A2"/>
      </w:r>
      <w:r w:rsidRPr="008471A5">
        <w:rPr>
          <w:szCs w:val="28"/>
        </w:rPr>
        <w:sym w:font="Symbol" w:char="F0A2"/>
      </w:r>
      <w:r w:rsidRPr="008471A5">
        <w:rPr>
          <w:szCs w:val="28"/>
        </w:rPr>
        <w:t>, 2</w:t>
      </w:r>
      <w:r w:rsidRPr="008471A5">
        <w:rPr>
          <w:szCs w:val="28"/>
        </w:rPr>
        <w:sym w:font="Symbol" w:char="F0A2"/>
      </w:r>
      <w:r w:rsidRPr="008471A5">
        <w:rPr>
          <w:szCs w:val="28"/>
        </w:rPr>
        <w:t xml:space="preserve"> и 2</w:t>
      </w:r>
      <w:r w:rsidRPr="008471A5">
        <w:rPr>
          <w:szCs w:val="28"/>
        </w:rPr>
        <w:sym w:font="Symbol" w:char="F0A2"/>
      </w:r>
      <w:r w:rsidRPr="008471A5">
        <w:rPr>
          <w:szCs w:val="28"/>
        </w:rPr>
        <w:sym w:font="Symbol" w:char="F0A2"/>
      </w:r>
      <w:r>
        <w:rPr>
          <w:szCs w:val="28"/>
        </w:rPr>
        <w:t>.</w:t>
      </w:r>
      <w:r w:rsidRPr="006677E3">
        <w:rPr>
          <w:szCs w:val="28"/>
        </w:rPr>
        <w:t>Пройдя через линзу, лучи 1</w:t>
      </w:r>
      <w:r w:rsidRPr="006677E3">
        <w:rPr>
          <w:szCs w:val="28"/>
        </w:rPr>
        <w:sym w:font="Symbol" w:char="F0A2"/>
      </w:r>
      <w:r w:rsidRPr="006677E3">
        <w:rPr>
          <w:szCs w:val="28"/>
        </w:rPr>
        <w:t xml:space="preserve"> и 1</w:t>
      </w:r>
      <w:r w:rsidRPr="006677E3">
        <w:rPr>
          <w:szCs w:val="28"/>
        </w:rPr>
        <w:sym w:font="Symbol" w:char="F0A2"/>
      </w:r>
      <w:r w:rsidRPr="006677E3">
        <w:rPr>
          <w:szCs w:val="28"/>
        </w:rPr>
        <w:sym w:font="Symbol" w:char="F0A2"/>
      </w:r>
      <w:r w:rsidRPr="006677E3">
        <w:rPr>
          <w:szCs w:val="28"/>
        </w:rPr>
        <w:t xml:space="preserve"> пересекаются на экране Э в точке </w:t>
      </w:r>
      <w:r w:rsidRPr="006677E3">
        <w:rPr>
          <w:i/>
          <w:szCs w:val="28"/>
        </w:rPr>
        <w:t>А</w:t>
      </w:r>
      <w:r w:rsidRPr="006677E3">
        <w:rPr>
          <w:szCs w:val="28"/>
        </w:rPr>
        <w:t xml:space="preserve">, являющейся изображением точки </w:t>
      </w:r>
      <w:r w:rsidRPr="006677E3">
        <w:rPr>
          <w:i/>
          <w:szCs w:val="28"/>
        </w:rPr>
        <w:t>В</w:t>
      </w:r>
      <w:r w:rsidRPr="006677E3">
        <w:rPr>
          <w:szCs w:val="28"/>
        </w:rPr>
        <w:t>.</w:t>
      </w:r>
      <w:r w:rsidRPr="008471A5">
        <w:rPr>
          <w:szCs w:val="28"/>
        </w:rPr>
        <w:t xml:space="preserve"> Результат интерференции лучей 1</w:t>
      </w:r>
      <w:r w:rsidRPr="008471A5">
        <w:rPr>
          <w:szCs w:val="28"/>
        </w:rPr>
        <w:sym w:font="Symbol" w:char="F0A2"/>
      </w:r>
      <w:r w:rsidRPr="008471A5">
        <w:rPr>
          <w:szCs w:val="28"/>
        </w:rPr>
        <w:t xml:space="preserve"> и 1</w:t>
      </w:r>
      <w:r w:rsidRPr="008471A5">
        <w:rPr>
          <w:szCs w:val="28"/>
        </w:rPr>
        <w:sym w:font="Symbol" w:char="F0A2"/>
      </w:r>
      <w:r w:rsidRPr="008471A5">
        <w:rPr>
          <w:szCs w:val="28"/>
        </w:rPr>
        <w:sym w:font="Symbol" w:char="F0A2"/>
      </w:r>
      <w:r w:rsidRPr="008471A5">
        <w:rPr>
          <w:szCs w:val="28"/>
        </w:rPr>
        <w:t xml:space="preserve"> зависит от толщины клина </w:t>
      </w:r>
      <w:r w:rsidRPr="008471A5">
        <w:rPr>
          <w:i/>
          <w:szCs w:val="28"/>
          <w:lang w:val="en-US"/>
        </w:rPr>
        <w:t>d</w:t>
      </w:r>
      <w:r w:rsidRPr="008471A5">
        <w:rPr>
          <w:szCs w:val="28"/>
        </w:rPr>
        <w:t>, а результат интерференции в точке А</w:t>
      </w:r>
      <w:r w:rsidRPr="008471A5">
        <w:rPr>
          <w:szCs w:val="28"/>
        </w:rPr>
        <w:sym w:font="Symbol" w:char="F0A2"/>
      </w:r>
      <w:r w:rsidRPr="008471A5">
        <w:rPr>
          <w:szCs w:val="28"/>
        </w:rPr>
        <w:t>лучей 2</w:t>
      </w:r>
      <w:r w:rsidRPr="008471A5">
        <w:rPr>
          <w:szCs w:val="28"/>
        </w:rPr>
        <w:sym w:font="Symbol" w:char="F0A2"/>
      </w:r>
      <w:r w:rsidRPr="008471A5">
        <w:rPr>
          <w:szCs w:val="28"/>
        </w:rPr>
        <w:t xml:space="preserve"> и 2</w:t>
      </w:r>
      <w:r w:rsidRPr="008471A5">
        <w:rPr>
          <w:szCs w:val="28"/>
        </w:rPr>
        <w:sym w:font="Symbol" w:char="F0A2"/>
      </w:r>
      <w:r w:rsidRPr="008471A5">
        <w:rPr>
          <w:szCs w:val="28"/>
        </w:rPr>
        <w:sym w:font="Symbol" w:char="F0A2"/>
      </w:r>
      <w:r w:rsidR="006F70E9">
        <w:rPr>
          <w:szCs w:val="28"/>
          <w:lang w:val="en-US"/>
        </w:rPr>
        <w:t> </w:t>
      </w:r>
      <w:r w:rsidRPr="008471A5">
        <w:rPr>
          <w:szCs w:val="28"/>
        </w:rPr>
        <w:t xml:space="preserve">– </w:t>
      </w:r>
      <w:r w:rsidRPr="006677E3">
        <w:rPr>
          <w:szCs w:val="28"/>
        </w:rPr>
        <w:t xml:space="preserve">от толщины клина </w:t>
      </w:r>
      <w:r w:rsidRPr="006677E3">
        <w:rPr>
          <w:i/>
          <w:szCs w:val="28"/>
          <w:lang w:val="en-US"/>
        </w:rPr>
        <w:t>d</w:t>
      </w:r>
      <w:r w:rsidRPr="00690939">
        <w:rPr>
          <w:szCs w:val="28"/>
        </w:rPr>
        <w:sym w:font="Symbol" w:char="F0A2"/>
      </w:r>
      <w:r w:rsidRPr="00690939">
        <w:rPr>
          <w:szCs w:val="28"/>
        </w:rPr>
        <w:t xml:space="preserve">. Таким образом, на экране Э наблюдается интерференционная картина в виде чередующихся светлых и темных полос, возникающая от многих падающих лучей. Каждая интерференционная полоса появляется за счет отражения от мест пленки с одинаковой толщиной – </w:t>
      </w:r>
      <w:r w:rsidRPr="00690939">
        <w:rPr>
          <w:i/>
          <w:szCs w:val="28"/>
        </w:rPr>
        <w:t>полосы равной толщины</w:t>
      </w:r>
      <w:r w:rsidRPr="00690939">
        <w:rPr>
          <w:szCs w:val="28"/>
        </w:rPr>
        <w:t>. Сами полосы равной толщины локализованы вблизи поверхности клина (плоскость В–В</w:t>
      </w:r>
      <w:r w:rsidRPr="00690939">
        <w:rPr>
          <w:szCs w:val="28"/>
        </w:rPr>
        <w:sym w:font="Symbol" w:char="F0A2"/>
      </w:r>
      <w:r w:rsidRPr="00690939">
        <w:rPr>
          <w:szCs w:val="28"/>
        </w:rPr>
        <w:t>), а их изображение с помощью линзы наблюдается на экране Э.</w:t>
      </w:r>
    </w:p>
    <w:p w:rsidR="00AD7D3C" w:rsidRDefault="00AD7D3C" w:rsidP="00BC21A9">
      <w:pPr>
        <w:pStyle w:val="af8"/>
        <w:rPr>
          <w:lang w:val="en-US"/>
        </w:rPr>
      </w:pPr>
      <w:r>
        <w:rPr>
          <w:noProof/>
        </w:rPr>
        <w:drawing>
          <wp:inline distT="0" distB="0" distL="0" distR="0" wp14:anchorId="569FF0D7" wp14:editId="50E7543A">
            <wp:extent cx="2901315" cy="2101215"/>
            <wp:effectExtent l="19050" t="0" r="0" b="0"/>
            <wp:docPr id="4119" name="Рисунок 4119" descr="ВОЛН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9" descr="ВОЛН61~1"/>
                    <pic:cNvPicPr>
                      <a:picLocks noChangeAspect="1" noChangeArrowheads="1"/>
                    </pic:cNvPicPr>
                  </pic:nvPicPr>
                  <pic:blipFill>
                    <a:blip r:embed="rId806" cstate="print"/>
                    <a:srcRect/>
                    <a:stretch>
                      <a:fillRect/>
                    </a:stretch>
                  </pic:blipFill>
                  <pic:spPr bwMode="auto">
                    <a:xfrm>
                      <a:off x="0" y="0"/>
                      <a:ext cx="2901315" cy="2101215"/>
                    </a:xfrm>
                    <a:prstGeom prst="rect">
                      <a:avLst/>
                    </a:prstGeom>
                    <a:noFill/>
                    <a:ln w="9525">
                      <a:noFill/>
                      <a:miter lim="800000"/>
                      <a:headEnd/>
                      <a:tailEnd/>
                    </a:ln>
                  </pic:spPr>
                </pic:pic>
              </a:graphicData>
            </a:graphic>
          </wp:inline>
        </w:drawing>
      </w:r>
    </w:p>
    <w:p w:rsidR="00AD7D3C" w:rsidRPr="009470BD" w:rsidRDefault="00BC21A9" w:rsidP="00BC21A9">
      <w:pPr>
        <w:pStyle w:val="af4"/>
      </w:pPr>
      <w:r>
        <w:t>Рис. </w:t>
      </w:r>
      <w:r w:rsidR="00AD7D3C" w:rsidRPr="009470BD">
        <w:t>3.7</w:t>
      </w:r>
    </w:p>
    <w:p w:rsidR="00AD7D3C" w:rsidRDefault="00AD7D3C" w:rsidP="00AD7D3C">
      <w:pPr>
        <w:rPr>
          <w:szCs w:val="28"/>
        </w:rPr>
      </w:pPr>
      <w:r w:rsidRPr="00690939">
        <w:rPr>
          <w:szCs w:val="28"/>
        </w:rPr>
        <w:t>При нормальном падении света на клин</w:t>
      </w:r>
      <w:r w:rsidRPr="00690939">
        <w:rPr>
          <w:b/>
          <w:szCs w:val="28"/>
        </w:rPr>
        <w:t xml:space="preserve">, </w:t>
      </w:r>
      <w:r w:rsidRPr="00690939">
        <w:rPr>
          <w:szCs w:val="28"/>
        </w:rPr>
        <w:t xml:space="preserve">полосы равной толщины оказываются локализованными на верхней поверхности клина. </w:t>
      </w:r>
    </w:p>
    <w:p w:rsidR="00AD7D3C" w:rsidRPr="008471A5" w:rsidRDefault="00AD7D3C" w:rsidP="00AD7D3C">
      <w:pPr>
        <w:rPr>
          <w:szCs w:val="28"/>
        </w:rPr>
      </w:pPr>
      <w:r w:rsidRPr="00690939">
        <w:rPr>
          <w:szCs w:val="28"/>
        </w:rPr>
        <w:t>В</w:t>
      </w:r>
      <w:r w:rsidRPr="008471A5">
        <w:rPr>
          <w:szCs w:val="28"/>
        </w:rPr>
        <w:t xml:space="preserve"> случае интерференции на клине, для оптической разности хода световых лучей справедлива формула (3.10), в которой надо учесть, что в разных местах клина толщина разная.</w:t>
      </w:r>
    </w:p>
    <w:p w:rsidR="00AD7D3C" w:rsidRPr="00690939" w:rsidRDefault="00AD7D3C" w:rsidP="00AD7D3C">
      <w:pPr>
        <w:rPr>
          <w:szCs w:val="28"/>
        </w:rPr>
      </w:pPr>
      <w:r w:rsidRPr="00690939">
        <w:rPr>
          <w:szCs w:val="28"/>
        </w:rPr>
        <w:t xml:space="preserve">При освещении клина белым светом, то </w:t>
      </w:r>
      <w:r w:rsidRPr="00690939">
        <w:rPr>
          <w:i/>
          <w:szCs w:val="28"/>
        </w:rPr>
        <w:t>полосы равной толщины</w:t>
      </w:r>
      <w:r w:rsidRPr="00690939">
        <w:rPr>
          <w:szCs w:val="28"/>
        </w:rPr>
        <w:t xml:space="preserve"> окрашены во все цвета радуги.</w:t>
      </w:r>
    </w:p>
    <w:p w:rsidR="00AD7D3C" w:rsidRPr="00690939" w:rsidRDefault="00AD7D3C" w:rsidP="00B552AE">
      <w:pPr>
        <w:rPr>
          <w:b/>
          <w:highlight w:val="yellow"/>
        </w:rPr>
      </w:pPr>
      <w:bookmarkStart w:id="253" w:name="_Toc485459398"/>
      <w:r w:rsidRPr="00690939">
        <w:t>2.</w:t>
      </w:r>
      <w:r w:rsidR="006F70E9">
        <w:rPr>
          <w:lang w:val="en-US"/>
        </w:rPr>
        <w:t> </w:t>
      </w:r>
      <w:r w:rsidRPr="00690939">
        <w:t>Кольца Ньютона. Частным случаем полос равной толщины является интерференционная картина, возникающая при отражении света от клина, образованного между стеклянной пластинкой П и соприкасающейся с ней линзой Л боль</w:t>
      </w:r>
      <w:r w:rsidR="00BC21A9">
        <w:t>шого радиуса кривизны (рис. </w:t>
      </w:r>
      <w:r w:rsidRPr="00690939">
        <w:t>3.8</w:t>
      </w:r>
      <w:r>
        <w:t>). Пространство между линзой и плоскопараллельной пластинкой может быть заполнено жидкостью, а может оставаться воздушным.</w:t>
      </w:r>
      <w:bookmarkEnd w:id="253"/>
    </w:p>
    <w:p w:rsidR="00AD7D3C" w:rsidRPr="00EC16F9" w:rsidRDefault="00AD7D3C" w:rsidP="00AD7D3C">
      <w:pPr>
        <w:rPr>
          <w:szCs w:val="28"/>
        </w:rPr>
      </w:pPr>
      <w:r w:rsidRPr="00EC16F9">
        <w:rPr>
          <w:szCs w:val="28"/>
        </w:rPr>
        <w:t>Пусть на плоскую поверхность линзы Л падает нормально параллельный пучок света. Рассмотрим интерференцию в отраженном свете. Падающий луч частично отражается от верхней (луч 2) и нижней поверхностей (луч 1) зазора между линзой и пластинкой П (рис</w:t>
      </w:r>
      <w:r w:rsidR="000A7F70" w:rsidRPr="00EC16F9">
        <w:rPr>
          <w:szCs w:val="28"/>
        </w:rPr>
        <w:t>.</w:t>
      </w:r>
      <w:r w:rsidR="000A7F70">
        <w:rPr>
          <w:szCs w:val="28"/>
        </w:rPr>
        <w:t> </w:t>
      </w:r>
      <w:r w:rsidRPr="00EC16F9">
        <w:rPr>
          <w:szCs w:val="28"/>
        </w:rPr>
        <w:t>3.8).</w:t>
      </w:r>
    </w:p>
    <w:p w:rsidR="00AD7D3C" w:rsidRPr="00EC16F9" w:rsidRDefault="00AD7D3C" w:rsidP="00AD7D3C">
      <w:pPr>
        <w:pStyle w:val="af8"/>
        <w:spacing w:before="0"/>
      </w:pPr>
      <w:r>
        <w:rPr>
          <w:noProof/>
        </w:rPr>
        <w:drawing>
          <wp:inline distT="0" distB="0" distL="0" distR="0" wp14:anchorId="55971308" wp14:editId="1FC1EB35">
            <wp:extent cx="2787015" cy="2233295"/>
            <wp:effectExtent l="19050" t="0" r="0" b="0"/>
            <wp:docPr id="4120" name="Рисунок 4120" descr="ВОЛН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0" descr="ВОЛН61~3"/>
                    <pic:cNvPicPr>
                      <a:picLocks noChangeAspect="1" noChangeArrowheads="1"/>
                    </pic:cNvPicPr>
                  </pic:nvPicPr>
                  <pic:blipFill>
                    <a:blip r:embed="rId807" cstate="print"/>
                    <a:srcRect/>
                    <a:stretch>
                      <a:fillRect/>
                    </a:stretch>
                  </pic:blipFill>
                  <pic:spPr bwMode="auto">
                    <a:xfrm>
                      <a:off x="0" y="0"/>
                      <a:ext cx="2787015" cy="2233295"/>
                    </a:xfrm>
                    <a:prstGeom prst="rect">
                      <a:avLst/>
                    </a:prstGeom>
                    <a:noFill/>
                    <a:ln w="9525">
                      <a:noFill/>
                      <a:miter lim="800000"/>
                      <a:headEnd/>
                      <a:tailEnd/>
                    </a:ln>
                  </pic:spPr>
                </pic:pic>
              </a:graphicData>
            </a:graphic>
          </wp:inline>
        </w:drawing>
      </w:r>
    </w:p>
    <w:p w:rsidR="00AD7D3C" w:rsidRPr="00EC16F9" w:rsidRDefault="00BC21A9" w:rsidP="00BC21A9">
      <w:pPr>
        <w:pStyle w:val="af4"/>
      </w:pPr>
      <w:r>
        <w:t>Рис. </w:t>
      </w:r>
      <w:r w:rsidR="00AD7D3C" w:rsidRPr="00EC16F9">
        <w:t>3.8</w:t>
      </w:r>
    </w:p>
    <w:p w:rsidR="00AD7D3C" w:rsidRPr="008471A5" w:rsidRDefault="00AD7D3C" w:rsidP="00AD7D3C">
      <w:pPr>
        <w:rPr>
          <w:szCs w:val="28"/>
        </w:rPr>
      </w:pPr>
      <w:r w:rsidRPr="00EC16F9">
        <w:rPr>
          <w:szCs w:val="28"/>
        </w:rPr>
        <w:t xml:space="preserve">При интерференции когерентных лучей 1 и 2 возникают полосы равной толщины, имеющие вид концентрических окружностей – </w:t>
      </w:r>
      <w:r w:rsidRPr="00EC16F9">
        <w:rPr>
          <w:i/>
          <w:szCs w:val="28"/>
        </w:rPr>
        <w:t>кольца</w:t>
      </w:r>
      <w:r w:rsidRPr="006871EE">
        <w:rPr>
          <w:i/>
          <w:szCs w:val="28"/>
        </w:rPr>
        <w:t xml:space="preserve"> Ньютона</w:t>
      </w:r>
      <w:r w:rsidRPr="006871EE">
        <w:rPr>
          <w:szCs w:val="28"/>
        </w:rPr>
        <w:t>.</w:t>
      </w:r>
    </w:p>
    <w:p w:rsidR="00AD7D3C" w:rsidRPr="00D03444" w:rsidRDefault="00AD7D3C" w:rsidP="00AD7D3C">
      <w:pPr>
        <w:rPr>
          <w:szCs w:val="28"/>
        </w:rPr>
      </w:pPr>
      <w:r>
        <w:rPr>
          <w:szCs w:val="28"/>
        </w:rPr>
        <w:t xml:space="preserve">Кольца Ньютона получаются также и в случае, если пространство между линзой и стеклянной пластинкой заполнено веществом (например, жидкостью). Если </w:t>
      </w:r>
      <w:r w:rsidRPr="008471A5">
        <w:rPr>
          <w:szCs w:val="28"/>
        </w:rPr>
        <w:t>показатель преломления вещества клина</w:t>
      </w:r>
      <w:r>
        <w:rPr>
          <w:szCs w:val="28"/>
        </w:rPr>
        <w:t xml:space="preserve"> меньше показателя преломления стеклянной пластинки, то</w:t>
      </w:r>
      <w:r w:rsidRPr="008471A5">
        <w:rPr>
          <w:szCs w:val="28"/>
        </w:rPr>
        <w:t xml:space="preserve"> «потеря» полуволны</w:t>
      </w:r>
      <w:r w:rsidRPr="00D03444">
        <w:rPr>
          <w:szCs w:val="28"/>
        </w:rPr>
        <w:t xml:space="preserve"> происходит при отражении луча от </w:t>
      </w:r>
      <w:r>
        <w:rPr>
          <w:szCs w:val="28"/>
        </w:rPr>
        <w:t>стеклянной пластинки.</w:t>
      </w:r>
    </w:p>
    <w:p w:rsidR="00AD7D3C" w:rsidRPr="008471A5" w:rsidRDefault="00AD7D3C" w:rsidP="00AD7D3C">
      <w:pPr>
        <w:rPr>
          <w:szCs w:val="28"/>
        </w:rPr>
      </w:pPr>
      <w:r>
        <w:rPr>
          <w:szCs w:val="28"/>
        </w:rPr>
        <w:t xml:space="preserve">Получим формулы для радиусов колец Ньютона. </w:t>
      </w:r>
      <w:r w:rsidRPr="008471A5">
        <w:rPr>
          <w:szCs w:val="28"/>
        </w:rPr>
        <w:t xml:space="preserve">Пусть </w:t>
      </w:r>
      <w:r w:rsidRPr="008471A5">
        <w:rPr>
          <w:i/>
          <w:szCs w:val="28"/>
          <w:lang w:val="en-US"/>
        </w:rPr>
        <w:t>r</w:t>
      </w:r>
      <w:r w:rsidRPr="009470BD">
        <w:rPr>
          <w:i/>
          <w:szCs w:val="28"/>
          <w:vertAlign w:val="subscript"/>
          <w:lang w:val="en-US"/>
        </w:rPr>
        <w:t>m</w:t>
      </w:r>
      <w:r w:rsidRPr="008471A5">
        <w:rPr>
          <w:szCs w:val="28"/>
        </w:rPr>
        <w:t xml:space="preserve"> – радиус кольца с номером </w:t>
      </w:r>
      <w:r w:rsidRPr="008471A5">
        <w:rPr>
          <w:i/>
          <w:szCs w:val="28"/>
          <w:lang w:val="en-US"/>
        </w:rPr>
        <w:t>m</w:t>
      </w:r>
      <w:r w:rsidRPr="008471A5">
        <w:rPr>
          <w:szCs w:val="28"/>
        </w:rPr>
        <w:t xml:space="preserve">. Из </w:t>
      </w:r>
      <w:r w:rsidRPr="008471A5">
        <w:rPr>
          <w:szCs w:val="28"/>
        </w:rPr>
        <w:sym w:font="Symbol" w:char="F044"/>
      </w:r>
      <w:r w:rsidRPr="008471A5">
        <w:rPr>
          <w:szCs w:val="28"/>
        </w:rPr>
        <w:t xml:space="preserve">ОАВ </w:t>
      </w:r>
      <w:r>
        <w:rPr>
          <w:szCs w:val="28"/>
        </w:rPr>
        <w:t xml:space="preserve">следует: </w:t>
      </w:r>
      <w:r w:rsidRPr="008471A5">
        <w:rPr>
          <w:position w:val="-12"/>
          <w:szCs w:val="28"/>
        </w:rPr>
        <w:object w:dxaOrig="2200" w:dyaOrig="440" w14:anchorId="518FD1C0">
          <v:shape id="_x0000_i1410" type="#_x0000_t75" style="width:110.2pt;height:21.75pt" o:ole="" fillcolor="window">
            <v:imagedata r:id="rId808" o:title=""/>
          </v:shape>
          <o:OLEObject Type="Embed" ProgID="Equation.3" ShapeID="_x0000_i1410" DrawAspect="Content" ObjectID="_1824384947" r:id="rId809"/>
        </w:object>
      </w:r>
      <w:r w:rsidRPr="008471A5">
        <w:rPr>
          <w:szCs w:val="28"/>
        </w:rPr>
        <w:t>.</w:t>
      </w:r>
    </w:p>
    <w:p w:rsidR="00AD7D3C" w:rsidRPr="00EC16F9" w:rsidRDefault="00AD7D3C" w:rsidP="006F70E9">
      <w:pPr>
        <w:pStyle w:val="16"/>
        <w:ind w:firstLine="709"/>
        <w:jc w:val="both"/>
      </w:pPr>
      <w:r w:rsidRPr="00EC16F9">
        <w:t xml:space="preserve">Так как </w:t>
      </w:r>
      <w:r w:rsidRPr="00EC16F9">
        <w:rPr>
          <w:i/>
          <w:lang w:val="en-US"/>
        </w:rPr>
        <w:t>d</w:t>
      </w:r>
      <w:r w:rsidRPr="00EC16F9">
        <w:t>&lt;&lt;</w:t>
      </w:r>
      <w:r w:rsidRPr="00EC16F9">
        <w:rPr>
          <w:i/>
          <w:lang w:val="en-US"/>
        </w:rPr>
        <w:t>r</w:t>
      </w:r>
      <w:r w:rsidRPr="00EC16F9">
        <w:rPr>
          <w:vertAlign w:val="subscript"/>
          <w:lang w:val="en-US"/>
        </w:rPr>
        <w:t>m</w:t>
      </w:r>
      <w:r w:rsidRPr="00EC16F9">
        <w:t>, то</w:t>
      </w:r>
    </w:p>
    <w:p w:rsidR="00AD7D3C" w:rsidRPr="00EC16F9" w:rsidRDefault="00AD7D3C" w:rsidP="00BC21A9">
      <w:pPr>
        <w:pStyle w:val="affc"/>
        <w:rPr>
          <w:b/>
        </w:rPr>
      </w:pPr>
      <w:r w:rsidRPr="00EC16F9">
        <w:tab/>
      </w:r>
      <w:r w:rsidR="00BC21A9" w:rsidRPr="00BC21A9">
        <w:rPr>
          <w:position w:val="-26"/>
        </w:rPr>
        <w:object w:dxaOrig="960" w:dyaOrig="740" w14:anchorId="466EDB22">
          <v:shape id="_x0000_i1411" type="#_x0000_t75" style="width:48pt;height:37.5pt" o:ole="" fillcolor="window">
            <v:imagedata r:id="rId810" o:title=""/>
          </v:shape>
          <o:OLEObject Type="Embed" ProgID="Equation.3" ShapeID="_x0000_i1411" DrawAspect="Content" ObjectID="_1824384948" r:id="rId811"/>
        </w:object>
      </w:r>
      <w:r w:rsidRPr="00EC16F9">
        <w:t>.</w:t>
      </w:r>
      <w:r w:rsidRPr="00EC16F9">
        <w:tab/>
      </w:r>
      <w:r w:rsidRPr="00EC16F9">
        <w:rPr>
          <w:position w:val="-12"/>
          <w:lang w:val="en-US"/>
        </w:rPr>
        <w:object w:dxaOrig="740" w:dyaOrig="360" w14:anchorId="1203D697">
          <v:shape id="_x0000_i1412" type="#_x0000_t75" style="width:37.5pt;height:18pt" o:ole="" fillcolor="window">
            <v:imagedata r:id="rId812" o:title=""/>
          </v:shape>
          <o:OLEObject Type="Embed" ProgID="Equation.3" ShapeID="_x0000_i1412" DrawAspect="Content" ObjectID="_1824384949" r:id="rId813"/>
        </w:object>
      </w:r>
    </w:p>
    <w:p w:rsidR="00AD7D3C" w:rsidRPr="00EC16F9" w:rsidRDefault="00AD7D3C" w:rsidP="00AD7D3C">
      <w:pPr>
        <w:rPr>
          <w:szCs w:val="28"/>
        </w:rPr>
      </w:pPr>
      <w:r w:rsidRPr="00EC16F9">
        <w:rPr>
          <w:szCs w:val="28"/>
        </w:rPr>
        <w:t xml:space="preserve">Используя условия минимума (3.12) для отраженного света, и учитывая, что </w:t>
      </w:r>
      <w:r w:rsidRPr="00EC16F9">
        <w:rPr>
          <w:position w:val="-10"/>
          <w:szCs w:val="28"/>
        </w:rPr>
        <w:object w:dxaOrig="1080" w:dyaOrig="340" w14:anchorId="3C17DA84">
          <v:shape id="_x0000_i1413" type="#_x0000_t75" style="width:54pt;height:18pt" o:ole="">
            <v:imagedata r:id="rId814" o:title=""/>
          </v:shape>
          <o:OLEObject Type="Embed" ProgID="Equation.DSMT4" ShapeID="_x0000_i1413" DrawAspect="Content" ObjectID="_1824384950" r:id="rId815"/>
        </w:object>
      </w:r>
      <w:r w:rsidRPr="00EC16F9">
        <w:rPr>
          <w:szCs w:val="28"/>
        </w:rPr>
        <w:t>, имеем для темных колец</w:t>
      </w:r>
    </w:p>
    <w:p w:rsidR="00AD7D3C" w:rsidRPr="00EC16F9" w:rsidRDefault="00AD7D3C" w:rsidP="00BC21A9">
      <w:pPr>
        <w:pStyle w:val="affc"/>
      </w:pPr>
      <w:r w:rsidRPr="00EC16F9">
        <w:tab/>
      </w:r>
      <w:r w:rsidRPr="00EC16F9">
        <w:rPr>
          <w:lang w:val="en-US"/>
        </w:rPr>
        <w:object w:dxaOrig="1020" w:dyaOrig="279" w14:anchorId="248628F9">
          <v:shape id="_x0000_i1414" type="#_x0000_t75" style="width:60pt;height:17.25pt" o:ole="">
            <v:imagedata r:id="rId816" o:title=""/>
          </v:shape>
          <o:OLEObject Type="Embed" ProgID="Equation.DSMT4" ShapeID="_x0000_i1414" DrawAspect="Content" ObjectID="_1824384951" r:id="rId817"/>
        </w:object>
      </w:r>
      <w:r w:rsidRPr="00EC16F9">
        <w:rPr>
          <w:lang w:val="en-US"/>
        </w:rPr>
        <w:tab/>
      </w:r>
      <w:r w:rsidRPr="00EC16F9">
        <w:rPr>
          <w:position w:val="-12"/>
          <w:lang w:val="en-US"/>
        </w:rPr>
        <w:object w:dxaOrig="740" w:dyaOrig="360" w14:anchorId="4BC37C86">
          <v:shape id="_x0000_i1415" type="#_x0000_t75" style="width:37.5pt;height:18pt" o:ole="" fillcolor="window">
            <v:imagedata r:id="rId818" o:title=""/>
          </v:shape>
          <o:OLEObject Type="Embed" ProgID="Equation.3" ShapeID="_x0000_i1415" DrawAspect="Content" ObjectID="_1824384952" r:id="rId819"/>
        </w:object>
      </w:r>
    </w:p>
    <w:p w:rsidR="00AD7D3C" w:rsidRPr="00EC16F9" w:rsidRDefault="00AD7D3C" w:rsidP="00AD7D3C">
      <w:pPr>
        <w:rPr>
          <w:szCs w:val="28"/>
        </w:rPr>
      </w:pPr>
      <w:r w:rsidRPr="00EC16F9">
        <w:rPr>
          <w:szCs w:val="28"/>
        </w:rPr>
        <w:t>Подставим (3.14) в (3.13) и найдем радиусы темных колец в отраженном свете</w:t>
      </w:r>
    </w:p>
    <w:p w:rsidR="00AD7D3C" w:rsidRPr="00EC16F9" w:rsidRDefault="00AD7D3C" w:rsidP="00AD7D3C">
      <w:pPr>
        <w:pStyle w:val="16"/>
      </w:pPr>
      <w:r w:rsidRPr="00EC16F9">
        <w:tab/>
      </w:r>
      <w:r w:rsidRPr="00EC16F9">
        <w:rPr>
          <w:position w:val="-26"/>
          <w:lang w:val="en-US"/>
        </w:rPr>
        <w:object w:dxaOrig="1260" w:dyaOrig="700" w14:anchorId="21D47DF9">
          <v:shape id="_x0000_i1416" type="#_x0000_t75" style="width:71.25pt;height:39.75pt" o:ole="" fillcolor="window">
            <v:imagedata r:id="rId820" o:title=""/>
          </v:shape>
          <o:OLEObject Type="Embed" ProgID="Equation.DSMT4" ShapeID="_x0000_i1416" DrawAspect="Content" ObjectID="_1824384953" r:id="rId821"/>
        </w:object>
      </w:r>
      <w:r w:rsidRPr="00EC16F9">
        <w:tab/>
      </w:r>
      <w:r w:rsidRPr="00EC16F9">
        <w:rPr>
          <w:position w:val="-12"/>
          <w:lang w:val="en-US"/>
        </w:rPr>
        <w:object w:dxaOrig="740" w:dyaOrig="360" w14:anchorId="1C0FF04E">
          <v:shape id="_x0000_i1417" type="#_x0000_t75" style="width:37.5pt;height:18pt" o:ole="" fillcolor="window">
            <v:imagedata r:id="rId822" o:title=""/>
          </v:shape>
          <o:OLEObject Type="Embed" ProgID="Equation.3" ShapeID="_x0000_i1417" DrawAspect="Content" ObjectID="_1824384954" r:id="rId823"/>
        </w:object>
      </w:r>
    </w:p>
    <w:p w:rsidR="00AD7D3C" w:rsidRPr="00EC16F9" w:rsidRDefault="00AD7D3C" w:rsidP="00AD7D3C">
      <w:pPr>
        <w:rPr>
          <w:szCs w:val="28"/>
        </w:rPr>
      </w:pPr>
      <w:r w:rsidRPr="00EC16F9">
        <w:rPr>
          <w:szCs w:val="28"/>
        </w:rPr>
        <w:t xml:space="preserve">где </w:t>
      </w:r>
      <w:r w:rsidRPr="00EC16F9">
        <w:rPr>
          <w:i/>
          <w:szCs w:val="28"/>
          <w:lang w:val="en-US"/>
        </w:rPr>
        <w:t>n</w:t>
      </w:r>
      <w:r w:rsidRPr="00EC16F9">
        <w:rPr>
          <w:szCs w:val="28"/>
        </w:rPr>
        <w:t xml:space="preserve"> – показатель преломления вещества клина (зазора между линзой и пластинкой), в случае воздушного слоя </w:t>
      </w:r>
      <w:r w:rsidRPr="00EC16F9">
        <w:rPr>
          <w:i/>
          <w:szCs w:val="28"/>
          <w:lang w:val="en-US"/>
        </w:rPr>
        <w:t>n</w:t>
      </w:r>
      <w:r w:rsidRPr="00EC16F9">
        <w:rPr>
          <w:szCs w:val="28"/>
        </w:rPr>
        <w:t>=1.</w:t>
      </w:r>
    </w:p>
    <w:p w:rsidR="00AD7D3C" w:rsidRPr="008471A5" w:rsidRDefault="00AD7D3C" w:rsidP="00AD7D3C">
      <w:pPr>
        <w:rPr>
          <w:szCs w:val="28"/>
        </w:rPr>
      </w:pPr>
      <w:r w:rsidRPr="00EC16F9">
        <w:rPr>
          <w:szCs w:val="28"/>
        </w:rPr>
        <w:t>Радиусы светлых колец</w:t>
      </w:r>
      <w:r>
        <w:rPr>
          <w:szCs w:val="28"/>
        </w:rPr>
        <w:t xml:space="preserve"> в отраженном свете</w:t>
      </w:r>
      <w:r w:rsidRPr="008471A5">
        <w:rPr>
          <w:szCs w:val="28"/>
        </w:rPr>
        <w:t xml:space="preserve"> (</w:t>
      </w:r>
      <w:r>
        <w:rPr>
          <w:szCs w:val="28"/>
        </w:rPr>
        <w:t>с учетом формул (3.11) и (3.13)</w:t>
      </w:r>
      <w:r w:rsidRPr="008471A5">
        <w:rPr>
          <w:szCs w:val="28"/>
        </w:rPr>
        <w:t xml:space="preserve">) </w:t>
      </w:r>
      <w:r w:rsidRPr="00EC16F9">
        <w:rPr>
          <w:szCs w:val="28"/>
        </w:rPr>
        <w:t>рассчитываются по формуле</w:t>
      </w:r>
    </w:p>
    <w:p w:rsidR="00AD7D3C" w:rsidRDefault="00AD7D3C" w:rsidP="00BC21A9">
      <w:pPr>
        <w:pStyle w:val="affc"/>
      </w:pPr>
      <w:r w:rsidRPr="00BC047A">
        <w:tab/>
      </w:r>
      <w:r w:rsidR="00BC21A9" w:rsidRPr="00BC21A9">
        <w:rPr>
          <w:position w:val="-28"/>
        </w:rPr>
        <w:object w:dxaOrig="2100" w:dyaOrig="780" w14:anchorId="4350750F">
          <v:shape id="_x0000_i1418" type="#_x0000_t75" style="width:105pt;height:38.25pt" o:ole="">
            <v:imagedata r:id="rId824" o:title=""/>
          </v:shape>
          <o:OLEObject Type="Embed" ProgID="Equation.3" ShapeID="_x0000_i1418" DrawAspect="Content" ObjectID="_1824384955" r:id="rId825"/>
        </w:object>
      </w:r>
      <w:r w:rsidRPr="00BC047A">
        <w:t>.</w:t>
      </w:r>
      <w:r w:rsidRPr="00BC047A">
        <w:tab/>
      </w:r>
      <w:r w:rsidRPr="00BC047A">
        <w:rPr>
          <w:position w:val="-12"/>
          <w:lang w:val="en-US"/>
        </w:rPr>
        <w:object w:dxaOrig="740" w:dyaOrig="360" w14:anchorId="61AF465B">
          <v:shape id="_x0000_i1419" type="#_x0000_t75" style="width:37.5pt;height:18pt" o:ole="" fillcolor="window">
            <v:imagedata r:id="rId826" o:title=""/>
          </v:shape>
          <o:OLEObject Type="Embed" ProgID="Equation.3" ShapeID="_x0000_i1419" DrawAspect="Content" ObjectID="_1824384956" r:id="rId827"/>
        </w:object>
      </w:r>
    </w:p>
    <w:p w:rsidR="00AD7D3C" w:rsidRPr="00EC16F9" w:rsidRDefault="00AD7D3C" w:rsidP="00BC21A9">
      <w:r>
        <w:t>При наблюдении колец Ньютона в проходящем свете, по формуле (3.15) рассчитываются радиусы светлых колец, а по формуле (3.16) – темных.</w:t>
      </w:r>
    </w:p>
    <w:p w:rsidR="00AD7D3C" w:rsidRPr="000B27A4" w:rsidRDefault="00AD7D3C" w:rsidP="00BC21A9">
      <w:pPr>
        <w:rPr>
          <w:b/>
          <w:szCs w:val="28"/>
        </w:rPr>
      </w:pPr>
      <w:bookmarkStart w:id="254" w:name="_Toc485459399"/>
      <w:r w:rsidRPr="00B552AE">
        <w:t>3.</w:t>
      </w:r>
      <w:r w:rsidR="006F70E9">
        <w:rPr>
          <w:lang w:val="en-US"/>
        </w:rPr>
        <w:t> </w:t>
      </w:r>
      <w:r w:rsidRPr="00B552AE">
        <w:t>Полосы равного наклона. Если на тонкую прозрачную пленку постоянной толщины падает рассеянный (под разными углами) монохроматический свет, то возникающая при отражении такого света от верхней и нижней грани пленки интерференционная картина называется – полосы равного наклона. Данная картина представляет собой чередующиеся светлые и темные полосы, образуемые лучами, падающими на пленку под одним и тем же углом. Рассмотрим подробнее образование интерференционной картины</w:t>
      </w:r>
      <w:r>
        <w:rPr>
          <w:szCs w:val="28"/>
        </w:rPr>
        <w:t>.</w:t>
      </w:r>
      <w:bookmarkEnd w:id="254"/>
    </w:p>
    <w:p w:rsidR="00AD7D3C" w:rsidRPr="006871EE" w:rsidRDefault="00AD7D3C" w:rsidP="00BC21A9">
      <w:pPr>
        <w:pStyle w:val="af8"/>
        <w:rPr>
          <w:highlight w:val="yellow"/>
        </w:rPr>
      </w:pPr>
      <w:r w:rsidRPr="00BC21A9">
        <w:rPr>
          <w:noProof/>
        </w:rPr>
        <w:drawing>
          <wp:inline distT="0" distB="0" distL="0" distR="0" wp14:anchorId="6D6906CD" wp14:editId="7136C94D">
            <wp:extent cx="1986915" cy="1705610"/>
            <wp:effectExtent l="19050" t="0" r="0" b="0"/>
            <wp:docPr id="4131" name="Рисунок 4131" descr="Волн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1" descr="Волн 6"/>
                    <pic:cNvPicPr>
                      <a:picLocks noChangeAspect="1" noChangeArrowheads="1"/>
                    </pic:cNvPicPr>
                  </pic:nvPicPr>
                  <pic:blipFill>
                    <a:blip r:embed="rId828" cstate="print"/>
                    <a:srcRect/>
                    <a:stretch>
                      <a:fillRect/>
                    </a:stretch>
                  </pic:blipFill>
                  <pic:spPr bwMode="auto">
                    <a:xfrm>
                      <a:off x="0" y="0"/>
                      <a:ext cx="1986915" cy="1705610"/>
                    </a:xfrm>
                    <a:prstGeom prst="rect">
                      <a:avLst/>
                    </a:prstGeom>
                    <a:noFill/>
                    <a:ln w="9525">
                      <a:noFill/>
                      <a:miter lim="800000"/>
                      <a:headEnd/>
                      <a:tailEnd/>
                    </a:ln>
                  </pic:spPr>
                </pic:pic>
              </a:graphicData>
            </a:graphic>
          </wp:inline>
        </w:drawing>
      </w:r>
    </w:p>
    <w:p w:rsidR="00AD7D3C" w:rsidRPr="000B27A4" w:rsidRDefault="00BC21A9" w:rsidP="00BC21A9">
      <w:pPr>
        <w:pStyle w:val="af4"/>
      </w:pPr>
      <w:r>
        <w:t>Рис. </w:t>
      </w:r>
      <w:r w:rsidR="00AD7D3C" w:rsidRPr="000B27A4">
        <w:t>3.9</w:t>
      </w:r>
    </w:p>
    <w:p w:rsidR="00AD7D3C" w:rsidRPr="00995890" w:rsidRDefault="00AD7D3C" w:rsidP="00AD7D3C">
      <w:pPr>
        <w:pStyle w:val="ab"/>
        <w:rPr>
          <w:szCs w:val="28"/>
        </w:rPr>
      </w:pPr>
      <w:r w:rsidRPr="000B27A4">
        <w:rPr>
          <w:szCs w:val="28"/>
        </w:rPr>
        <w:t>Рассмотрим пучок рассеянного св</w:t>
      </w:r>
      <w:r w:rsidR="00BC21A9">
        <w:rPr>
          <w:szCs w:val="28"/>
        </w:rPr>
        <w:t>ета, падающий на пленку П (рис. </w:t>
      </w:r>
      <w:r w:rsidRPr="000B27A4">
        <w:rPr>
          <w:szCs w:val="28"/>
        </w:rPr>
        <w:t>3.9).</w:t>
      </w:r>
      <w:r w:rsidRPr="00995890">
        <w:rPr>
          <w:szCs w:val="28"/>
        </w:rPr>
        <w:t xml:space="preserve">Лучи 1 и 2, лежащие в одной плоскости и падающие на пленку П под одним и тем же углом </w:t>
      </w:r>
      <w:r w:rsidRPr="00995890">
        <w:rPr>
          <w:szCs w:val="28"/>
        </w:rPr>
        <w:sym w:font="Symbol" w:char="F061"/>
      </w:r>
      <w:r w:rsidRPr="00995890">
        <w:rPr>
          <w:szCs w:val="28"/>
        </w:rPr>
        <w:t xml:space="preserve">, собираются линзой Л на экране Э, находящемся в фокальной плоскости линзы, в точке А. Лучи, падающие под тем же углом </w:t>
      </w:r>
      <w:r w:rsidRPr="00995890">
        <w:rPr>
          <w:szCs w:val="28"/>
        </w:rPr>
        <w:sym w:font="Symbol" w:char="F061"/>
      </w:r>
      <w:r w:rsidRPr="00995890">
        <w:rPr>
          <w:szCs w:val="28"/>
        </w:rPr>
        <w:t xml:space="preserve">, но лежащие в другой плоскости, соберутся в другой точке фокальной плоскости. Лучи, падающие на пленку под другим углом </w:t>
      </w:r>
      <w:r w:rsidRPr="00995890">
        <w:rPr>
          <w:szCs w:val="28"/>
        </w:rPr>
        <w:sym w:font="Symbol" w:char="F061"/>
      </w:r>
      <w:r w:rsidRPr="00995890">
        <w:rPr>
          <w:szCs w:val="28"/>
        </w:rPr>
        <w:sym w:font="Symbol" w:char="F0A2"/>
      </w:r>
      <w:r w:rsidRPr="00995890">
        <w:rPr>
          <w:szCs w:val="28"/>
        </w:rPr>
        <w:t>, соберутся в других точках. Таким образом, на экране возникнут светлые и темные полосы, соответствующие максимумам и минимумам интенсивностей света, падающего под определенным углом на пленку.</w:t>
      </w:r>
    </w:p>
    <w:p w:rsidR="00AD7D3C" w:rsidRPr="00995890" w:rsidRDefault="00AD7D3C" w:rsidP="00AD7D3C">
      <w:pPr>
        <w:rPr>
          <w:szCs w:val="28"/>
        </w:rPr>
      </w:pPr>
      <w:r w:rsidRPr="00995890">
        <w:rPr>
          <w:szCs w:val="28"/>
        </w:rPr>
        <w:t xml:space="preserve">При освещении плоскопараллельной пластинки рассеянным белым светом, интерференционные полосы приобретут радужную окраску. </w:t>
      </w:r>
    </w:p>
    <w:p w:rsidR="00AD7D3C" w:rsidRPr="00350653" w:rsidRDefault="00AD7D3C" w:rsidP="00AD7D3C">
      <w:pPr>
        <w:pStyle w:val="3"/>
      </w:pPr>
      <w:bookmarkStart w:id="255" w:name="_Toc474305112"/>
      <w:bookmarkStart w:id="256" w:name="_Toc474396444"/>
      <w:bookmarkStart w:id="257" w:name="_Toc475158020"/>
      <w:bookmarkStart w:id="258" w:name="_Toc475158724"/>
      <w:bookmarkStart w:id="259" w:name="_Toc475159324"/>
      <w:bookmarkStart w:id="260" w:name="_Toc475159819"/>
      <w:bookmarkStart w:id="261" w:name="_Toc475159887"/>
      <w:bookmarkStart w:id="262" w:name="_Toc477413808"/>
      <w:bookmarkStart w:id="263" w:name="_Toc477942276"/>
      <w:bookmarkStart w:id="264" w:name="_Toc267317367"/>
      <w:bookmarkStart w:id="265" w:name="_Toc267317527"/>
      <w:bookmarkStart w:id="266" w:name="_Toc461574337"/>
      <w:bookmarkStart w:id="267" w:name="_Toc485459400"/>
      <w:bookmarkStart w:id="268" w:name="_Toc485534349"/>
      <w:r w:rsidRPr="00350653">
        <w:t>3.2.5. Практическое применение интерференции света</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rsidR="00141D4A" w:rsidRPr="006F70E9" w:rsidRDefault="00AD7D3C" w:rsidP="006F70E9">
      <w:pPr>
        <w:rPr>
          <w:szCs w:val="28"/>
        </w:rPr>
      </w:pPr>
      <w:r w:rsidRPr="00350653">
        <w:rPr>
          <w:szCs w:val="28"/>
        </w:rPr>
        <w:t xml:space="preserve">Явление интерференции находит широкое </w:t>
      </w:r>
      <w:r>
        <w:rPr>
          <w:szCs w:val="28"/>
        </w:rPr>
        <w:t>практическое применение</w:t>
      </w:r>
      <w:r w:rsidRPr="00350653">
        <w:rPr>
          <w:szCs w:val="28"/>
        </w:rPr>
        <w:t xml:space="preserve">. </w:t>
      </w:r>
      <w:r>
        <w:rPr>
          <w:szCs w:val="28"/>
        </w:rPr>
        <w:t xml:space="preserve">Исследуя, например, интерференционную картину «полосы равной толщины» можно измерять малые углы клиновых деталей, диаметры очень тонких проволочек, а также контролировать качество обработки поверхности (ведь мельчайшая шероховатость на поверхности клина приведет к искажению интерференционной картины). Кроме того, рассчитывая интерференционные картины в различных опытах, можно довольно точно определять длину волны света, показатель преломления среды, радиус кривизны линзы и многие другие параметры. </w:t>
      </w:r>
      <w:r w:rsidRPr="00811E4E">
        <w:rPr>
          <w:szCs w:val="28"/>
        </w:rPr>
        <w:t xml:space="preserve">В технике </w:t>
      </w:r>
      <w:r>
        <w:rPr>
          <w:szCs w:val="28"/>
        </w:rPr>
        <w:t xml:space="preserve">также </w:t>
      </w:r>
      <w:r w:rsidRPr="00811E4E">
        <w:rPr>
          <w:szCs w:val="28"/>
        </w:rPr>
        <w:t>широко применяют</w:t>
      </w:r>
      <w:r>
        <w:rPr>
          <w:szCs w:val="28"/>
        </w:rPr>
        <w:t xml:space="preserve"> оптические измерительные приборы, основанные на явлении интерференции </w:t>
      </w:r>
      <w:r w:rsidRPr="00811E4E">
        <w:rPr>
          <w:szCs w:val="28"/>
        </w:rPr>
        <w:t>– интерферометры</w:t>
      </w:r>
      <w:r>
        <w:rPr>
          <w:szCs w:val="28"/>
        </w:rPr>
        <w:t>.</w:t>
      </w:r>
    </w:p>
    <w:p w:rsidR="00C05312" w:rsidRDefault="00C05312" w:rsidP="00533674">
      <w:pPr>
        <w:pStyle w:val="af8"/>
      </w:pPr>
      <w:r>
        <w:rPr>
          <w:noProof/>
        </w:rPr>
        <w:drawing>
          <wp:inline distT="0" distB="0" distL="0" distR="0" wp14:anchorId="5DD57F4A" wp14:editId="62811E82">
            <wp:extent cx="2409825" cy="158101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pic:cNvPicPr>
                      <a:picLocks noChangeAspect="1" noChangeArrowheads="1"/>
                    </pic:cNvPicPr>
                  </pic:nvPicPr>
                  <pic:blipFill>
                    <a:blip r:embed="rId829" cstate="print">
                      <a:extLst>
                        <a:ext uri="{28A0092B-C50C-407E-A947-70E740481C1C}">
                          <a14:useLocalDpi xmlns:a14="http://schemas.microsoft.com/office/drawing/2010/main" val="0"/>
                        </a:ext>
                      </a:extLst>
                    </a:blip>
                    <a:srcRect/>
                    <a:stretch>
                      <a:fillRect/>
                    </a:stretch>
                  </pic:blipFill>
                  <pic:spPr bwMode="auto">
                    <a:xfrm>
                      <a:off x="0" y="0"/>
                      <a:ext cx="2409825" cy="1581012"/>
                    </a:xfrm>
                    <a:prstGeom prst="rect">
                      <a:avLst/>
                    </a:prstGeom>
                    <a:noFill/>
                    <a:ln>
                      <a:noFill/>
                    </a:ln>
                  </pic:spPr>
                </pic:pic>
              </a:graphicData>
            </a:graphic>
          </wp:inline>
        </w:drawing>
      </w:r>
    </w:p>
    <w:p w:rsidR="00AD7D3C" w:rsidRPr="00FE67A7" w:rsidRDefault="00BC21A9" w:rsidP="00BC21A9">
      <w:pPr>
        <w:pStyle w:val="af4"/>
      </w:pPr>
      <w:bookmarkStart w:id="269" w:name="_Toc267317368"/>
      <w:bookmarkStart w:id="270" w:name="_Toc267317528"/>
      <w:r>
        <w:t>Рис. </w:t>
      </w:r>
      <w:r w:rsidR="00AD7D3C" w:rsidRPr="00350653">
        <w:t>3.10</w:t>
      </w:r>
      <w:bookmarkEnd w:id="269"/>
      <w:bookmarkEnd w:id="270"/>
    </w:p>
    <w:p w:rsidR="00AD7D3C" w:rsidRPr="00350653" w:rsidRDefault="00AD7D3C" w:rsidP="00AD7D3C">
      <w:pPr>
        <w:rPr>
          <w:szCs w:val="28"/>
        </w:rPr>
      </w:pPr>
      <w:r>
        <w:rPr>
          <w:szCs w:val="28"/>
        </w:rPr>
        <w:t>Остановимся кратко на о</w:t>
      </w:r>
      <w:r w:rsidRPr="00703356">
        <w:rPr>
          <w:szCs w:val="28"/>
        </w:rPr>
        <w:t>дно</w:t>
      </w:r>
      <w:r>
        <w:rPr>
          <w:szCs w:val="28"/>
        </w:rPr>
        <w:t>м</w:t>
      </w:r>
      <w:r w:rsidRPr="00703356">
        <w:rPr>
          <w:szCs w:val="28"/>
        </w:rPr>
        <w:t xml:space="preserve"> из практических применений интерференции</w:t>
      </w:r>
      <w:r>
        <w:rPr>
          <w:i/>
          <w:szCs w:val="28"/>
        </w:rPr>
        <w:t xml:space="preserve"> – п</w:t>
      </w:r>
      <w:r w:rsidRPr="00FE67A7">
        <w:rPr>
          <w:i/>
          <w:szCs w:val="28"/>
        </w:rPr>
        <w:t>росветлени</w:t>
      </w:r>
      <w:r>
        <w:rPr>
          <w:i/>
          <w:szCs w:val="28"/>
        </w:rPr>
        <w:t>и</w:t>
      </w:r>
      <w:r w:rsidRPr="00FE67A7">
        <w:rPr>
          <w:i/>
          <w:szCs w:val="28"/>
        </w:rPr>
        <w:t xml:space="preserve"> оптики.</w:t>
      </w:r>
      <w:r w:rsidRPr="008471A5">
        <w:rPr>
          <w:szCs w:val="28"/>
        </w:rPr>
        <w:t xml:space="preserve"> Современные оптические прибор</w:t>
      </w:r>
      <w:r>
        <w:rPr>
          <w:szCs w:val="28"/>
        </w:rPr>
        <w:t>ы содержат много различных линз, проходя через которые, свет</w:t>
      </w:r>
      <w:r w:rsidR="00206F21">
        <w:rPr>
          <w:szCs w:val="28"/>
        </w:rPr>
        <w:t xml:space="preserve"> </w:t>
      </w:r>
      <w:r>
        <w:rPr>
          <w:szCs w:val="28"/>
        </w:rPr>
        <w:t xml:space="preserve">испытывает </w:t>
      </w:r>
      <w:r w:rsidRPr="00963FFC">
        <w:rPr>
          <w:szCs w:val="28"/>
        </w:rPr>
        <w:t>многократное отражение, вследствие чего ослабляется интенсивность прошедшего света. А это, в свою очередь, приводит к уменьшению эффективности использования оптического прибора. Кроме того, вышеупомянутое многократное отражение света приводит к возникновению бликов</w:t>
      </w:r>
      <w:r w:rsidRPr="00350653">
        <w:rPr>
          <w:szCs w:val="28"/>
        </w:rPr>
        <w:t xml:space="preserve">. Чтобы устранить эти недостатки на поверхности линз наносят тонкие «просветляющие» пленки, показатель </w:t>
      </w:r>
      <w:r w:rsidRPr="00350653">
        <w:rPr>
          <w:i/>
          <w:szCs w:val="28"/>
          <w:lang w:val="en-US"/>
        </w:rPr>
        <w:t>n</w:t>
      </w:r>
      <w:r w:rsidRPr="00350653">
        <w:rPr>
          <w:szCs w:val="28"/>
          <w:vertAlign w:val="subscript"/>
        </w:rPr>
        <w:t>пл</w:t>
      </w:r>
      <w:r w:rsidRPr="00350653">
        <w:rPr>
          <w:szCs w:val="28"/>
        </w:rPr>
        <w:t xml:space="preserve"> преломления которых, меньше, чем показатель </w:t>
      </w:r>
      <w:r w:rsidRPr="00350653">
        <w:rPr>
          <w:i/>
          <w:szCs w:val="28"/>
          <w:lang w:val="en-US"/>
        </w:rPr>
        <w:t>n</w:t>
      </w:r>
      <w:r w:rsidRPr="00350653">
        <w:rPr>
          <w:szCs w:val="28"/>
          <w:vertAlign w:val="subscript"/>
        </w:rPr>
        <w:t>л</w:t>
      </w:r>
      <w:r w:rsidRPr="00350653">
        <w:rPr>
          <w:szCs w:val="28"/>
        </w:rPr>
        <w:t xml:space="preserve"> преломления линз (рис.</w:t>
      </w:r>
      <w:r w:rsidR="00BC21A9">
        <w:rPr>
          <w:szCs w:val="28"/>
        </w:rPr>
        <w:t> </w:t>
      </w:r>
      <w:r w:rsidRPr="00350653">
        <w:rPr>
          <w:szCs w:val="28"/>
        </w:rPr>
        <w:t>3.10). Кроме того эти пленки имеют малы</w:t>
      </w:r>
      <w:r>
        <w:rPr>
          <w:szCs w:val="28"/>
        </w:rPr>
        <w:t>й</w:t>
      </w:r>
      <w:r w:rsidRPr="00350653">
        <w:rPr>
          <w:szCs w:val="28"/>
        </w:rPr>
        <w:t xml:space="preserve"> коэффициент отражения. Толщина «просветляющей» пленки подбирается так, чтобы при интерференци</w:t>
      </w:r>
      <w:r w:rsidR="00BC21A9">
        <w:rPr>
          <w:szCs w:val="28"/>
        </w:rPr>
        <w:t>и световых волн 1 и 2 (см. рис. </w:t>
      </w:r>
      <w:r w:rsidRPr="00350653">
        <w:rPr>
          <w:szCs w:val="28"/>
        </w:rPr>
        <w:t xml:space="preserve">3.10), отраженных от поверхностей пленки и линзы, они гасили друг друга. </w:t>
      </w:r>
    </w:p>
    <w:p w:rsidR="00AD7D3C" w:rsidRPr="008471A5" w:rsidRDefault="00AD7D3C" w:rsidP="00AD7D3C">
      <w:pPr>
        <w:rPr>
          <w:szCs w:val="28"/>
        </w:rPr>
      </w:pPr>
      <w:r w:rsidRPr="00350653">
        <w:rPr>
          <w:szCs w:val="28"/>
        </w:rPr>
        <w:t xml:space="preserve">Рассмотрим нормальное падение света на поверхность пленки. Так как отражение волн 1 и 2 происходит от оптически более плотных сред, то их оптическую разность хода можно записать, как </w:t>
      </w:r>
      <w:r w:rsidRPr="00350653">
        <w:rPr>
          <w:position w:val="-6"/>
          <w:szCs w:val="28"/>
        </w:rPr>
        <w:object w:dxaOrig="960" w:dyaOrig="300" w14:anchorId="5BA41280">
          <v:shape id="_x0000_i1420" type="#_x0000_t75" style="width:48pt;height:15.75pt" o:ole="" fillcolor="window">
            <v:imagedata r:id="rId830" o:title=""/>
          </v:shape>
          <o:OLEObject Type="Embed" ProgID="Equation.3" ShapeID="_x0000_i1420" DrawAspect="Content" ObjectID="_1824384957" r:id="rId831"/>
        </w:object>
      </w:r>
      <w:r w:rsidRPr="00350653">
        <w:rPr>
          <w:szCs w:val="28"/>
        </w:rPr>
        <w:t>.</w:t>
      </w:r>
      <w:r w:rsidRPr="008471A5">
        <w:rPr>
          <w:szCs w:val="28"/>
        </w:rPr>
        <w:t xml:space="preserve"> Приравнивая оптическую разность хода к условию минимума, находим минимальную толщину пленки (при </w:t>
      </w:r>
      <w:r w:rsidRPr="008471A5">
        <w:rPr>
          <w:i/>
          <w:szCs w:val="28"/>
          <w:lang w:val="en-US"/>
        </w:rPr>
        <w:t>m</w:t>
      </w:r>
      <w:r w:rsidRPr="008471A5">
        <w:rPr>
          <w:szCs w:val="28"/>
        </w:rPr>
        <w:t xml:space="preserve"> = 0), при которой отраженные от пленки световые волны гасят друг друга</w:t>
      </w:r>
    </w:p>
    <w:p w:rsidR="00AD7D3C" w:rsidRPr="008471A5" w:rsidRDefault="00AD7D3C" w:rsidP="00AD7D3C">
      <w:pPr>
        <w:pStyle w:val="16"/>
        <w:rPr>
          <w:b/>
        </w:rPr>
      </w:pPr>
      <w:r w:rsidRPr="008471A5">
        <w:tab/>
      </w:r>
      <w:r w:rsidRPr="008471A5">
        <w:rPr>
          <w:position w:val="-28"/>
        </w:rPr>
        <w:object w:dxaOrig="1120" w:dyaOrig="720" w14:anchorId="54DB5972">
          <v:shape id="_x0000_i1421" type="#_x0000_t75" style="width:55.5pt;height:36pt" o:ole="" fillcolor="window">
            <v:imagedata r:id="rId832" o:title=""/>
          </v:shape>
          <o:OLEObject Type="Embed" ProgID="Equation.DSMT4" ShapeID="_x0000_i1421" DrawAspect="Content" ObjectID="_1824384958" r:id="rId833"/>
        </w:object>
      </w:r>
      <w:r w:rsidRPr="008471A5">
        <w:t>,</w:t>
      </w:r>
      <w:r w:rsidRPr="008471A5">
        <w:tab/>
        <w:t>(3.17)</w:t>
      </w:r>
    </w:p>
    <w:p w:rsidR="00AD7D3C" w:rsidRPr="008471A5" w:rsidRDefault="00AD7D3C" w:rsidP="00BC21A9">
      <w:pPr>
        <w:ind w:firstLine="0"/>
      </w:pPr>
      <w:r w:rsidRPr="008471A5">
        <w:t xml:space="preserve">где </w:t>
      </w:r>
      <w:r w:rsidRPr="008471A5">
        <w:rPr>
          <w:i/>
          <w:lang w:val="en-US"/>
        </w:rPr>
        <w:t>n</w:t>
      </w:r>
      <w:r w:rsidRPr="008471A5">
        <w:t xml:space="preserve"> – показатель преломления пленки.</w:t>
      </w:r>
    </w:p>
    <w:p w:rsidR="00AD7D3C" w:rsidRDefault="00AD7D3C" w:rsidP="00AD7D3C">
      <w:pPr>
        <w:rPr>
          <w:szCs w:val="28"/>
        </w:rPr>
      </w:pPr>
      <w:r>
        <w:rPr>
          <w:szCs w:val="28"/>
        </w:rPr>
        <w:t xml:space="preserve">Поскольку на объективы фотоаппаратов падает белый свет, то невозможно с помощью просветляющей пленки добиться одновременного гашения всех длин волн, составляющих его. Толщину пленки подбирают так, чтобы она гасила лучи с </w:t>
      </w:r>
      <w:r w:rsidRPr="000D6464">
        <w:rPr>
          <w:szCs w:val="28"/>
        </w:rPr>
        <w:sym w:font="Symbol" w:char="F06C"/>
      </w:r>
      <w:r w:rsidRPr="000D6464">
        <w:rPr>
          <w:szCs w:val="28"/>
          <w:vertAlign w:val="subscript"/>
        </w:rPr>
        <w:t>0</w:t>
      </w:r>
      <w:r w:rsidRPr="000D6464">
        <w:rPr>
          <w:szCs w:val="28"/>
        </w:rPr>
        <w:t xml:space="preserve"> = 555 нм</w:t>
      </w:r>
      <w:r>
        <w:rPr>
          <w:szCs w:val="28"/>
        </w:rPr>
        <w:t xml:space="preserve"> (зеленый цвет), к которым наиболее всего восприимчив глаз человека. «Просветленные» таким образом объективы фотоаппаратов кажутся в белом </w:t>
      </w:r>
      <w:r w:rsidRPr="000D6464">
        <w:rPr>
          <w:szCs w:val="28"/>
        </w:rPr>
        <w:t>свете голубовато–красными</w:t>
      </w:r>
      <w:r>
        <w:rPr>
          <w:szCs w:val="28"/>
        </w:rPr>
        <w:t>.</w:t>
      </w:r>
    </w:p>
    <w:p w:rsidR="00AD7D3C" w:rsidRPr="007D51E3" w:rsidRDefault="00AD7D3C" w:rsidP="00B552AE">
      <w:pPr>
        <w:pStyle w:val="3"/>
      </w:pPr>
      <w:bookmarkStart w:id="271" w:name="_Toc485459401"/>
      <w:bookmarkStart w:id="272" w:name="_Toc485534350"/>
      <w:bookmarkStart w:id="273" w:name="_Toc308781363"/>
      <w:bookmarkEnd w:id="199"/>
      <w:r w:rsidRPr="00D33753">
        <w:t xml:space="preserve">Вопросы и задания для самоконтроля к лекции </w:t>
      </w:r>
      <w:r>
        <w:t>9</w:t>
      </w:r>
      <w:bookmarkEnd w:id="271"/>
      <w:bookmarkEnd w:id="272"/>
    </w:p>
    <w:p w:rsidR="00AD7D3C" w:rsidRDefault="00AD7D3C" w:rsidP="006F70E9">
      <w:pPr>
        <w:numPr>
          <w:ilvl w:val="0"/>
          <w:numId w:val="14"/>
        </w:numPr>
        <w:tabs>
          <w:tab w:val="left" w:pos="1134"/>
        </w:tabs>
        <w:ind w:left="0" w:firstLine="709"/>
        <w:rPr>
          <w:szCs w:val="28"/>
        </w:rPr>
      </w:pPr>
      <w:r>
        <w:rPr>
          <w:noProof/>
        </w:rPr>
        <w:drawing>
          <wp:anchor distT="0" distB="0" distL="114300" distR="114300" simplePos="0" relativeHeight="251697152" behindDoc="0" locked="0" layoutInCell="1" allowOverlap="1" wp14:anchorId="0E7C5F42" wp14:editId="545F2E62">
            <wp:simplePos x="0" y="0"/>
            <wp:positionH relativeFrom="column">
              <wp:posOffset>4215130</wp:posOffset>
            </wp:positionH>
            <wp:positionV relativeFrom="paragraph">
              <wp:posOffset>417195</wp:posOffset>
            </wp:positionV>
            <wp:extent cx="1733550" cy="1216660"/>
            <wp:effectExtent l="19050" t="0" r="0" b="0"/>
            <wp:wrapSquare wrapText="bothSides"/>
            <wp:docPr id="5318" name="Рисунок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8"/>
                    <pic:cNvPicPr>
                      <a:picLocks noChangeAspect="1" noChangeArrowheads="1"/>
                    </pic:cNvPicPr>
                  </pic:nvPicPr>
                  <pic:blipFill>
                    <a:blip r:embed="rId834" cstate="print"/>
                    <a:srcRect/>
                    <a:stretch>
                      <a:fillRect/>
                    </a:stretch>
                  </pic:blipFill>
                  <pic:spPr bwMode="auto">
                    <a:xfrm>
                      <a:off x="0" y="0"/>
                      <a:ext cx="1733550" cy="1216660"/>
                    </a:xfrm>
                    <a:prstGeom prst="rect">
                      <a:avLst/>
                    </a:prstGeom>
                    <a:noFill/>
                    <a:ln w="9525">
                      <a:noFill/>
                      <a:miter lim="800000"/>
                      <a:headEnd/>
                      <a:tailEnd/>
                    </a:ln>
                  </pic:spPr>
                </pic:pic>
              </a:graphicData>
            </a:graphic>
          </wp:anchor>
        </w:drawing>
      </w:r>
      <w:r>
        <w:rPr>
          <w:szCs w:val="28"/>
        </w:rPr>
        <w:t>Сформулируйте определение полос равной толщины и равного наклона.</w:t>
      </w:r>
    </w:p>
    <w:p w:rsidR="00AD7D3C" w:rsidRDefault="00AD7D3C" w:rsidP="006F70E9">
      <w:pPr>
        <w:numPr>
          <w:ilvl w:val="0"/>
          <w:numId w:val="14"/>
        </w:numPr>
        <w:tabs>
          <w:tab w:val="left" w:pos="1134"/>
        </w:tabs>
        <w:ind w:left="0" w:firstLine="709"/>
        <w:rPr>
          <w:szCs w:val="28"/>
        </w:rPr>
      </w:pPr>
      <w:r>
        <w:rPr>
          <w:szCs w:val="28"/>
        </w:rPr>
        <w:t xml:space="preserve">Световая волна падает на стеклянную пластинку с показателем преломления </w:t>
      </w:r>
      <w:r w:rsidRPr="006871EE">
        <w:rPr>
          <w:i/>
          <w:szCs w:val="28"/>
        </w:rPr>
        <w:t>n</w:t>
      </w:r>
      <w:r>
        <w:rPr>
          <w:szCs w:val="28"/>
        </w:rPr>
        <w:t xml:space="preserve"> из воздуха (см. рис.). Используя обозначения указанные на рисунке, запишите оптическую разность хода лучей выходящих из пластинки. </w:t>
      </w:r>
    </w:p>
    <w:p w:rsidR="00AD7D3C" w:rsidRDefault="00AD7D3C" w:rsidP="006F70E9">
      <w:pPr>
        <w:numPr>
          <w:ilvl w:val="0"/>
          <w:numId w:val="14"/>
        </w:numPr>
        <w:tabs>
          <w:tab w:val="left" w:pos="1134"/>
        </w:tabs>
        <w:ind w:left="0" w:firstLine="709"/>
        <w:rPr>
          <w:szCs w:val="28"/>
        </w:rPr>
      </w:pPr>
      <w:r>
        <w:rPr>
          <w:szCs w:val="28"/>
        </w:rPr>
        <w:t>Тонкую пленку освещают белым светом. В</w:t>
      </w:r>
      <w:r w:rsidRPr="00AA4B0F">
        <w:rPr>
          <w:szCs w:val="28"/>
        </w:rPr>
        <w:t xml:space="preserve">следствие явления интерференции в отраженном свете </w:t>
      </w:r>
      <w:r>
        <w:rPr>
          <w:szCs w:val="28"/>
        </w:rPr>
        <w:t>наблюдается</w:t>
      </w:r>
      <w:r w:rsidRPr="00AA4B0F">
        <w:rPr>
          <w:szCs w:val="28"/>
        </w:rPr>
        <w:t xml:space="preserve"> зеленый цвет. </w:t>
      </w:r>
      <w:r>
        <w:rPr>
          <w:szCs w:val="28"/>
        </w:rPr>
        <w:t xml:space="preserve">Каким будет </w:t>
      </w:r>
      <w:r w:rsidRPr="00AA4B0F">
        <w:rPr>
          <w:szCs w:val="28"/>
        </w:rPr>
        <w:t xml:space="preserve">ее цвет </w:t>
      </w:r>
      <w:r>
        <w:rPr>
          <w:szCs w:val="28"/>
        </w:rPr>
        <w:t>п</w:t>
      </w:r>
      <w:r w:rsidRPr="00AA4B0F">
        <w:rPr>
          <w:szCs w:val="28"/>
        </w:rPr>
        <w:t>ри уменьшении толщины</w:t>
      </w:r>
    </w:p>
    <w:p w:rsidR="00AD7D3C" w:rsidRPr="003B672C" w:rsidRDefault="00AD7D3C" w:rsidP="006F70E9">
      <w:pPr>
        <w:numPr>
          <w:ilvl w:val="0"/>
          <w:numId w:val="14"/>
        </w:numPr>
        <w:tabs>
          <w:tab w:val="left" w:pos="1134"/>
        </w:tabs>
        <w:ind w:left="0" w:firstLine="709"/>
        <w:rPr>
          <w:szCs w:val="28"/>
        </w:rPr>
      </w:pPr>
      <w:r w:rsidRPr="003B672C">
        <w:rPr>
          <w:szCs w:val="28"/>
        </w:rPr>
        <w:t>Монохроматическ</w:t>
      </w:r>
      <w:r>
        <w:rPr>
          <w:szCs w:val="28"/>
        </w:rPr>
        <w:t>ий</w:t>
      </w:r>
      <w:r w:rsidR="004B4E0F">
        <w:rPr>
          <w:szCs w:val="28"/>
        </w:rPr>
        <w:t xml:space="preserve"> </w:t>
      </w:r>
      <w:r>
        <w:rPr>
          <w:szCs w:val="28"/>
        </w:rPr>
        <w:t xml:space="preserve">пучок света </w:t>
      </w:r>
      <w:r w:rsidRPr="003B672C">
        <w:rPr>
          <w:szCs w:val="28"/>
        </w:rPr>
        <w:t>(</w:t>
      </w:r>
      <w:r w:rsidRPr="003B672C">
        <w:rPr>
          <w:szCs w:val="28"/>
        </w:rPr>
        <w:sym w:font="Symbol" w:char="F06C"/>
      </w:r>
      <w:r w:rsidRPr="003B672C">
        <w:rPr>
          <w:szCs w:val="28"/>
        </w:rPr>
        <w:t xml:space="preserve"> = 600 нм) падает </w:t>
      </w:r>
      <w:r>
        <w:rPr>
          <w:szCs w:val="28"/>
        </w:rPr>
        <w:t xml:space="preserve">по </w:t>
      </w:r>
      <w:r w:rsidRPr="003B672C">
        <w:rPr>
          <w:szCs w:val="28"/>
        </w:rPr>
        <w:t>нормал</w:t>
      </w:r>
      <w:r>
        <w:rPr>
          <w:szCs w:val="28"/>
        </w:rPr>
        <w:t>и</w:t>
      </w:r>
      <w:r w:rsidRPr="003B672C">
        <w:rPr>
          <w:szCs w:val="28"/>
        </w:rPr>
        <w:t xml:space="preserve"> на стеклянный клин с углом </w:t>
      </w:r>
      <w:r w:rsidR="00A87F6D" w:rsidRPr="00533674">
        <w:rPr>
          <w:position w:val="-12"/>
          <w:szCs w:val="28"/>
        </w:rPr>
        <w:object w:dxaOrig="720" w:dyaOrig="380" w14:anchorId="4063AC5C">
          <v:shape id="_x0000_i1422" type="#_x0000_t75" style="width:36pt;height:18.75pt" o:ole="">
            <v:imagedata r:id="rId835" o:title=""/>
          </v:shape>
          <o:OLEObject Type="Embed" ProgID="Equation.DSMT4" ShapeID="_x0000_i1422" DrawAspect="Content" ObjectID="_1824384959" r:id="rId836"/>
        </w:object>
      </w:r>
      <w:r w:rsidRPr="003B672C">
        <w:rPr>
          <w:szCs w:val="28"/>
        </w:rPr>
        <w:t xml:space="preserve"> при его вершине. Рассчитайте количество светлых интерференционных полос, приходящихся на 1 см длины клина и наблюдаемых в отраженном свете.</w:t>
      </w:r>
    </w:p>
    <w:p w:rsidR="00AD7D3C" w:rsidRPr="00AB623B" w:rsidRDefault="00AD7D3C" w:rsidP="006F70E9">
      <w:pPr>
        <w:numPr>
          <w:ilvl w:val="0"/>
          <w:numId w:val="14"/>
        </w:numPr>
        <w:tabs>
          <w:tab w:val="left" w:pos="1134"/>
        </w:tabs>
        <w:ind w:left="0" w:firstLine="709"/>
        <w:rPr>
          <w:szCs w:val="28"/>
        </w:rPr>
      </w:pPr>
      <w:r w:rsidRPr="00AB623B">
        <w:rPr>
          <w:szCs w:val="28"/>
        </w:rPr>
        <w:t xml:space="preserve">Объясните явление просветление оптических стекол. На поверхность объектива </w:t>
      </w:r>
      <w:r w:rsidRPr="00AB623B">
        <w:rPr>
          <w:i/>
          <w:szCs w:val="28"/>
        </w:rPr>
        <w:t>(</w:t>
      </w:r>
      <w:r w:rsidR="00435F66" w:rsidRPr="00533674">
        <w:rPr>
          <w:i/>
          <w:szCs w:val="28"/>
        </w:rPr>
        <w:t>n</w:t>
      </w:r>
      <w:r w:rsidRPr="00AB623B">
        <w:rPr>
          <w:szCs w:val="28"/>
          <w:vertAlign w:val="subscript"/>
        </w:rPr>
        <w:t>об</w:t>
      </w:r>
      <w:r w:rsidRPr="00AB623B">
        <w:rPr>
          <w:szCs w:val="28"/>
        </w:rPr>
        <w:t xml:space="preserve"> = 1,5) нанесена тонкая пленка </w:t>
      </w:r>
      <w:r w:rsidRPr="00AB623B">
        <w:rPr>
          <w:i/>
          <w:szCs w:val="28"/>
        </w:rPr>
        <w:t>(</w:t>
      </w:r>
      <w:r w:rsidR="00435F66" w:rsidRPr="00533674">
        <w:rPr>
          <w:i/>
          <w:szCs w:val="28"/>
        </w:rPr>
        <w:t>n</w:t>
      </w:r>
      <w:r w:rsidRPr="00AB623B">
        <w:rPr>
          <w:szCs w:val="28"/>
          <w:vertAlign w:val="subscript"/>
        </w:rPr>
        <w:t xml:space="preserve">пл </w:t>
      </w:r>
      <w:r w:rsidR="00435F66" w:rsidRPr="00533674">
        <w:rPr>
          <w:szCs w:val="28"/>
        </w:rPr>
        <w:t>&lt;</w:t>
      </w:r>
      <w:r w:rsidR="004B4E0F">
        <w:rPr>
          <w:szCs w:val="28"/>
        </w:rPr>
        <w:t xml:space="preserve"> </w:t>
      </w:r>
      <w:r w:rsidR="00435F66" w:rsidRPr="00533674">
        <w:rPr>
          <w:i/>
          <w:szCs w:val="28"/>
        </w:rPr>
        <w:t>n</w:t>
      </w:r>
      <w:r w:rsidRPr="00AB623B">
        <w:rPr>
          <w:szCs w:val="28"/>
          <w:vertAlign w:val="subscript"/>
        </w:rPr>
        <w:t>об</w:t>
      </w:r>
      <w:r w:rsidRPr="00AB623B">
        <w:rPr>
          <w:szCs w:val="28"/>
        </w:rPr>
        <w:t>) толщиной 110 нм, на которую нормально падает монохроматический свет (</w:t>
      </w:r>
      <w:r w:rsidRPr="00AB623B">
        <w:rPr>
          <w:szCs w:val="28"/>
        </w:rPr>
        <w:sym w:font="Symbol" w:char="F06C"/>
      </w:r>
      <w:r w:rsidRPr="00AB623B">
        <w:rPr>
          <w:szCs w:val="28"/>
        </w:rPr>
        <w:t xml:space="preserve"> = 600 нм). Найдите значение</w:t>
      </w:r>
      <w:r w:rsidR="004B4E0F">
        <w:rPr>
          <w:szCs w:val="28"/>
        </w:rPr>
        <w:t xml:space="preserve"> </w:t>
      </w:r>
      <w:r w:rsidR="00435F66" w:rsidRPr="00533674">
        <w:rPr>
          <w:i/>
          <w:szCs w:val="28"/>
        </w:rPr>
        <w:t>n</w:t>
      </w:r>
      <w:r w:rsidRPr="00AB623B">
        <w:rPr>
          <w:szCs w:val="28"/>
          <w:vertAlign w:val="subscript"/>
        </w:rPr>
        <w:t>пл</w:t>
      </w:r>
      <w:r w:rsidRPr="00AB623B">
        <w:rPr>
          <w:szCs w:val="28"/>
        </w:rPr>
        <w:t xml:space="preserve"> показателя преломления пленки, при котором она будет «просветляющей» для света указанной длины волны.</w:t>
      </w:r>
    </w:p>
    <w:p w:rsidR="00AD7D3C" w:rsidRPr="003B672C" w:rsidRDefault="00AD7D3C" w:rsidP="00AD7D3C">
      <w:pPr>
        <w:ind w:left="720" w:firstLine="0"/>
        <w:rPr>
          <w:szCs w:val="28"/>
        </w:rPr>
      </w:pPr>
    </w:p>
    <w:p w:rsidR="00181E63" w:rsidRDefault="00AD7D3C" w:rsidP="00B552AE">
      <w:pPr>
        <w:ind w:left="720"/>
        <w:jc w:val="center"/>
      </w:pPr>
      <w:r>
        <w:rPr>
          <w:szCs w:val="28"/>
        </w:rPr>
        <w:br w:type="page"/>
      </w:r>
    </w:p>
    <w:p w:rsidR="00181E63" w:rsidRDefault="00181E63" w:rsidP="00181E63">
      <w:pPr>
        <w:pStyle w:val="1"/>
      </w:pPr>
      <w:bookmarkStart w:id="274" w:name="_Toc485534351"/>
      <w:r w:rsidRPr="0059229C">
        <w:t>Лекция 1</w:t>
      </w:r>
      <w:r w:rsidR="00B552AE">
        <w:t>0</w:t>
      </w:r>
      <w:bookmarkEnd w:id="274"/>
    </w:p>
    <w:p w:rsidR="00AD7D3C" w:rsidRPr="00C74F28" w:rsidRDefault="00181E63" w:rsidP="00B552AE">
      <w:r w:rsidRPr="00C62FE9">
        <w:rPr>
          <w:b/>
        </w:rPr>
        <w:t>Основные понятия и законы</w:t>
      </w:r>
      <w:r w:rsidRPr="00C62FE9">
        <w:t>, которые должны быть освоены в ходе</w:t>
      </w:r>
      <w:bookmarkStart w:id="275" w:name="_Toc461574338"/>
      <w:bookmarkStart w:id="276" w:name="_Toc485459402"/>
      <w:r w:rsidR="00A212F0">
        <w:t xml:space="preserve"> </w:t>
      </w:r>
      <w:r w:rsidR="00AD7D3C" w:rsidRPr="00C74F28">
        <w:t>лекции:</w:t>
      </w:r>
      <w:r w:rsidR="00A212F0">
        <w:t xml:space="preserve"> </w:t>
      </w:r>
      <w:r w:rsidR="00AD7D3C">
        <w:t>дифракция, принцип Гюйгенса</w:t>
      </w:r>
      <w:r w:rsidR="00E60394">
        <w:rPr>
          <w:szCs w:val="28"/>
        </w:rPr>
        <w:t xml:space="preserve"> </w:t>
      </w:r>
      <w:r w:rsidR="00E60394">
        <w:rPr>
          <w:i/>
          <w:szCs w:val="28"/>
        </w:rPr>
        <w:t xml:space="preserve">– </w:t>
      </w:r>
      <w:r w:rsidR="00AD7D3C">
        <w:t>Френеля, зоны Френеля и их свойства; расчет амплитуды и интенсивности световой волны в точке наблюдения; дифракция Френеля на отверстии и на диске; зонные пластинки</w:t>
      </w:r>
      <w:r w:rsidR="00AD7D3C" w:rsidRPr="00C74F28">
        <w:t>.</w:t>
      </w:r>
      <w:bookmarkEnd w:id="275"/>
      <w:bookmarkEnd w:id="276"/>
    </w:p>
    <w:p w:rsidR="00AD7D3C" w:rsidRPr="00F264A2" w:rsidRDefault="00AD7D3C" w:rsidP="00AD7D3C">
      <w:pPr>
        <w:pStyle w:val="20"/>
        <w:spacing w:before="0"/>
      </w:pPr>
      <w:bookmarkStart w:id="277" w:name="_Toc461574339"/>
      <w:bookmarkStart w:id="278" w:name="_Toc485459403"/>
      <w:bookmarkStart w:id="279" w:name="_Toc485534352"/>
      <w:r w:rsidRPr="0073375B">
        <w:t>3.</w:t>
      </w:r>
      <w:r>
        <w:t>3</w:t>
      </w:r>
      <w:r w:rsidRPr="0073375B">
        <w:t>. Дифракция</w:t>
      </w:r>
      <w:bookmarkEnd w:id="273"/>
      <w:bookmarkEnd w:id="277"/>
      <w:bookmarkEnd w:id="278"/>
      <w:bookmarkEnd w:id="279"/>
    </w:p>
    <w:p w:rsidR="00AD7D3C" w:rsidRPr="00F81D8B" w:rsidRDefault="00AD7D3C" w:rsidP="00AD7D3C">
      <w:pPr>
        <w:rPr>
          <w:szCs w:val="28"/>
        </w:rPr>
      </w:pPr>
      <w:r w:rsidRPr="00F81D8B">
        <w:rPr>
          <w:szCs w:val="28"/>
        </w:rPr>
        <w:t>Дифракц</w:t>
      </w:r>
      <w:r>
        <w:rPr>
          <w:szCs w:val="28"/>
        </w:rPr>
        <w:t>и</w:t>
      </w:r>
      <w:r w:rsidRPr="00F81D8B">
        <w:rPr>
          <w:szCs w:val="28"/>
        </w:rPr>
        <w:t>я света – комплекс явлений, наблюдаемых при распространении световой волны в среде с резкими оптическими неоднородностями и связанных с нарушением законов геометрической оптики: в результате дифракции свет отклоняется от прямолинейного распространения и, огибая препятствия, оказывается в области геометрической тени. При этом наблюдается пространственное перераспределение интенсивности световой волны – интерференция. Для наблюдения дифракции необходимо, чтобы размеры оптических неоднородностей (преград, экранов, щелей) были соизмеримы с длиной световой волны.</w:t>
      </w:r>
    </w:p>
    <w:p w:rsidR="00AD7D3C" w:rsidRPr="00174987" w:rsidRDefault="00AD7D3C" w:rsidP="00AD7D3C">
      <w:pPr>
        <w:rPr>
          <w:szCs w:val="28"/>
        </w:rPr>
      </w:pPr>
      <w:r w:rsidRPr="00F81D8B">
        <w:rPr>
          <w:szCs w:val="28"/>
        </w:rPr>
        <w:t>Для об</w:t>
      </w:r>
      <w:r>
        <w:rPr>
          <w:szCs w:val="28"/>
        </w:rPr>
        <w:t xml:space="preserve">ъяснения дифракции используют </w:t>
      </w:r>
      <w:r w:rsidRPr="00174987">
        <w:rPr>
          <w:i/>
          <w:szCs w:val="28"/>
        </w:rPr>
        <w:t>принцип</w:t>
      </w:r>
      <w:r w:rsidR="00A212F0">
        <w:rPr>
          <w:i/>
          <w:szCs w:val="28"/>
        </w:rPr>
        <w:t xml:space="preserve"> </w:t>
      </w:r>
      <w:r w:rsidRPr="00174987">
        <w:rPr>
          <w:i/>
          <w:szCs w:val="28"/>
        </w:rPr>
        <w:t>Гюйгенса</w:t>
      </w:r>
      <w:r w:rsidRPr="00174987">
        <w:rPr>
          <w:szCs w:val="28"/>
        </w:rPr>
        <w:t xml:space="preserve"> –</w:t>
      </w:r>
      <w:r w:rsidRPr="00174987">
        <w:rPr>
          <w:i/>
          <w:szCs w:val="28"/>
        </w:rPr>
        <w:t xml:space="preserve"> Френеля </w:t>
      </w:r>
      <w:r w:rsidRPr="00684F96">
        <w:rPr>
          <w:szCs w:val="28"/>
        </w:rPr>
        <w:t>(</w:t>
      </w:r>
      <w:r w:rsidRPr="00174987">
        <w:rPr>
          <w:szCs w:val="28"/>
        </w:rPr>
        <w:t>сформулирован в 1815 г</w:t>
      </w:r>
      <w:r>
        <w:rPr>
          <w:szCs w:val="28"/>
        </w:rPr>
        <w:t>.),</w:t>
      </w:r>
      <w:r w:rsidR="006C2ED4">
        <w:rPr>
          <w:szCs w:val="28"/>
        </w:rPr>
        <w:t xml:space="preserve"> </w:t>
      </w:r>
      <w:r>
        <w:rPr>
          <w:szCs w:val="28"/>
        </w:rPr>
        <w:t>в</w:t>
      </w:r>
      <w:r w:rsidRPr="00174987">
        <w:rPr>
          <w:szCs w:val="28"/>
        </w:rPr>
        <w:t xml:space="preserve"> соответствии с </w:t>
      </w:r>
      <w:r>
        <w:rPr>
          <w:szCs w:val="28"/>
        </w:rPr>
        <w:t>которым</w:t>
      </w:r>
      <w:r w:rsidR="00A212F0">
        <w:rPr>
          <w:szCs w:val="28"/>
        </w:rPr>
        <w:t xml:space="preserve"> </w:t>
      </w:r>
      <w:r w:rsidRPr="00174987">
        <w:rPr>
          <w:i/>
          <w:szCs w:val="28"/>
        </w:rPr>
        <w:t>каждая точка волнового фронта является источником вторичных волн, когерентных между собой</w:t>
      </w:r>
      <w:r w:rsidRPr="00174987">
        <w:rPr>
          <w:szCs w:val="28"/>
        </w:rPr>
        <w:t>. Огибающая этих волн определяет положение волнового фронта в следующий момент времени. В случае расп</w:t>
      </w:r>
      <w:r>
        <w:rPr>
          <w:szCs w:val="28"/>
        </w:rPr>
        <w:t>ространения света в однородной изотропной среде, вторичные когерентные волны являются сферическими.</w:t>
      </w:r>
    </w:p>
    <w:p w:rsidR="00AD7D3C" w:rsidRDefault="00AD7D3C" w:rsidP="00AD7D3C">
      <w:pPr>
        <w:rPr>
          <w:szCs w:val="28"/>
        </w:rPr>
      </w:pPr>
      <w:r w:rsidRPr="00684F96">
        <w:rPr>
          <w:szCs w:val="28"/>
        </w:rPr>
        <w:t>Вторичные когерентные волны, накладываясь друг на друга, интерферируют между собой. Учитывая амплитуды и фазы вторичных волн, можно рас</w:t>
      </w:r>
      <w:r>
        <w:rPr>
          <w:szCs w:val="28"/>
        </w:rPr>
        <w:t>с</w:t>
      </w:r>
      <w:r w:rsidRPr="00684F96">
        <w:rPr>
          <w:szCs w:val="28"/>
        </w:rPr>
        <w:t>читать амплитуду результирующей волны в любой точке пространства.</w:t>
      </w:r>
    </w:p>
    <w:p w:rsidR="00AD7D3C" w:rsidRPr="00684F96" w:rsidRDefault="00AD7D3C" w:rsidP="00AD7D3C">
      <w:pPr>
        <w:rPr>
          <w:szCs w:val="28"/>
        </w:rPr>
      </w:pPr>
      <w:r>
        <w:rPr>
          <w:szCs w:val="28"/>
        </w:rPr>
        <w:t>В качестве примера объяснения дифракции на о</w:t>
      </w:r>
      <w:r w:rsidRPr="0073375B">
        <w:rPr>
          <w:szCs w:val="28"/>
        </w:rPr>
        <w:t>снове принципа Гюйгенса</w:t>
      </w:r>
      <w:r w:rsidR="002065F7">
        <w:rPr>
          <w:szCs w:val="28"/>
        </w:rPr>
        <w:t> </w:t>
      </w:r>
      <w:r w:rsidR="00E60394">
        <w:rPr>
          <w:i/>
          <w:szCs w:val="28"/>
        </w:rPr>
        <w:t xml:space="preserve">– </w:t>
      </w:r>
      <w:r w:rsidRPr="0073375B">
        <w:rPr>
          <w:szCs w:val="28"/>
        </w:rPr>
        <w:t>Френеля</w:t>
      </w:r>
      <w:r>
        <w:rPr>
          <w:szCs w:val="28"/>
        </w:rPr>
        <w:t>,</w:t>
      </w:r>
      <w:r w:rsidR="00A212F0">
        <w:rPr>
          <w:szCs w:val="28"/>
        </w:rPr>
        <w:t xml:space="preserve"> </w:t>
      </w:r>
      <w:r>
        <w:rPr>
          <w:szCs w:val="28"/>
        </w:rPr>
        <w:t xml:space="preserve">рассмотрим преграду с узкой щелью, на которую падает </w:t>
      </w:r>
      <w:r w:rsidR="00BC21A9">
        <w:rPr>
          <w:szCs w:val="28"/>
        </w:rPr>
        <w:t>плоская волна (рис. </w:t>
      </w:r>
      <w:r w:rsidRPr="0073375B">
        <w:rPr>
          <w:szCs w:val="28"/>
        </w:rPr>
        <w:t>3.1</w:t>
      </w:r>
      <w:r>
        <w:rPr>
          <w:szCs w:val="28"/>
        </w:rPr>
        <w:t>1</w:t>
      </w:r>
      <w:r w:rsidRPr="0073375B">
        <w:rPr>
          <w:szCs w:val="28"/>
        </w:rPr>
        <w:t>).</w:t>
      </w:r>
    </w:p>
    <w:p w:rsidR="00AD7D3C" w:rsidRPr="0073375B" w:rsidRDefault="00AD7D3C" w:rsidP="00AD7D3C">
      <w:pPr>
        <w:pStyle w:val="af8"/>
      </w:pPr>
      <w:r>
        <w:rPr>
          <w:noProof/>
        </w:rPr>
        <w:drawing>
          <wp:inline distT="0" distB="0" distL="0" distR="0" wp14:anchorId="62834369" wp14:editId="60BDFCDE">
            <wp:extent cx="2198370" cy="1002030"/>
            <wp:effectExtent l="19050" t="0" r="0" b="0"/>
            <wp:docPr id="4135" name="Рисунок 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5"/>
                    <pic:cNvPicPr>
                      <a:picLocks noChangeAspect="1" noChangeArrowheads="1"/>
                    </pic:cNvPicPr>
                  </pic:nvPicPr>
                  <pic:blipFill>
                    <a:blip r:embed="rId837" cstate="print"/>
                    <a:srcRect/>
                    <a:stretch>
                      <a:fillRect/>
                    </a:stretch>
                  </pic:blipFill>
                  <pic:spPr bwMode="auto">
                    <a:xfrm>
                      <a:off x="0" y="0"/>
                      <a:ext cx="2198370" cy="1002030"/>
                    </a:xfrm>
                    <a:prstGeom prst="rect">
                      <a:avLst/>
                    </a:prstGeom>
                    <a:noFill/>
                    <a:ln w="9525">
                      <a:noFill/>
                      <a:miter lim="800000"/>
                      <a:headEnd/>
                      <a:tailEnd/>
                    </a:ln>
                  </pic:spPr>
                </pic:pic>
              </a:graphicData>
            </a:graphic>
          </wp:inline>
        </w:drawing>
      </w:r>
    </w:p>
    <w:p w:rsidR="00AD7D3C" w:rsidRPr="00F264A2" w:rsidRDefault="00BC21A9" w:rsidP="00BC21A9">
      <w:pPr>
        <w:pStyle w:val="af4"/>
      </w:pPr>
      <w:r>
        <w:t>Рис. </w:t>
      </w:r>
      <w:r w:rsidR="00AD7D3C" w:rsidRPr="00A20A3F">
        <w:t>3.1</w:t>
      </w:r>
      <w:r w:rsidR="00AD7D3C">
        <w:t>1</w:t>
      </w:r>
    </w:p>
    <w:p w:rsidR="00AD7D3C" w:rsidRPr="00F264A2" w:rsidRDefault="00AD7D3C" w:rsidP="00AD7D3C">
      <w:pPr>
        <w:rPr>
          <w:szCs w:val="28"/>
        </w:rPr>
      </w:pPr>
      <w:r w:rsidRPr="00AD3C81">
        <w:rPr>
          <w:szCs w:val="28"/>
        </w:rPr>
        <w:t xml:space="preserve">В момент времени </w:t>
      </w:r>
      <w:r w:rsidRPr="00AD3C81">
        <w:rPr>
          <w:position w:val="-10"/>
          <w:szCs w:val="28"/>
        </w:rPr>
        <w:object w:dxaOrig="180" w:dyaOrig="340" w14:anchorId="3AF86B63">
          <v:shape id="_x0000_i1423" type="#_x0000_t75" style="width:10.5pt;height:21pt" o:ole="">
            <v:imagedata r:id="rId838" o:title=""/>
          </v:shape>
          <o:OLEObject Type="Embed" ProgID="Equation.3" ShapeID="_x0000_i1423" DrawAspect="Content" ObjectID="_1824384960" r:id="rId839"/>
        </w:object>
      </w:r>
      <w:r w:rsidRPr="00AD3C81">
        <w:rPr>
          <w:szCs w:val="28"/>
        </w:rPr>
        <w:t xml:space="preserve"> фронт волны находится в этой щели и его каждая точка является источником вторичных когерентных сферических волн, проходящих за время </w:t>
      </w:r>
      <w:r w:rsidRPr="00AD3C81">
        <w:rPr>
          <w:i/>
          <w:szCs w:val="28"/>
          <w:lang w:val="en-US"/>
        </w:rPr>
        <w:t>dt</w:t>
      </w:r>
      <w:r w:rsidRPr="00AD3C81">
        <w:rPr>
          <w:szCs w:val="28"/>
        </w:rPr>
        <w:t xml:space="preserve"> расстояние </w:t>
      </w:r>
      <w:r w:rsidRPr="00AD3C81">
        <w:rPr>
          <w:position w:val="-6"/>
          <w:szCs w:val="28"/>
        </w:rPr>
        <w:object w:dxaOrig="1060" w:dyaOrig="300" w14:anchorId="43C2490B">
          <v:shape id="_x0000_i1424" type="#_x0000_t75" style="width:53.25pt;height:15.75pt" o:ole="">
            <v:imagedata r:id="rId840" o:title=""/>
          </v:shape>
          <o:OLEObject Type="Embed" ProgID="Equation.3" ShapeID="_x0000_i1424" DrawAspect="Content" ObjectID="_1824384961" r:id="rId841"/>
        </w:object>
      </w:r>
      <w:r w:rsidRPr="00AD3C81">
        <w:rPr>
          <w:szCs w:val="28"/>
        </w:rPr>
        <w:t xml:space="preserve">. Положение фронта волны в момент времени </w:t>
      </w:r>
      <w:r w:rsidRPr="00AD3C81">
        <w:rPr>
          <w:position w:val="-12"/>
          <w:szCs w:val="28"/>
        </w:rPr>
        <w:object w:dxaOrig="1180" w:dyaOrig="380" w14:anchorId="437B6E9F">
          <v:shape id="_x0000_i1425" type="#_x0000_t75" style="width:59.25pt;height:18.75pt" o:ole="">
            <v:imagedata r:id="rId842" o:title=""/>
          </v:shape>
          <o:OLEObject Type="Embed" ProgID="Equation.3" ShapeID="_x0000_i1425" DrawAspect="Content" ObjectID="_1824384962" r:id="rId843"/>
        </w:object>
      </w:r>
      <w:r w:rsidRPr="00AD3C81">
        <w:rPr>
          <w:szCs w:val="28"/>
        </w:rPr>
        <w:t xml:space="preserve"> находится, как огибающая фронтов вторичных волн.</w:t>
      </w:r>
      <w:r w:rsidRPr="0073375B">
        <w:rPr>
          <w:szCs w:val="28"/>
        </w:rPr>
        <w:t xml:space="preserve"> Поскольку скорость волны в каждой точке волнового фронта перпендикулярна к нему, </w:t>
      </w:r>
      <w:r w:rsidRPr="00AD3C81">
        <w:rPr>
          <w:szCs w:val="28"/>
        </w:rPr>
        <w:t>то имеются участки фронта волны, обеспечивающие проникновение света в област</w:t>
      </w:r>
      <w:r w:rsidR="00BC21A9">
        <w:rPr>
          <w:szCs w:val="28"/>
        </w:rPr>
        <w:t>ь геометрической тени (см. рис. </w:t>
      </w:r>
      <w:r w:rsidRPr="00AD3C81">
        <w:rPr>
          <w:szCs w:val="28"/>
        </w:rPr>
        <w:t>3.11). Если размеры этих участков фронта волны соизмеримы с размерами щели, то дифракци</w:t>
      </w:r>
      <w:r>
        <w:rPr>
          <w:szCs w:val="28"/>
        </w:rPr>
        <w:t>я света будет наблюдаться.</w:t>
      </w:r>
      <w:r w:rsidR="00E80B98">
        <w:rPr>
          <w:szCs w:val="28"/>
        </w:rPr>
        <w:t xml:space="preserve"> </w:t>
      </w:r>
      <w:r>
        <w:rPr>
          <w:szCs w:val="28"/>
        </w:rPr>
        <w:t>Е</w:t>
      </w:r>
      <w:r w:rsidRPr="00AD3C81">
        <w:rPr>
          <w:szCs w:val="28"/>
        </w:rPr>
        <w:t xml:space="preserve">сли же они существенно меньше размеров щели, то </w:t>
      </w:r>
      <w:r>
        <w:rPr>
          <w:szCs w:val="28"/>
        </w:rPr>
        <w:t xml:space="preserve">свет будет проходить через щель в соответствии с законами геометрической оптики, а </w:t>
      </w:r>
      <w:r w:rsidRPr="00AD3C81">
        <w:rPr>
          <w:szCs w:val="28"/>
        </w:rPr>
        <w:t>явление дифракции будет не заметн</w:t>
      </w:r>
      <w:r>
        <w:rPr>
          <w:szCs w:val="28"/>
        </w:rPr>
        <w:t>о</w:t>
      </w:r>
      <w:r w:rsidRPr="00AD3C81">
        <w:rPr>
          <w:szCs w:val="28"/>
        </w:rPr>
        <w:t xml:space="preserve"> [5].</w:t>
      </w:r>
    </w:p>
    <w:p w:rsidR="00AD7D3C" w:rsidRPr="00086991" w:rsidRDefault="00AD7D3C" w:rsidP="00AD7D3C">
      <w:pPr>
        <w:pStyle w:val="3"/>
        <w:rPr>
          <w:szCs w:val="28"/>
        </w:rPr>
      </w:pPr>
      <w:bookmarkStart w:id="280" w:name="_Toc461574340"/>
      <w:bookmarkStart w:id="281" w:name="_Toc485459404"/>
      <w:bookmarkStart w:id="282" w:name="_Toc485534353"/>
      <w:r w:rsidRPr="00086991">
        <w:t xml:space="preserve">3.3.1. </w:t>
      </w:r>
      <w:r w:rsidRPr="00086991">
        <w:rPr>
          <w:szCs w:val="28"/>
        </w:rPr>
        <w:t>Метод зон Френеля</w:t>
      </w:r>
      <w:bookmarkEnd w:id="280"/>
      <w:bookmarkEnd w:id="281"/>
      <w:bookmarkEnd w:id="282"/>
    </w:p>
    <w:p w:rsidR="00AD7D3C" w:rsidRPr="00221BB7" w:rsidRDefault="00AD7D3C" w:rsidP="00AD7D3C">
      <w:pPr>
        <w:rPr>
          <w:szCs w:val="28"/>
        </w:rPr>
      </w:pPr>
      <w:r>
        <w:rPr>
          <w:szCs w:val="28"/>
        </w:rPr>
        <w:t xml:space="preserve">Рассмотрим точечный источник света </w:t>
      </w:r>
      <w:r w:rsidRPr="00221BB7">
        <w:rPr>
          <w:i/>
          <w:szCs w:val="28"/>
        </w:rPr>
        <w:t>S</w:t>
      </w:r>
      <w:r>
        <w:rPr>
          <w:szCs w:val="28"/>
        </w:rPr>
        <w:t xml:space="preserve">, от которого в однородной среде распространяется сферическая волна, возбуждающая в точке </w:t>
      </w:r>
      <w:r w:rsidRPr="00221BB7">
        <w:rPr>
          <w:i/>
          <w:szCs w:val="28"/>
        </w:rPr>
        <w:t>P</w:t>
      </w:r>
      <w:r>
        <w:rPr>
          <w:szCs w:val="28"/>
        </w:rPr>
        <w:t xml:space="preserve"> световое колебание </w:t>
      </w:r>
      <w:r w:rsidRPr="0073375B">
        <w:rPr>
          <w:szCs w:val="28"/>
        </w:rPr>
        <w:t>(рис. 3.1</w:t>
      </w:r>
      <w:r>
        <w:rPr>
          <w:szCs w:val="28"/>
        </w:rPr>
        <w:t>2</w:t>
      </w:r>
      <w:r w:rsidRPr="0073375B">
        <w:rPr>
          <w:szCs w:val="28"/>
        </w:rPr>
        <w:t>)</w:t>
      </w:r>
      <w:r>
        <w:rPr>
          <w:szCs w:val="28"/>
        </w:rPr>
        <w:t xml:space="preserve">. </w:t>
      </w:r>
    </w:p>
    <w:p w:rsidR="00AD7D3C" w:rsidRPr="0073375B" w:rsidRDefault="00AD7D3C" w:rsidP="00AD7D3C">
      <w:pPr>
        <w:pStyle w:val="af8"/>
      </w:pPr>
      <w:r>
        <w:rPr>
          <w:noProof/>
        </w:rPr>
        <w:drawing>
          <wp:inline distT="0" distB="0" distL="0" distR="0" wp14:anchorId="739AB5CC" wp14:editId="113D5B8F">
            <wp:extent cx="2866390" cy="1741170"/>
            <wp:effectExtent l="19050" t="0" r="0" b="0"/>
            <wp:docPr id="4139" name="Рисунок 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pic:cNvPicPr>
                      <a:picLocks noChangeAspect="1" noChangeArrowheads="1"/>
                    </pic:cNvPicPr>
                  </pic:nvPicPr>
                  <pic:blipFill>
                    <a:blip r:embed="rId844" cstate="print"/>
                    <a:srcRect/>
                    <a:stretch>
                      <a:fillRect/>
                    </a:stretch>
                  </pic:blipFill>
                  <pic:spPr bwMode="auto">
                    <a:xfrm>
                      <a:off x="0" y="0"/>
                      <a:ext cx="2866390" cy="1741170"/>
                    </a:xfrm>
                    <a:prstGeom prst="rect">
                      <a:avLst/>
                    </a:prstGeom>
                    <a:noFill/>
                    <a:ln w="9525">
                      <a:noFill/>
                      <a:miter lim="800000"/>
                      <a:headEnd/>
                      <a:tailEnd/>
                    </a:ln>
                  </pic:spPr>
                </pic:pic>
              </a:graphicData>
            </a:graphic>
          </wp:inline>
        </w:drawing>
      </w:r>
    </w:p>
    <w:p w:rsidR="00AD7D3C" w:rsidRPr="00A20A3F" w:rsidRDefault="00AD7D3C" w:rsidP="00BC21A9">
      <w:pPr>
        <w:pStyle w:val="af4"/>
      </w:pPr>
      <w:r w:rsidRPr="00A20A3F">
        <w:t>Рис</w:t>
      </w:r>
      <w:r w:rsidR="00E80B98" w:rsidRPr="00A20A3F">
        <w:t>.</w:t>
      </w:r>
      <w:r w:rsidR="00E80B98">
        <w:t> </w:t>
      </w:r>
      <w:r w:rsidRPr="00A20A3F">
        <w:t>3.1</w:t>
      </w:r>
      <w:r>
        <w:t>2</w:t>
      </w:r>
    </w:p>
    <w:p w:rsidR="00AD7D3C" w:rsidRPr="0073375B" w:rsidRDefault="00AD7D3C" w:rsidP="00AD7D3C">
      <w:pPr>
        <w:rPr>
          <w:szCs w:val="28"/>
        </w:rPr>
      </w:pPr>
      <w:r>
        <w:rPr>
          <w:szCs w:val="28"/>
        </w:rPr>
        <w:t xml:space="preserve">Для нахождения амплитуды световой волны в точке </w:t>
      </w:r>
      <w:r w:rsidRPr="00221BB7">
        <w:rPr>
          <w:i/>
          <w:szCs w:val="28"/>
        </w:rPr>
        <w:t>P</w:t>
      </w:r>
      <w:r>
        <w:rPr>
          <w:szCs w:val="28"/>
        </w:rPr>
        <w:t xml:space="preserve"> воспользуемся принципом Гюйгенса</w:t>
      </w:r>
      <w:r w:rsidR="00093252">
        <w:rPr>
          <w:szCs w:val="28"/>
        </w:rPr>
        <w:t xml:space="preserve"> </w:t>
      </w:r>
      <w:r w:rsidR="00093252">
        <w:rPr>
          <w:i/>
          <w:szCs w:val="28"/>
        </w:rPr>
        <w:t xml:space="preserve">– </w:t>
      </w:r>
      <w:r w:rsidRPr="00221BB7">
        <w:rPr>
          <w:szCs w:val="28"/>
        </w:rPr>
        <w:t>Френеля</w:t>
      </w:r>
      <w:r>
        <w:rPr>
          <w:szCs w:val="28"/>
        </w:rPr>
        <w:t xml:space="preserve">. </w:t>
      </w:r>
      <w:r w:rsidRPr="00AB4371">
        <w:rPr>
          <w:szCs w:val="28"/>
        </w:rPr>
        <w:t xml:space="preserve">Пусть </w:t>
      </w:r>
      <w:r w:rsidRPr="00AB4371">
        <w:rPr>
          <w:i/>
          <w:szCs w:val="28"/>
          <w:lang w:val="en-US"/>
        </w:rPr>
        <w:t>a</w:t>
      </w:r>
      <w:r w:rsidR="00441C87">
        <w:rPr>
          <w:i/>
          <w:szCs w:val="28"/>
        </w:rPr>
        <w:t xml:space="preserve"> </w:t>
      </w:r>
      <w:r w:rsidRPr="00AB4371">
        <w:rPr>
          <w:szCs w:val="28"/>
        </w:rPr>
        <w:t>= 0</w:t>
      </w:r>
      <w:r w:rsidRPr="00AB4371">
        <w:rPr>
          <w:i/>
          <w:szCs w:val="28"/>
          <w:lang w:val="en-US"/>
        </w:rPr>
        <w:t>S</w:t>
      </w:r>
      <w:r w:rsidRPr="00AB4371">
        <w:rPr>
          <w:szCs w:val="28"/>
        </w:rPr>
        <w:t xml:space="preserve"> – расстояние от точечного источника </w:t>
      </w:r>
      <w:r w:rsidRPr="00AB4371">
        <w:rPr>
          <w:i/>
          <w:szCs w:val="28"/>
          <w:lang w:val="en-US"/>
        </w:rPr>
        <w:t>S</w:t>
      </w:r>
      <w:r w:rsidRPr="00AB4371">
        <w:rPr>
          <w:szCs w:val="28"/>
        </w:rPr>
        <w:t xml:space="preserve"> света до волнового фронта, а </w:t>
      </w:r>
      <w:r w:rsidRPr="00AB4371">
        <w:rPr>
          <w:i/>
          <w:szCs w:val="28"/>
          <w:lang w:val="en-US"/>
        </w:rPr>
        <w:t>b</w:t>
      </w:r>
      <w:r w:rsidRPr="00AB4371">
        <w:rPr>
          <w:szCs w:val="28"/>
        </w:rPr>
        <w:t xml:space="preserve"> = 0</w:t>
      </w:r>
      <w:r w:rsidRPr="00AB4371">
        <w:rPr>
          <w:i/>
          <w:szCs w:val="28"/>
          <w:lang w:val="en-US"/>
        </w:rPr>
        <w:t>P</w:t>
      </w:r>
      <w:r w:rsidRPr="00AB4371">
        <w:rPr>
          <w:szCs w:val="28"/>
        </w:rPr>
        <w:t xml:space="preserve"> – расстояние от фронта волны до точки наблюдения </w:t>
      </w:r>
      <w:r w:rsidRPr="00AB4371">
        <w:rPr>
          <w:i/>
          <w:szCs w:val="28"/>
        </w:rPr>
        <w:t>P</w:t>
      </w:r>
      <w:r w:rsidRPr="00AB4371">
        <w:rPr>
          <w:szCs w:val="28"/>
        </w:rPr>
        <w:t xml:space="preserve">. Френель разбил волновой фронт на кольцевые зоны – </w:t>
      </w:r>
      <w:r w:rsidRPr="00AB4371">
        <w:rPr>
          <w:i/>
          <w:szCs w:val="28"/>
        </w:rPr>
        <w:t>зоны Френеля</w:t>
      </w:r>
      <w:r w:rsidRPr="00AB4371">
        <w:rPr>
          <w:szCs w:val="28"/>
        </w:rPr>
        <w:t xml:space="preserve">, построенные так, что расстояния от краев соседних зон до точки наблюдения </w:t>
      </w:r>
      <w:r w:rsidRPr="00AB4371">
        <w:rPr>
          <w:i/>
          <w:szCs w:val="28"/>
          <w:lang w:val="en-US"/>
        </w:rPr>
        <w:t>P</w:t>
      </w:r>
      <w:r w:rsidRPr="00AB4371">
        <w:rPr>
          <w:szCs w:val="28"/>
        </w:rPr>
        <w:t xml:space="preserve"> отличаются на </w:t>
      </w:r>
      <w:r w:rsidRPr="00AB4371">
        <w:rPr>
          <w:position w:val="-24"/>
          <w:szCs w:val="28"/>
        </w:rPr>
        <w:object w:dxaOrig="240" w:dyaOrig="620" w14:anchorId="5AD04CA4">
          <v:shape id="_x0000_i1426" type="#_x0000_t75" style="width:11.25pt;height:30.75pt" o:ole="" fillcolor="window">
            <v:imagedata r:id="rId845" o:title=""/>
          </v:shape>
          <o:OLEObject Type="Embed" ProgID="Equation.DSMT4" ShapeID="_x0000_i1426" DrawAspect="Content" ObjectID="_1824384963" r:id="rId846"/>
        </w:object>
      </w:r>
      <w:r w:rsidRPr="00AB4371">
        <w:rPr>
          <w:szCs w:val="28"/>
        </w:rPr>
        <w:t xml:space="preserve"> (</w:t>
      </w:r>
      <w:r w:rsidRPr="00AB4371">
        <w:rPr>
          <w:szCs w:val="28"/>
        </w:rPr>
        <w:sym w:font="Symbol" w:char="F06C"/>
      </w:r>
      <w:r w:rsidRPr="00AB4371">
        <w:rPr>
          <w:szCs w:val="28"/>
        </w:rPr>
        <w:t xml:space="preserve"> – длина световой волны в той среде, в которой распространяется волна).</w:t>
      </w:r>
    </w:p>
    <w:p w:rsidR="00AD7D3C" w:rsidRPr="0073375B" w:rsidRDefault="00AD7D3C" w:rsidP="00AD7D3C">
      <w:pPr>
        <w:pStyle w:val="af8"/>
      </w:pPr>
      <w:r>
        <w:rPr>
          <w:noProof/>
        </w:rPr>
        <w:drawing>
          <wp:inline distT="0" distB="0" distL="0" distR="0" wp14:anchorId="79EE2795" wp14:editId="40716688">
            <wp:extent cx="2708275" cy="1494790"/>
            <wp:effectExtent l="19050" t="0" r="0" b="0"/>
            <wp:docPr id="4141" name="Рисунок 4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1"/>
                    <pic:cNvPicPr>
                      <a:picLocks noChangeAspect="1" noChangeArrowheads="1"/>
                    </pic:cNvPicPr>
                  </pic:nvPicPr>
                  <pic:blipFill>
                    <a:blip r:embed="rId847" cstate="print"/>
                    <a:srcRect/>
                    <a:stretch>
                      <a:fillRect/>
                    </a:stretch>
                  </pic:blipFill>
                  <pic:spPr bwMode="auto">
                    <a:xfrm>
                      <a:off x="0" y="0"/>
                      <a:ext cx="2708275" cy="1494790"/>
                    </a:xfrm>
                    <a:prstGeom prst="rect">
                      <a:avLst/>
                    </a:prstGeom>
                    <a:noFill/>
                    <a:ln w="9525">
                      <a:noFill/>
                      <a:miter lim="800000"/>
                      <a:headEnd/>
                      <a:tailEnd/>
                    </a:ln>
                  </pic:spPr>
                </pic:pic>
              </a:graphicData>
            </a:graphic>
          </wp:inline>
        </w:drawing>
      </w:r>
    </w:p>
    <w:p w:rsidR="00AD7D3C" w:rsidRPr="00A20A3F" w:rsidRDefault="00BC21A9" w:rsidP="00AD7D3C">
      <w:pPr>
        <w:pStyle w:val="afff4"/>
      </w:pPr>
      <w:r>
        <w:t>Рис. </w:t>
      </w:r>
      <w:r w:rsidR="00AD7D3C" w:rsidRPr="00A20A3F">
        <w:t>3.1</w:t>
      </w:r>
      <w:r w:rsidR="00AD7D3C">
        <w:t>3</w:t>
      </w:r>
    </w:p>
    <w:p w:rsidR="00AD7D3C" w:rsidRPr="0073375B" w:rsidRDefault="00AD7D3C" w:rsidP="00AD7D3C">
      <w:pPr>
        <w:rPr>
          <w:szCs w:val="28"/>
        </w:rPr>
      </w:pPr>
      <w:r w:rsidRPr="00AB4371">
        <w:rPr>
          <w:szCs w:val="28"/>
        </w:rPr>
        <w:t xml:space="preserve">Выражая радиус </w:t>
      </w:r>
      <w:r w:rsidRPr="00AB4371">
        <w:rPr>
          <w:i/>
          <w:szCs w:val="28"/>
          <w:lang w:val="en-US"/>
        </w:rPr>
        <w:t>r</w:t>
      </w:r>
      <w:r w:rsidRPr="00AB4371">
        <w:rPr>
          <w:i/>
          <w:szCs w:val="28"/>
          <w:vertAlign w:val="subscript"/>
          <w:lang w:val="en-US"/>
        </w:rPr>
        <w:t>m</w:t>
      </w:r>
      <w:r w:rsidRPr="00AB4371">
        <w:rPr>
          <w:szCs w:val="28"/>
        </w:rPr>
        <w:t xml:space="preserve"> произвольной зоны Френеля с номером </w:t>
      </w:r>
      <w:r w:rsidRPr="00AB4371">
        <w:rPr>
          <w:i/>
          <w:szCs w:val="28"/>
        </w:rPr>
        <w:t xml:space="preserve">m, </w:t>
      </w:r>
      <w:r w:rsidRPr="00AB4371">
        <w:rPr>
          <w:szCs w:val="28"/>
        </w:rPr>
        <w:t xml:space="preserve">с помощью теоремы Пифагора из </w:t>
      </w:r>
      <w:r w:rsidRPr="00AB4371">
        <w:rPr>
          <w:szCs w:val="28"/>
        </w:rPr>
        <w:sym w:font="Symbol" w:char="F044"/>
      </w:r>
      <w:r w:rsidRPr="00AB4371">
        <w:rPr>
          <w:i/>
          <w:szCs w:val="28"/>
          <w:lang w:val="en-US"/>
        </w:rPr>
        <w:t>SAB</w:t>
      </w:r>
      <w:r w:rsidRPr="00AB4371">
        <w:rPr>
          <w:szCs w:val="28"/>
        </w:rPr>
        <w:t xml:space="preserve"> и </w:t>
      </w:r>
      <w:r w:rsidRPr="00AB4371">
        <w:rPr>
          <w:szCs w:val="28"/>
        </w:rPr>
        <w:sym w:font="Symbol" w:char="F044"/>
      </w:r>
      <w:r w:rsidRPr="00AB4371">
        <w:rPr>
          <w:i/>
          <w:szCs w:val="28"/>
          <w:lang w:val="en-US"/>
        </w:rPr>
        <w:t>ABP</w:t>
      </w:r>
      <w:r w:rsidRPr="00AB4371">
        <w:rPr>
          <w:szCs w:val="28"/>
        </w:rPr>
        <w:t xml:space="preserve">, и учитывая, что высота сферического сегмента </w:t>
      </w:r>
      <w:r w:rsidRPr="00533674">
        <w:rPr>
          <w:i/>
          <w:szCs w:val="28"/>
        </w:rPr>
        <w:t>h</w:t>
      </w:r>
      <w:r w:rsidRPr="00AB4371">
        <w:rPr>
          <w:szCs w:val="28"/>
        </w:rPr>
        <w:t xml:space="preserve"> мала (см. рис</w:t>
      </w:r>
      <w:r w:rsidR="00662053" w:rsidRPr="00AB4371">
        <w:rPr>
          <w:szCs w:val="28"/>
        </w:rPr>
        <w:t>.</w:t>
      </w:r>
      <w:r w:rsidR="00662053">
        <w:rPr>
          <w:szCs w:val="28"/>
        </w:rPr>
        <w:t> </w:t>
      </w:r>
      <w:r w:rsidRPr="00AB4371">
        <w:rPr>
          <w:szCs w:val="28"/>
        </w:rPr>
        <w:t>3.13) получим:</w:t>
      </w:r>
    </w:p>
    <w:p w:rsidR="00AD7D3C" w:rsidRPr="00F264A2" w:rsidRDefault="00AD7D3C" w:rsidP="00AD7D3C">
      <w:pPr>
        <w:pStyle w:val="16"/>
      </w:pPr>
      <w:r w:rsidRPr="0073375B">
        <w:tab/>
      </w:r>
      <w:r w:rsidRPr="0073375B">
        <w:rPr>
          <w:position w:val="-30"/>
        </w:rPr>
        <w:object w:dxaOrig="1480" w:dyaOrig="800" w14:anchorId="6744D5A8">
          <v:shape id="_x0000_i1427" type="#_x0000_t75" style="width:73.5pt;height:40.5pt" o:ole="" fillcolor="window">
            <v:imagedata r:id="rId848" o:title=""/>
          </v:shape>
          <o:OLEObject Type="Embed" ProgID="Equation.DSMT4" ShapeID="_x0000_i1427" DrawAspect="Content" ObjectID="_1824384964" r:id="rId849"/>
        </w:object>
      </w:r>
      <w:r w:rsidRPr="0073375B">
        <w:t>.</w:t>
      </w:r>
      <w:r w:rsidRPr="0073375B">
        <w:tab/>
      </w:r>
      <w:r w:rsidRPr="00F264A2">
        <w:t>(3.18)</w:t>
      </w:r>
    </w:p>
    <w:p w:rsidR="00AD7D3C" w:rsidRPr="00AB4371" w:rsidRDefault="00AD7D3C" w:rsidP="00AD7D3C">
      <w:pPr>
        <w:rPr>
          <w:szCs w:val="28"/>
        </w:rPr>
      </w:pPr>
      <w:r w:rsidRPr="0073375B">
        <w:rPr>
          <w:szCs w:val="28"/>
        </w:rPr>
        <w:t xml:space="preserve">Если волна плоская </w:t>
      </w:r>
      <w:r w:rsidRPr="00B625D5">
        <w:rPr>
          <w:szCs w:val="28"/>
        </w:rPr>
        <w:t xml:space="preserve">(источник </w:t>
      </w:r>
      <w:r>
        <w:rPr>
          <w:szCs w:val="28"/>
        </w:rPr>
        <w:t xml:space="preserve">света </w:t>
      </w:r>
      <w:r w:rsidRPr="00B625D5">
        <w:rPr>
          <w:szCs w:val="28"/>
        </w:rPr>
        <w:t>удален на бесконечнос</w:t>
      </w:r>
      <w:r>
        <w:rPr>
          <w:szCs w:val="28"/>
        </w:rPr>
        <w:t>т</w:t>
      </w:r>
      <w:r w:rsidRPr="00B625D5">
        <w:rPr>
          <w:szCs w:val="28"/>
        </w:rPr>
        <w:t>ь</w:t>
      </w:r>
      <w:r>
        <w:rPr>
          <w:szCs w:val="28"/>
        </w:rPr>
        <w:t>:</w:t>
      </w:r>
      <w:r w:rsidRPr="00C25D7D">
        <w:rPr>
          <w:position w:val="-6"/>
        </w:rPr>
        <w:object w:dxaOrig="820" w:dyaOrig="260" w14:anchorId="436C7534">
          <v:shape id="_x0000_i1428" type="#_x0000_t75" style="width:41.25pt;height:13.5pt" o:ole="">
            <v:imagedata r:id="rId850" o:title=""/>
          </v:shape>
          <o:OLEObject Type="Embed" ProgID="Equation.3" ShapeID="_x0000_i1428" DrawAspect="Content" ObjectID="_1824384965" r:id="rId851"/>
        </w:object>
      </w:r>
      <w:r>
        <w:t xml:space="preserve">), </w:t>
      </w:r>
      <w:r w:rsidRPr="0073375B">
        <w:rPr>
          <w:szCs w:val="28"/>
        </w:rPr>
        <w:t>то</w:t>
      </w:r>
      <w:r w:rsidR="00441C87">
        <w:rPr>
          <w:szCs w:val="28"/>
        </w:rPr>
        <w:t xml:space="preserve"> </w:t>
      </w:r>
      <w:r w:rsidRPr="00AB4371">
        <w:rPr>
          <w:szCs w:val="28"/>
        </w:rPr>
        <w:t xml:space="preserve">радиус </w:t>
      </w:r>
      <w:r w:rsidRPr="00AB4371">
        <w:rPr>
          <w:i/>
          <w:szCs w:val="28"/>
          <w:lang w:val="en-US"/>
        </w:rPr>
        <w:t>r</w:t>
      </w:r>
      <w:r w:rsidRPr="00AB4371">
        <w:rPr>
          <w:i/>
          <w:szCs w:val="28"/>
          <w:vertAlign w:val="subscript"/>
          <w:lang w:val="en-US"/>
        </w:rPr>
        <w:t>m</w:t>
      </w:r>
      <w:r w:rsidRPr="00AB4371">
        <w:rPr>
          <w:szCs w:val="28"/>
        </w:rPr>
        <w:t xml:space="preserve"> зоны Френеля с номером </w:t>
      </w:r>
      <w:r w:rsidRPr="00AB4371">
        <w:rPr>
          <w:i/>
          <w:szCs w:val="28"/>
        </w:rPr>
        <w:t>m</w:t>
      </w:r>
      <w:r>
        <w:rPr>
          <w:szCs w:val="28"/>
        </w:rPr>
        <w:t xml:space="preserve"> может быть выражен:</w:t>
      </w:r>
    </w:p>
    <w:p w:rsidR="00AD7D3C" w:rsidRPr="0073375B" w:rsidRDefault="00AD7D3C" w:rsidP="00AD7D3C">
      <w:pPr>
        <w:pStyle w:val="16"/>
        <w:rPr>
          <w:noProof/>
        </w:rPr>
      </w:pPr>
      <w:r w:rsidRPr="0073375B">
        <w:rPr>
          <w:noProof/>
        </w:rPr>
        <w:tab/>
      </w:r>
      <w:r w:rsidRPr="0073375B">
        <w:rPr>
          <w:noProof/>
          <w:position w:val="-64"/>
        </w:rPr>
        <w:object w:dxaOrig="2400" w:dyaOrig="1140" w14:anchorId="56F99E3D">
          <v:shape id="_x0000_i1429" type="#_x0000_t75" style="width:120pt;height:56.25pt" o:ole="" fillcolor="window">
            <v:imagedata r:id="rId852" o:title=""/>
          </v:shape>
          <o:OLEObject Type="Embed" ProgID="Equation.DSMT4" ShapeID="_x0000_i1429" DrawAspect="Content" ObjectID="_1824384966" r:id="rId853"/>
        </w:object>
      </w:r>
      <w:r w:rsidRPr="0073375B">
        <w:rPr>
          <w:noProof/>
        </w:rPr>
        <w:tab/>
      </w:r>
      <w:r w:rsidRPr="00F264A2">
        <w:t>(3.19)</w:t>
      </w:r>
    </w:p>
    <w:p w:rsidR="00AD7D3C" w:rsidRPr="0073375B" w:rsidRDefault="00AD7D3C" w:rsidP="00AD7D3C">
      <w:pPr>
        <w:rPr>
          <w:szCs w:val="28"/>
        </w:rPr>
      </w:pPr>
      <w:r w:rsidRPr="005817FA">
        <w:rPr>
          <w:szCs w:val="28"/>
        </w:rPr>
        <w:t xml:space="preserve">Расчеты показывают, что на полностью открытом волновом фронте укладывается огромное количество зон Френеля, причем площади всех зон примерно одинаковы. Однако, с увеличением номера зоны Френеля, уменьшается ее угловой размер (угол, под которым эта зона видна из точки наблюдения) и увеличивается расстояние от нее до точки наблюдения </w:t>
      </w:r>
      <w:r w:rsidRPr="005817FA">
        <w:rPr>
          <w:i/>
          <w:szCs w:val="28"/>
        </w:rPr>
        <w:t>P</w:t>
      </w:r>
      <w:r w:rsidRPr="005817FA">
        <w:rPr>
          <w:szCs w:val="28"/>
        </w:rPr>
        <w:t xml:space="preserve">. Все это приводит к тому, что с увеличением номера зоны амплитуда </w:t>
      </w:r>
      <w:r w:rsidRPr="005817FA">
        <w:rPr>
          <w:i/>
          <w:szCs w:val="28"/>
        </w:rPr>
        <w:t>А</w:t>
      </w:r>
      <w:r w:rsidRPr="005817FA">
        <w:rPr>
          <w:szCs w:val="28"/>
          <w:vertAlign w:val="subscript"/>
          <w:lang w:val="en-US"/>
        </w:rPr>
        <w:t>m</w:t>
      </w:r>
      <w:r w:rsidRPr="005817FA">
        <w:rPr>
          <w:szCs w:val="28"/>
        </w:rPr>
        <w:t xml:space="preserve"> колебания, возбуждаемого вторичной волной, приходящей от зоны Френеля с номером </w:t>
      </w:r>
      <w:r w:rsidRPr="005817FA">
        <w:rPr>
          <w:i/>
          <w:szCs w:val="28"/>
        </w:rPr>
        <w:t>m</w:t>
      </w:r>
      <w:r w:rsidRPr="005817FA">
        <w:rPr>
          <w:szCs w:val="28"/>
        </w:rPr>
        <w:t xml:space="preserve">, в точке </w:t>
      </w:r>
      <w:r w:rsidRPr="005817FA">
        <w:rPr>
          <w:i/>
          <w:szCs w:val="28"/>
          <w:lang w:val="en-US"/>
        </w:rPr>
        <w:t>P</w:t>
      </w:r>
      <w:r w:rsidRPr="005817FA">
        <w:rPr>
          <w:szCs w:val="28"/>
        </w:rPr>
        <w:t xml:space="preserve"> уменьшается. Таким образом,</w:t>
      </w:r>
      <w:r>
        <w:rPr>
          <w:szCs w:val="28"/>
        </w:rPr>
        <w:t xml:space="preserve"> для амплитуд</w:t>
      </w:r>
      <w:r w:rsidRPr="005817FA">
        <w:rPr>
          <w:szCs w:val="28"/>
        </w:rPr>
        <w:t xml:space="preserve"> колебаний, возбуждаемых в точке </w:t>
      </w:r>
      <w:r w:rsidRPr="005817FA">
        <w:rPr>
          <w:i/>
          <w:szCs w:val="28"/>
          <w:lang w:val="en-US"/>
        </w:rPr>
        <w:t>P</w:t>
      </w:r>
      <w:r w:rsidRPr="005817FA">
        <w:rPr>
          <w:szCs w:val="28"/>
        </w:rPr>
        <w:t xml:space="preserve"> наблюдения зонами Френеля,</w:t>
      </w:r>
      <w:r>
        <w:rPr>
          <w:szCs w:val="28"/>
        </w:rPr>
        <w:t xml:space="preserve"> справедливы неравенства</w:t>
      </w:r>
    </w:p>
    <w:p w:rsidR="00AD7D3C" w:rsidRPr="0073375B" w:rsidRDefault="00AD7D3C" w:rsidP="00AD7D3C">
      <w:pPr>
        <w:pStyle w:val="affc"/>
      </w:pPr>
      <w:r w:rsidRPr="0073375B">
        <w:rPr>
          <w:position w:val="-12"/>
          <w:lang w:val="en-US"/>
        </w:rPr>
        <w:object w:dxaOrig="4459" w:dyaOrig="380" w14:anchorId="35F9DAA5">
          <v:shape id="_x0000_i1430" type="#_x0000_t75" style="width:222.05pt;height:18.75pt" o:ole="" fillcolor="window">
            <v:imagedata r:id="rId854" o:title=""/>
          </v:shape>
          <o:OLEObject Type="Embed" ProgID="Equation.3" ShapeID="_x0000_i1430" DrawAspect="Content" ObjectID="_1824384967" r:id="rId855"/>
        </w:object>
      </w:r>
    </w:p>
    <w:p w:rsidR="00AD7D3C" w:rsidRPr="0073375B" w:rsidRDefault="00AD7D3C" w:rsidP="00AD7D3C">
      <w:pPr>
        <w:rPr>
          <w:szCs w:val="28"/>
        </w:rPr>
      </w:pPr>
      <w:r w:rsidRPr="005817FA">
        <w:rPr>
          <w:szCs w:val="28"/>
        </w:rPr>
        <w:t>Кроме того амплитуда световой волны</w:t>
      </w:r>
      <w:r w:rsidRPr="0073375B">
        <w:rPr>
          <w:szCs w:val="28"/>
        </w:rPr>
        <w:t xml:space="preserve">, приходящей в точку наблюдения от зоны с номером </w:t>
      </w:r>
      <w:r w:rsidRPr="0073375B">
        <w:rPr>
          <w:i/>
          <w:szCs w:val="28"/>
          <w:lang w:val="en-US"/>
        </w:rPr>
        <w:t>m</w:t>
      </w:r>
      <w:r>
        <w:rPr>
          <w:szCs w:val="28"/>
        </w:rPr>
        <w:t xml:space="preserve"> может быть выражена</w:t>
      </w:r>
      <w:r w:rsidRPr="0073375B">
        <w:rPr>
          <w:szCs w:val="28"/>
        </w:rPr>
        <w:t xml:space="preserve"> в виде </w:t>
      </w:r>
    </w:p>
    <w:p w:rsidR="00AD7D3C" w:rsidRPr="0073375B" w:rsidRDefault="00AD7D3C" w:rsidP="00AD7D3C">
      <w:pPr>
        <w:pStyle w:val="affc"/>
      </w:pPr>
      <w:r w:rsidRPr="0073375B">
        <w:rPr>
          <w:position w:val="-26"/>
        </w:rPr>
        <w:object w:dxaOrig="1900" w:dyaOrig="700" w14:anchorId="176D8945">
          <v:shape id="_x0000_i1431" type="#_x0000_t75" style="width:94.5pt;height:34.5pt" o:ole="" fillcolor="window">
            <v:imagedata r:id="rId856" o:title=""/>
          </v:shape>
          <o:OLEObject Type="Embed" ProgID="Equation.3" ShapeID="_x0000_i1431" DrawAspect="Content" ObjectID="_1824384968" r:id="rId857"/>
        </w:object>
      </w:r>
      <w:r w:rsidRPr="0073375B">
        <w:t>.</w:t>
      </w:r>
    </w:p>
    <w:p w:rsidR="00AD7D3C" w:rsidRPr="0073375B" w:rsidRDefault="00AD7D3C" w:rsidP="00AD7D3C">
      <w:pPr>
        <w:rPr>
          <w:szCs w:val="28"/>
        </w:rPr>
      </w:pPr>
      <w:r w:rsidRPr="00FB7664">
        <w:rPr>
          <w:szCs w:val="28"/>
        </w:rPr>
        <w:t xml:space="preserve">Учтем, что согласно построению зон Френеля, волны, приходящие в точку наблюдения </w:t>
      </w:r>
      <w:r w:rsidRPr="00FB7664">
        <w:rPr>
          <w:i/>
          <w:szCs w:val="28"/>
        </w:rPr>
        <w:t>P</w:t>
      </w:r>
      <w:r w:rsidRPr="00FB7664">
        <w:rPr>
          <w:szCs w:val="28"/>
        </w:rPr>
        <w:t xml:space="preserve"> от соседних зон, имеют оптическую разность хода </w:t>
      </w:r>
      <w:r w:rsidRPr="00FB7664">
        <w:rPr>
          <w:position w:val="-12"/>
          <w:szCs w:val="28"/>
        </w:rPr>
        <w:object w:dxaOrig="480" w:dyaOrig="380" w14:anchorId="6A3FD4B2">
          <v:shape id="_x0000_i1432" type="#_x0000_t75" style="width:24pt;height:18.75pt" o:ole="" fillcolor="window">
            <v:imagedata r:id="rId858" o:title=""/>
          </v:shape>
          <o:OLEObject Type="Embed" ProgID="Equation.3" ShapeID="_x0000_i1432" DrawAspect="Content" ObjectID="_1824384969" r:id="rId859"/>
        </w:object>
      </w:r>
      <w:r w:rsidRPr="00FB7664">
        <w:rPr>
          <w:szCs w:val="28"/>
        </w:rPr>
        <w:t xml:space="preserve"> (что соответствует разности фаз, равной π) и, в соответствии</w:t>
      </w:r>
      <w:r>
        <w:rPr>
          <w:szCs w:val="28"/>
        </w:rPr>
        <w:t xml:space="preserve"> с условием интерференционного минимума, ослабляют друг друга</w:t>
      </w:r>
      <w:r w:rsidRPr="00FB7664">
        <w:rPr>
          <w:szCs w:val="28"/>
        </w:rPr>
        <w:t>. Поэтому амплитуду результирующ</w:t>
      </w:r>
      <w:r>
        <w:rPr>
          <w:szCs w:val="28"/>
        </w:rPr>
        <w:t>ей</w:t>
      </w:r>
      <w:r w:rsidRPr="00FB7664">
        <w:rPr>
          <w:szCs w:val="28"/>
        </w:rPr>
        <w:t xml:space="preserve"> светов</w:t>
      </w:r>
      <w:r>
        <w:rPr>
          <w:szCs w:val="28"/>
        </w:rPr>
        <w:t>ой</w:t>
      </w:r>
      <w:r w:rsidR="00441C87">
        <w:rPr>
          <w:szCs w:val="28"/>
        </w:rPr>
        <w:t xml:space="preserve"> </w:t>
      </w:r>
      <w:r>
        <w:rPr>
          <w:szCs w:val="28"/>
        </w:rPr>
        <w:t>волны</w:t>
      </w:r>
      <w:r w:rsidRPr="00FB7664">
        <w:rPr>
          <w:szCs w:val="28"/>
        </w:rPr>
        <w:t xml:space="preserve"> в точке </w:t>
      </w:r>
      <w:r w:rsidRPr="00FB7664">
        <w:rPr>
          <w:i/>
          <w:szCs w:val="28"/>
          <w:lang w:val="en-US"/>
        </w:rPr>
        <w:t>P</w:t>
      </w:r>
      <w:r w:rsidRPr="00FB7664">
        <w:rPr>
          <w:szCs w:val="28"/>
        </w:rPr>
        <w:t xml:space="preserve"> можно найти в виде:</w:t>
      </w:r>
    </w:p>
    <w:p w:rsidR="00AD7D3C" w:rsidRPr="0073375B" w:rsidRDefault="00AD7D3C" w:rsidP="00AD7D3C">
      <w:pPr>
        <w:pStyle w:val="affc"/>
      </w:pPr>
      <w:r w:rsidRPr="0073375B">
        <w:rPr>
          <w:position w:val="-12"/>
        </w:rPr>
        <w:object w:dxaOrig="2980" w:dyaOrig="380" w14:anchorId="3D3DE811">
          <v:shape id="_x0000_i1433" type="#_x0000_t75" style="width:148.55pt;height:18.75pt" o:ole="" fillcolor="window">
            <v:imagedata r:id="rId860" o:title=""/>
          </v:shape>
          <o:OLEObject Type="Embed" ProgID="Equation.3" ShapeID="_x0000_i1433" DrawAspect="Content" ObjectID="_1824384970" r:id="rId861"/>
        </w:object>
      </w:r>
      <w:r w:rsidRPr="0073375B">
        <w:t>, или</w:t>
      </w:r>
    </w:p>
    <w:p w:rsidR="00AD7D3C" w:rsidRPr="0073375B" w:rsidRDefault="00A46D1E" w:rsidP="00AD7D3C">
      <w:pPr>
        <w:pStyle w:val="affc"/>
      </w:pPr>
      <w:r w:rsidRPr="0073375B">
        <w:rPr>
          <w:position w:val="-32"/>
        </w:rPr>
        <w:object w:dxaOrig="6979" w:dyaOrig="780" w14:anchorId="690BCC81">
          <v:shape id="_x0000_i1434" type="#_x0000_t75" style="width:349.65pt;height:38.25pt" o:ole="" fillcolor="window">
            <v:imagedata r:id="rId862" o:title=""/>
          </v:shape>
          <o:OLEObject Type="Embed" ProgID="Equation.3" ShapeID="_x0000_i1434" DrawAspect="Content" ObjectID="_1824384971" r:id="rId863"/>
        </w:object>
      </w:r>
    </w:p>
    <w:p w:rsidR="00AD7D3C" w:rsidRPr="00FB7664" w:rsidRDefault="00AD7D3C" w:rsidP="00AD7D3C">
      <w:pPr>
        <w:rPr>
          <w:szCs w:val="28"/>
        </w:rPr>
      </w:pPr>
      <w:r>
        <w:rPr>
          <w:szCs w:val="28"/>
        </w:rPr>
        <w:t xml:space="preserve">При полностью открытом волновом фронте </w:t>
      </w:r>
      <w:r w:rsidRPr="0073375B">
        <w:rPr>
          <w:position w:val="-6"/>
          <w:szCs w:val="28"/>
        </w:rPr>
        <w:object w:dxaOrig="900" w:dyaOrig="300" w14:anchorId="4BC6F51B">
          <v:shape id="_x0000_i1435" type="#_x0000_t75" style="width:45.75pt;height:15.75pt" o:ole="">
            <v:imagedata r:id="rId864" o:title=""/>
          </v:shape>
          <o:OLEObject Type="Embed" ProgID="Equation.3" ShapeID="_x0000_i1435" DrawAspect="Content" ObjectID="_1824384972" r:id="rId865"/>
        </w:object>
      </w:r>
      <w:r w:rsidRPr="0073375B">
        <w:rPr>
          <w:szCs w:val="28"/>
        </w:rPr>
        <w:t xml:space="preserve">, </w:t>
      </w:r>
      <w:r>
        <w:rPr>
          <w:szCs w:val="28"/>
        </w:rPr>
        <w:t xml:space="preserve">поэтому </w:t>
      </w:r>
      <w:r w:rsidRPr="00FB7664">
        <w:rPr>
          <w:szCs w:val="28"/>
        </w:rPr>
        <w:t xml:space="preserve">вклад зоны Френеля с номером </w:t>
      </w:r>
      <w:r w:rsidRPr="00FB7664">
        <w:rPr>
          <w:i/>
          <w:szCs w:val="28"/>
          <w:lang w:val="en-US"/>
        </w:rPr>
        <w:t>N</w:t>
      </w:r>
      <w:r w:rsidRPr="00FB7664">
        <w:rPr>
          <w:szCs w:val="28"/>
        </w:rPr>
        <w:t xml:space="preserve"> пренебре</w:t>
      </w:r>
      <w:r>
        <w:rPr>
          <w:szCs w:val="28"/>
        </w:rPr>
        <w:t>жимо мал</w:t>
      </w:r>
      <w:r w:rsidRPr="00FB7664">
        <w:rPr>
          <w:szCs w:val="28"/>
        </w:rPr>
        <w:t xml:space="preserve"> по сравнению с вкладом от первой зоны Френеля (</w:t>
      </w:r>
      <w:r w:rsidRPr="00FB7664">
        <w:rPr>
          <w:position w:val="-12"/>
          <w:szCs w:val="28"/>
        </w:rPr>
        <w:object w:dxaOrig="1080" w:dyaOrig="380" w14:anchorId="39DEBE60">
          <v:shape id="_x0000_i1436" type="#_x0000_t75" style="width:54pt;height:18.75pt" o:ole="">
            <v:imagedata r:id="rId866" o:title=""/>
          </v:shape>
          <o:OLEObject Type="Embed" ProgID="Equation.3" ShapeID="_x0000_i1436" DrawAspect="Content" ObjectID="_1824384973" r:id="rId867"/>
        </w:object>
      </w:r>
      <w:r w:rsidRPr="00FB7664">
        <w:rPr>
          <w:szCs w:val="28"/>
        </w:rPr>
        <w:t>).</w:t>
      </w:r>
    </w:p>
    <w:p w:rsidR="00AD7D3C" w:rsidRPr="0073375B" w:rsidRDefault="00AD7D3C" w:rsidP="00AD7D3C">
      <w:pPr>
        <w:rPr>
          <w:szCs w:val="28"/>
        </w:rPr>
      </w:pPr>
      <w:r w:rsidRPr="00FB7664">
        <w:rPr>
          <w:szCs w:val="28"/>
        </w:rPr>
        <w:t xml:space="preserve">Таким образом, при полностью открытом волновом фронте, амплитуда световой волны в точке </w:t>
      </w:r>
      <w:r w:rsidRPr="00FB7664">
        <w:rPr>
          <w:i/>
          <w:szCs w:val="28"/>
          <w:lang w:val="en-US"/>
        </w:rPr>
        <w:t>P</w:t>
      </w:r>
      <w:r w:rsidRPr="00FB7664">
        <w:rPr>
          <w:szCs w:val="28"/>
        </w:rPr>
        <w:t xml:space="preserve"> равна половине амплитуды, создаваемой только лишь одной первой</w:t>
      </w:r>
      <w:r>
        <w:rPr>
          <w:szCs w:val="28"/>
        </w:rPr>
        <w:t xml:space="preserve"> (центральной)</w:t>
      </w:r>
      <w:r w:rsidR="00662053">
        <w:rPr>
          <w:szCs w:val="28"/>
        </w:rPr>
        <w:t xml:space="preserve"> </w:t>
      </w:r>
      <w:r>
        <w:rPr>
          <w:szCs w:val="28"/>
        </w:rPr>
        <w:t>зоной Френеля</w:t>
      </w:r>
    </w:p>
    <w:p w:rsidR="00AD7D3C" w:rsidRPr="00ED3CDF" w:rsidRDefault="00AD7D3C" w:rsidP="00A46D1E">
      <w:pPr>
        <w:pStyle w:val="affc"/>
      </w:pPr>
      <w:r w:rsidRPr="0073375B">
        <w:tab/>
      </w:r>
      <w:r w:rsidR="00A46D1E" w:rsidRPr="00A46D1E">
        <w:rPr>
          <w:position w:val="-26"/>
          <w:lang w:val="en-US"/>
        </w:rPr>
        <w:object w:dxaOrig="840" w:dyaOrig="700" w14:anchorId="149CF9D5">
          <v:shape id="_x0000_i1437" type="#_x0000_t75" style="width:42pt;height:34.5pt" o:ole="" fillcolor="window">
            <v:imagedata r:id="rId868" o:title=""/>
          </v:shape>
          <o:OLEObject Type="Embed" ProgID="Equation.3" ShapeID="_x0000_i1437" DrawAspect="Content" ObjectID="_1824384974" r:id="rId869"/>
        </w:object>
      </w:r>
      <w:r>
        <w:t>.</w:t>
      </w:r>
      <w:r w:rsidRPr="0073375B">
        <w:tab/>
      </w:r>
      <w:r w:rsidRPr="00ED3CDF">
        <w:t>(3.</w:t>
      </w:r>
      <w:r w:rsidRPr="00F264A2">
        <w:t>20</w:t>
      </w:r>
      <w:r w:rsidRPr="00ED3CDF">
        <w:t>)</w:t>
      </w:r>
    </w:p>
    <w:p w:rsidR="00AD7D3C" w:rsidRPr="0073375B" w:rsidRDefault="00AD7D3C" w:rsidP="00AD7D3C">
      <w:pPr>
        <w:rPr>
          <w:szCs w:val="28"/>
        </w:rPr>
      </w:pPr>
      <w:r w:rsidRPr="002F3156">
        <w:rPr>
          <w:szCs w:val="28"/>
        </w:rPr>
        <w:t xml:space="preserve">Если на пути световой волны </w:t>
      </w:r>
      <w:r>
        <w:rPr>
          <w:szCs w:val="28"/>
        </w:rPr>
        <w:t>поместить</w:t>
      </w:r>
      <w:r w:rsidRPr="002F3156">
        <w:rPr>
          <w:szCs w:val="28"/>
        </w:rPr>
        <w:t xml:space="preserve"> непрозрачный экран с отверстием, открывающ</w:t>
      </w:r>
      <w:r>
        <w:rPr>
          <w:szCs w:val="28"/>
        </w:rPr>
        <w:t>им</w:t>
      </w:r>
      <w:r w:rsidRPr="002F3156">
        <w:rPr>
          <w:szCs w:val="28"/>
        </w:rPr>
        <w:t xml:space="preserve"> только одну </w:t>
      </w:r>
      <w:r>
        <w:rPr>
          <w:szCs w:val="28"/>
        </w:rPr>
        <w:t>первую</w:t>
      </w:r>
      <w:r w:rsidRPr="002F3156">
        <w:rPr>
          <w:szCs w:val="28"/>
        </w:rPr>
        <w:t xml:space="preserve"> зону Френеля, то амплитуда световых колебаний в точке </w:t>
      </w:r>
      <w:r w:rsidRPr="002F3156">
        <w:rPr>
          <w:i/>
          <w:szCs w:val="28"/>
          <w:lang w:val="en-US"/>
        </w:rPr>
        <w:t>P</w:t>
      </w:r>
      <w:r w:rsidRPr="002F3156">
        <w:rPr>
          <w:szCs w:val="28"/>
        </w:rPr>
        <w:t xml:space="preserve"> будет равна </w:t>
      </w:r>
      <w:r w:rsidRPr="002F3156">
        <w:rPr>
          <w:i/>
          <w:szCs w:val="28"/>
          <w:lang w:val="en-US"/>
        </w:rPr>
        <w:t>A</w:t>
      </w:r>
      <w:r w:rsidRPr="002F3156">
        <w:rPr>
          <w:szCs w:val="28"/>
          <w:vertAlign w:val="subscript"/>
        </w:rPr>
        <w:t>1</w:t>
      </w:r>
      <w:r w:rsidRPr="002F3156">
        <w:rPr>
          <w:szCs w:val="28"/>
        </w:rPr>
        <w:t xml:space="preserve">, </w:t>
      </w:r>
      <w:r w:rsidR="00B522C7">
        <w:rPr>
          <w:szCs w:val="28"/>
        </w:rPr>
        <w:t>т. е.</w:t>
      </w:r>
      <w:r w:rsidRPr="002F3156">
        <w:rPr>
          <w:szCs w:val="28"/>
        </w:rPr>
        <w:t xml:space="preserve"> в два раза больше, а интенсивность света (</w:t>
      </w:r>
      <w:r w:rsidRPr="002F3156">
        <w:rPr>
          <w:position w:val="-4"/>
          <w:szCs w:val="28"/>
          <w:lang w:val="en-US"/>
        </w:rPr>
        <w:object w:dxaOrig="780" w:dyaOrig="340" w14:anchorId="11E93EC4">
          <v:shape id="_x0000_i1438" type="#_x0000_t75" style="width:38.25pt;height:18pt" o:ole="" fillcolor="window">
            <v:imagedata r:id="rId870" o:title=""/>
          </v:shape>
          <o:OLEObject Type="Embed" ProgID="Equation.3" ShapeID="_x0000_i1438" DrawAspect="Content" ObjectID="_1824384975" r:id="rId871"/>
        </w:object>
      </w:r>
      <w:r w:rsidRPr="002F3156">
        <w:rPr>
          <w:szCs w:val="28"/>
        </w:rPr>
        <w:t>) – в четыре раза больше, чем при отсутствии экрана.</w:t>
      </w:r>
    </w:p>
    <w:p w:rsidR="00AD7D3C" w:rsidRPr="00130C44" w:rsidRDefault="00AD7D3C" w:rsidP="00AD7D3C">
      <w:pPr>
        <w:pStyle w:val="3"/>
      </w:pPr>
      <w:bookmarkStart w:id="283" w:name="_Toc461574341"/>
      <w:bookmarkStart w:id="284" w:name="_Toc485459405"/>
      <w:bookmarkStart w:id="285" w:name="_Toc485534354"/>
      <w:bookmarkStart w:id="286" w:name="_Toc474305116"/>
      <w:bookmarkStart w:id="287" w:name="_Toc474396448"/>
      <w:bookmarkStart w:id="288" w:name="_Toc475158023"/>
      <w:bookmarkStart w:id="289" w:name="_Toc475158727"/>
      <w:bookmarkStart w:id="290" w:name="_Toc475159327"/>
      <w:bookmarkStart w:id="291" w:name="_Toc475159822"/>
      <w:bookmarkStart w:id="292" w:name="_Toc475159890"/>
      <w:bookmarkStart w:id="293" w:name="_Toc477413811"/>
      <w:bookmarkStart w:id="294" w:name="_Toc477942279"/>
      <w:bookmarkStart w:id="295" w:name="_Toc267317371"/>
      <w:bookmarkStart w:id="296" w:name="_Toc267317531"/>
      <w:r w:rsidRPr="00A20A3F">
        <w:t>3.</w:t>
      </w:r>
      <w:r>
        <w:t>3</w:t>
      </w:r>
      <w:r w:rsidRPr="00A20A3F">
        <w:t>.</w:t>
      </w:r>
      <w:r>
        <w:t>2</w:t>
      </w:r>
      <w:r w:rsidRPr="00A20A3F">
        <w:t xml:space="preserve">. </w:t>
      </w:r>
      <w:r w:rsidRPr="0073375B">
        <w:t>Дифракция Френеля на диске</w:t>
      </w:r>
      <w:r>
        <w:t>.</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rsidR="00AD7D3C" w:rsidRPr="0073375B" w:rsidRDefault="00AD7D3C" w:rsidP="00AD7D3C">
      <w:pPr>
        <w:rPr>
          <w:szCs w:val="28"/>
        </w:rPr>
      </w:pPr>
      <w:r w:rsidRPr="002946C4">
        <w:rPr>
          <w:szCs w:val="28"/>
        </w:rPr>
        <w:t xml:space="preserve">Пусть на пути сферической </w:t>
      </w:r>
      <w:r w:rsidRPr="002946C4">
        <w:rPr>
          <w:i/>
          <w:szCs w:val="28"/>
        </w:rPr>
        <w:t>волны</w:t>
      </w:r>
      <w:r w:rsidRPr="002946C4">
        <w:rPr>
          <w:szCs w:val="28"/>
        </w:rPr>
        <w:t xml:space="preserve">, распространяющейся от точечного источника света </w:t>
      </w:r>
      <w:r w:rsidRPr="002946C4">
        <w:rPr>
          <w:i/>
          <w:szCs w:val="28"/>
          <w:lang w:val="en-US"/>
        </w:rPr>
        <w:t>S</w:t>
      </w:r>
      <w:r w:rsidRPr="002946C4">
        <w:rPr>
          <w:szCs w:val="28"/>
        </w:rPr>
        <w:t>, расположена преграда в виде</w:t>
      </w:r>
      <w:r w:rsidRPr="002946C4">
        <w:rPr>
          <w:i/>
          <w:szCs w:val="28"/>
        </w:rPr>
        <w:t xml:space="preserve"> диска</w:t>
      </w:r>
      <w:r w:rsidRPr="002946C4">
        <w:rPr>
          <w:szCs w:val="28"/>
        </w:rPr>
        <w:t xml:space="preserve">, перекрывающая </w:t>
      </w:r>
      <w:r w:rsidRPr="002946C4">
        <w:rPr>
          <w:i/>
          <w:szCs w:val="28"/>
          <w:lang w:val="en-US"/>
        </w:rPr>
        <w:t>m</w:t>
      </w:r>
      <w:r w:rsidR="00A46D1E">
        <w:rPr>
          <w:szCs w:val="28"/>
        </w:rPr>
        <w:t xml:space="preserve"> зон Френеля (рис. </w:t>
      </w:r>
      <w:r w:rsidRPr="002946C4">
        <w:rPr>
          <w:szCs w:val="28"/>
        </w:rPr>
        <w:t>3.14,</w:t>
      </w:r>
      <w:r w:rsidR="00A46D1E">
        <w:rPr>
          <w:szCs w:val="28"/>
        </w:rPr>
        <w:t> </w:t>
      </w:r>
      <w:r w:rsidR="00435F66" w:rsidRPr="00533674">
        <w:rPr>
          <w:i/>
          <w:szCs w:val="28"/>
        </w:rPr>
        <w:t>а</w:t>
      </w:r>
      <w:r w:rsidRPr="002946C4">
        <w:rPr>
          <w:szCs w:val="28"/>
        </w:rPr>
        <w:t xml:space="preserve">). Тогда амплитуда результирующей световой волны в точке </w:t>
      </w:r>
      <w:r w:rsidRPr="002946C4">
        <w:rPr>
          <w:i/>
          <w:szCs w:val="28"/>
          <w:lang w:val="en-US"/>
        </w:rPr>
        <w:t>P</w:t>
      </w:r>
      <w:r w:rsidRPr="002946C4">
        <w:rPr>
          <w:szCs w:val="28"/>
        </w:rPr>
        <w:t xml:space="preserve"> равна</w:t>
      </w:r>
    </w:p>
    <w:p w:rsidR="00AD7D3C" w:rsidRPr="0073375B" w:rsidRDefault="00AD7D3C" w:rsidP="00AD7D3C">
      <w:pPr>
        <w:pStyle w:val="affc"/>
        <w:jc w:val="both"/>
      </w:pPr>
      <w:r>
        <w:tab/>
      </w:r>
      <w:r w:rsidRPr="0073375B">
        <w:rPr>
          <w:position w:val="-12"/>
        </w:rPr>
        <w:object w:dxaOrig="3100" w:dyaOrig="380" w14:anchorId="43099093">
          <v:shape id="_x0000_i1439" type="#_x0000_t75" style="width:155.3pt;height:18.75pt" o:ole="" fillcolor="window">
            <v:imagedata r:id="rId872" o:title=""/>
          </v:shape>
          <o:OLEObject Type="Embed" ProgID="Equation.3" ShapeID="_x0000_i1439" DrawAspect="Content" ObjectID="_1824384976" r:id="rId873"/>
        </w:object>
      </w:r>
      <w:r w:rsidRPr="0073375B">
        <w:rPr>
          <w:position w:val="-32"/>
        </w:rPr>
        <w:object w:dxaOrig="4800" w:dyaOrig="780" w14:anchorId="178741FC">
          <v:shape id="_x0000_i1440" type="#_x0000_t75" style="width:240pt;height:38.25pt" o:ole="">
            <v:imagedata r:id="rId874" o:title=""/>
          </v:shape>
          <o:OLEObject Type="Embed" ProgID="Equation.3" ShapeID="_x0000_i1440" DrawAspect="Content" ObjectID="_1824384977" r:id="rId875"/>
        </w:object>
      </w:r>
      <w:r w:rsidRPr="0073375B">
        <w:t>,</w:t>
      </w:r>
    </w:p>
    <w:p w:rsidR="00AD7D3C" w:rsidRDefault="00AD7D3C" w:rsidP="00AD7D3C">
      <w:pPr>
        <w:rPr>
          <w:szCs w:val="28"/>
        </w:rPr>
      </w:pPr>
      <w:r w:rsidRPr="0073375B">
        <w:rPr>
          <w:szCs w:val="28"/>
        </w:rPr>
        <w:t xml:space="preserve">следовательно, в точке </w:t>
      </w:r>
      <w:r w:rsidRPr="00130C44">
        <w:rPr>
          <w:i/>
          <w:szCs w:val="28"/>
          <w:lang w:val="en-US"/>
        </w:rPr>
        <w:t>P</w:t>
      </w:r>
      <w:r w:rsidRPr="0073375B">
        <w:rPr>
          <w:szCs w:val="28"/>
        </w:rPr>
        <w:t xml:space="preserve"> всегда наблюдается </w:t>
      </w:r>
      <w:r w:rsidRPr="00D94E6C">
        <w:rPr>
          <w:i/>
          <w:szCs w:val="28"/>
        </w:rPr>
        <w:t>светлое пятно</w:t>
      </w:r>
      <w:r w:rsidR="006F70E9" w:rsidRPr="006F70E9">
        <w:rPr>
          <w:i/>
          <w:szCs w:val="28"/>
        </w:rPr>
        <w:t xml:space="preserve"> </w:t>
      </w:r>
      <w:r w:rsidRPr="00D94E6C">
        <w:rPr>
          <w:szCs w:val="28"/>
        </w:rPr>
        <w:t xml:space="preserve">– </w:t>
      </w:r>
      <w:r w:rsidRPr="0073375B">
        <w:rPr>
          <w:szCs w:val="28"/>
        </w:rPr>
        <w:t xml:space="preserve">интерференционный максимум, </w:t>
      </w:r>
      <w:r w:rsidRPr="002946C4">
        <w:rPr>
          <w:szCs w:val="28"/>
        </w:rPr>
        <w:t xml:space="preserve">соответствующий половине действия первой открытой зоны Френеля (зоны с номером </w:t>
      </w:r>
      <w:r w:rsidRPr="002946C4">
        <w:rPr>
          <w:i/>
          <w:szCs w:val="28"/>
        </w:rPr>
        <w:t>m</w:t>
      </w:r>
      <w:r w:rsidRPr="002946C4">
        <w:rPr>
          <w:szCs w:val="28"/>
        </w:rPr>
        <w:t>+1).</w:t>
      </w:r>
    </w:p>
    <w:p w:rsidR="00C05312" w:rsidRDefault="00C05312" w:rsidP="00533674">
      <w:pPr>
        <w:pStyle w:val="af8"/>
      </w:pPr>
      <w:r>
        <w:rPr>
          <w:noProof/>
        </w:rPr>
        <w:drawing>
          <wp:inline distT="0" distB="0" distL="0" distR="0" wp14:anchorId="59773C5B" wp14:editId="4E535DCD">
            <wp:extent cx="3876675" cy="213156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pic:cNvPicPr>
                      <a:picLocks noChangeAspect="1" noChangeArrowheads="1"/>
                    </pic:cNvPicPr>
                  </pic:nvPicPr>
                  <pic:blipFill>
                    <a:blip r:embed="rId876" cstate="print">
                      <a:extLst>
                        <a:ext uri="{28A0092B-C50C-407E-A947-70E740481C1C}">
                          <a14:useLocalDpi xmlns:a14="http://schemas.microsoft.com/office/drawing/2010/main" val="0"/>
                        </a:ext>
                      </a:extLst>
                    </a:blip>
                    <a:srcRect/>
                    <a:stretch>
                      <a:fillRect/>
                    </a:stretch>
                  </pic:blipFill>
                  <pic:spPr bwMode="auto">
                    <a:xfrm>
                      <a:off x="0" y="0"/>
                      <a:ext cx="3878710" cy="2132687"/>
                    </a:xfrm>
                    <a:prstGeom prst="rect">
                      <a:avLst/>
                    </a:prstGeom>
                    <a:noFill/>
                    <a:ln>
                      <a:noFill/>
                    </a:ln>
                  </pic:spPr>
                </pic:pic>
              </a:graphicData>
            </a:graphic>
          </wp:inline>
        </w:drawing>
      </w:r>
    </w:p>
    <w:p w:rsidR="00AD7D3C" w:rsidRPr="00130C44" w:rsidRDefault="00A46D1E" w:rsidP="00A46D1E">
      <w:pPr>
        <w:pStyle w:val="af4"/>
      </w:pPr>
      <w:r>
        <w:t>Рис. </w:t>
      </w:r>
      <w:r w:rsidR="00AD7D3C" w:rsidRPr="00130C44">
        <w:t>3.1</w:t>
      </w:r>
      <w:r w:rsidR="00AD7D3C">
        <w:t>4</w:t>
      </w:r>
    </w:p>
    <w:p w:rsidR="00AD7D3C" w:rsidRDefault="00AD7D3C" w:rsidP="00AD7D3C">
      <w:pPr>
        <w:rPr>
          <w:szCs w:val="28"/>
        </w:rPr>
      </w:pPr>
      <w:r w:rsidRPr="002946C4">
        <w:rPr>
          <w:szCs w:val="28"/>
        </w:rPr>
        <w:t xml:space="preserve">Наблюдаемый на экране центральный максимум, окружен концентрическими темными и светлыми кольцами, возникающими на границе геометрической тени. Распределение интенсивности </w:t>
      </w:r>
      <w:r w:rsidRPr="002946C4">
        <w:rPr>
          <w:i/>
          <w:szCs w:val="28"/>
        </w:rPr>
        <w:t>I</w:t>
      </w:r>
      <w:r w:rsidRPr="002946C4">
        <w:rPr>
          <w:szCs w:val="28"/>
        </w:rPr>
        <w:t xml:space="preserve"> света на экране в</w:t>
      </w:r>
      <w:r w:rsidR="00A46D1E">
        <w:rPr>
          <w:szCs w:val="28"/>
        </w:rPr>
        <w:t xml:space="preserve"> этом случае изображено на рис. </w:t>
      </w:r>
      <w:r w:rsidRPr="002946C4">
        <w:rPr>
          <w:szCs w:val="28"/>
        </w:rPr>
        <w:t>3.14,</w:t>
      </w:r>
      <w:r w:rsidR="00A46D1E">
        <w:rPr>
          <w:szCs w:val="28"/>
        </w:rPr>
        <w:t> </w:t>
      </w:r>
      <w:r w:rsidR="00435F66" w:rsidRPr="00533674">
        <w:rPr>
          <w:i/>
          <w:szCs w:val="28"/>
        </w:rPr>
        <w:t>б</w:t>
      </w:r>
      <w:r w:rsidRPr="002946C4">
        <w:rPr>
          <w:szCs w:val="28"/>
        </w:rPr>
        <w:t>. В случае, если преграда перекрывает много зон Френеля (</w:t>
      </w:r>
      <w:r w:rsidRPr="002946C4">
        <w:rPr>
          <w:i/>
          <w:szCs w:val="28"/>
        </w:rPr>
        <w:t>m</w:t>
      </w:r>
      <w:r w:rsidRPr="002946C4">
        <w:rPr>
          <w:szCs w:val="28"/>
        </w:rPr>
        <w:t xml:space="preserve"> – велико), </w:t>
      </w:r>
      <w:r w:rsidRPr="002946C4">
        <w:rPr>
          <w:position w:val="-26"/>
          <w:szCs w:val="28"/>
        </w:rPr>
        <w:object w:dxaOrig="1160" w:dyaOrig="720" w14:anchorId="46C19343">
          <v:shape id="_x0000_i1441" type="#_x0000_t75" style="width:57.75pt;height:36pt" o:ole="" fillcolor="window">
            <v:imagedata r:id="rId877" o:title=""/>
          </v:shape>
          <o:OLEObject Type="Embed" ProgID="Equation.3" ShapeID="_x0000_i1441" DrawAspect="Content" ObjectID="_1824384978" r:id="rId878"/>
        </w:object>
      </w:r>
      <w:r w:rsidRPr="002946C4">
        <w:rPr>
          <w:szCs w:val="28"/>
        </w:rPr>
        <w:t xml:space="preserve"> и </w:t>
      </w:r>
      <w:r w:rsidRPr="002946C4">
        <w:rPr>
          <w:position w:val="-6"/>
          <w:szCs w:val="28"/>
        </w:rPr>
        <w:object w:dxaOrig="580" w:dyaOrig="240" w14:anchorId="42B5CA5B">
          <v:shape id="_x0000_i1442" type="#_x0000_t75" style="width:38.25pt;height:16.5pt" o:ole="" fillcolor="window">
            <v:imagedata r:id="rId879" o:title=""/>
          </v:shape>
          <o:OLEObject Type="Embed" ProgID="Equation.3" ShapeID="_x0000_i1442" DrawAspect="Content" ObjectID="_1824384979" r:id="rId880"/>
        </w:object>
      </w:r>
      <w:r w:rsidRPr="002946C4">
        <w:rPr>
          <w:szCs w:val="28"/>
        </w:rPr>
        <w:t xml:space="preserve">. Если диск закрывает лишь часть центральной (первой) зоны Френеля, то интенсивность света </w:t>
      </w:r>
      <w:r w:rsidRPr="002946C4">
        <w:rPr>
          <w:i/>
          <w:szCs w:val="28"/>
          <w:lang w:val="en-US"/>
        </w:rPr>
        <w:t>I</w:t>
      </w:r>
      <w:r w:rsidRPr="002946C4">
        <w:rPr>
          <w:szCs w:val="28"/>
        </w:rPr>
        <w:t xml:space="preserve"> на экране остается практически одинаковой во всех точках.</w:t>
      </w:r>
    </w:p>
    <w:p w:rsidR="00AD7D3C" w:rsidRPr="007878F8" w:rsidRDefault="00AD7D3C" w:rsidP="006F70E9">
      <w:pPr>
        <w:spacing w:before="120"/>
        <w:rPr>
          <w:b/>
          <w:i/>
          <w:szCs w:val="28"/>
        </w:rPr>
      </w:pPr>
      <w:r w:rsidRPr="007878F8">
        <w:rPr>
          <w:b/>
          <w:i/>
          <w:szCs w:val="28"/>
        </w:rPr>
        <w:t>3.3.3. Дифракция Френеля на круглом отверстии</w:t>
      </w:r>
    </w:p>
    <w:p w:rsidR="00AD7D3C" w:rsidRPr="007878F8" w:rsidRDefault="00AD7D3C" w:rsidP="00AD7D3C">
      <w:pPr>
        <w:rPr>
          <w:szCs w:val="28"/>
        </w:rPr>
      </w:pPr>
      <w:r w:rsidRPr="007878F8">
        <w:rPr>
          <w:szCs w:val="28"/>
        </w:rPr>
        <w:t xml:space="preserve">Пусть на пути сферической </w:t>
      </w:r>
      <w:r w:rsidRPr="007878F8">
        <w:rPr>
          <w:i/>
          <w:szCs w:val="28"/>
        </w:rPr>
        <w:t>волны</w:t>
      </w:r>
      <w:r w:rsidRPr="007878F8">
        <w:rPr>
          <w:szCs w:val="28"/>
        </w:rPr>
        <w:t xml:space="preserve">, распространяющейся от точечного источника света </w:t>
      </w:r>
      <w:r w:rsidRPr="007878F8">
        <w:rPr>
          <w:i/>
          <w:szCs w:val="28"/>
          <w:lang w:val="en-US"/>
        </w:rPr>
        <w:t>S</w:t>
      </w:r>
      <w:r w:rsidRPr="007878F8">
        <w:rPr>
          <w:szCs w:val="28"/>
        </w:rPr>
        <w:t xml:space="preserve">, расположен экран </w:t>
      </w:r>
      <w:r w:rsidRPr="007878F8">
        <w:rPr>
          <w:i/>
          <w:szCs w:val="28"/>
        </w:rPr>
        <w:t>с круглым отверстием</w:t>
      </w:r>
      <w:r w:rsidRPr="007878F8">
        <w:rPr>
          <w:szCs w:val="28"/>
        </w:rPr>
        <w:t>, открывающим небольш</w:t>
      </w:r>
      <w:r w:rsidR="00A46D1E">
        <w:rPr>
          <w:szCs w:val="28"/>
        </w:rPr>
        <w:t>ое количество зон Френеля (рис. </w:t>
      </w:r>
      <w:r w:rsidRPr="007878F8">
        <w:rPr>
          <w:szCs w:val="28"/>
        </w:rPr>
        <w:t>3.15,</w:t>
      </w:r>
      <w:r w:rsidR="00A46D1E">
        <w:rPr>
          <w:szCs w:val="28"/>
        </w:rPr>
        <w:t> </w:t>
      </w:r>
      <w:r w:rsidR="00435F66" w:rsidRPr="00533674">
        <w:rPr>
          <w:i/>
          <w:szCs w:val="28"/>
        </w:rPr>
        <w:t>а</w:t>
      </w:r>
      <w:r w:rsidRPr="007878F8">
        <w:rPr>
          <w:szCs w:val="28"/>
        </w:rPr>
        <w:t xml:space="preserve">). Тогда амплитуда результирующей световой волны в точке </w:t>
      </w:r>
      <w:r w:rsidRPr="007878F8">
        <w:rPr>
          <w:i/>
          <w:szCs w:val="28"/>
          <w:lang w:val="en-US"/>
        </w:rPr>
        <w:t>P</w:t>
      </w:r>
      <w:r w:rsidRPr="007878F8">
        <w:rPr>
          <w:szCs w:val="28"/>
        </w:rPr>
        <w:t xml:space="preserve"> равна</w:t>
      </w:r>
    </w:p>
    <w:p w:rsidR="00AD7D3C" w:rsidRPr="007878F8" w:rsidRDefault="00A46D1E" w:rsidP="00A46D1E">
      <w:pPr>
        <w:pStyle w:val="affc"/>
      </w:pPr>
      <w:r w:rsidRPr="00A46D1E">
        <w:rPr>
          <w:position w:val="-12"/>
        </w:rPr>
        <w:object w:dxaOrig="3440" w:dyaOrig="380" w14:anchorId="74090D44">
          <v:shape id="_x0000_i1443" type="#_x0000_t75" style="width:172.5pt;height:18.75pt" o:ole="" fillcolor="window">
            <v:imagedata r:id="rId881" o:title=""/>
          </v:shape>
          <o:OLEObject Type="Embed" ProgID="Equation.3" ShapeID="_x0000_i1443" DrawAspect="Content" ObjectID="_1824384980" r:id="rId882"/>
        </w:object>
      </w:r>
      <w:r>
        <w:t>,</w:t>
      </w:r>
    </w:p>
    <w:p w:rsidR="00AD7D3C" w:rsidRPr="007878F8" w:rsidRDefault="00AD7D3C" w:rsidP="00A46D1E">
      <w:pPr>
        <w:ind w:firstLine="0"/>
      </w:pPr>
      <w:r w:rsidRPr="007878F8">
        <w:t xml:space="preserve">где </w:t>
      </w:r>
      <w:r w:rsidRPr="007878F8">
        <w:rPr>
          <w:i/>
          <w:lang w:val="en-US"/>
        </w:rPr>
        <w:t>m</w:t>
      </w:r>
      <w:r w:rsidRPr="007878F8">
        <w:t xml:space="preserve"> – номер последней зоны, укладывающейся в отверстие экрана.</w:t>
      </w:r>
    </w:p>
    <w:p w:rsidR="00AD7D3C" w:rsidRPr="007878F8" w:rsidRDefault="00AD7D3C" w:rsidP="00AD7D3C">
      <w:pPr>
        <w:rPr>
          <w:szCs w:val="28"/>
        </w:rPr>
      </w:pPr>
      <w:r w:rsidRPr="007878F8">
        <w:rPr>
          <w:szCs w:val="28"/>
        </w:rPr>
        <w:t>Так как, число уложившихся в отверстие экрана зон не велико, а амплитуды световых волн, приходящих с соседних зон Френеля мало отличаются по величине, получим</w:t>
      </w:r>
    </w:p>
    <w:p w:rsidR="00AD7D3C" w:rsidRPr="007878F8" w:rsidRDefault="00AD7D3C" w:rsidP="00A46D1E">
      <w:pPr>
        <w:pStyle w:val="affc"/>
      </w:pPr>
      <w:r w:rsidRPr="007878F8">
        <w:tab/>
      </w:r>
      <w:r w:rsidR="00A46D1E" w:rsidRPr="00A46D1E">
        <w:rPr>
          <w:position w:val="-26"/>
          <w:lang w:val="en-US"/>
        </w:rPr>
        <w:object w:dxaOrig="1460" w:dyaOrig="700" w14:anchorId="7B4DC844">
          <v:shape id="_x0000_i1444" type="#_x0000_t75" style="width:72.8pt;height:34.5pt" o:ole="" fillcolor="window">
            <v:imagedata r:id="rId883" o:title=""/>
          </v:shape>
          <o:OLEObject Type="Embed" ProgID="Equation.3" ShapeID="_x0000_i1444" DrawAspect="Content" ObjectID="_1824384981" r:id="rId884"/>
        </w:object>
      </w:r>
      <w:r w:rsidRPr="007878F8">
        <w:t>,</w:t>
      </w:r>
      <w:r w:rsidRPr="007878F8">
        <w:tab/>
        <w:t>(3.21)</w:t>
      </w:r>
    </w:p>
    <w:p w:rsidR="00AD7D3C" w:rsidRDefault="00AD7D3C" w:rsidP="00A46D1E">
      <w:pPr>
        <w:ind w:firstLine="0"/>
        <w:rPr>
          <w:szCs w:val="28"/>
        </w:rPr>
      </w:pPr>
      <w:r w:rsidRPr="007878F8">
        <w:rPr>
          <w:szCs w:val="28"/>
        </w:rPr>
        <w:t xml:space="preserve">где знак (+) соответствует нечетному </w:t>
      </w:r>
      <w:r w:rsidRPr="007878F8">
        <w:rPr>
          <w:i/>
          <w:szCs w:val="28"/>
          <w:lang w:val="en-US"/>
        </w:rPr>
        <w:t>m</w:t>
      </w:r>
      <w:r w:rsidRPr="007878F8">
        <w:rPr>
          <w:szCs w:val="28"/>
        </w:rPr>
        <w:t xml:space="preserve">, а знак (–) – четному </w:t>
      </w:r>
      <w:r w:rsidRPr="007878F8">
        <w:rPr>
          <w:i/>
          <w:szCs w:val="28"/>
          <w:lang w:val="en-US"/>
        </w:rPr>
        <w:t>m</w:t>
      </w:r>
      <w:r w:rsidRPr="007878F8">
        <w:rPr>
          <w:szCs w:val="28"/>
        </w:rPr>
        <w:t>.</w:t>
      </w:r>
    </w:p>
    <w:p w:rsidR="00C05312" w:rsidRDefault="00C05312" w:rsidP="00533674">
      <w:pPr>
        <w:pStyle w:val="af8"/>
      </w:pPr>
      <w:r>
        <w:rPr>
          <w:noProof/>
        </w:rPr>
        <w:drawing>
          <wp:inline distT="0" distB="0" distL="0" distR="0" wp14:anchorId="6F426D24" wp14:editId="6261FEF4">
            <wp:extent cx="5086350" cy="2471871"/>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pic:cNvPicPr>
                      <a:picLocks noChangeAspect="1" noChangeArrowheads="1"/>
                    </pic:cNvPicPr>
                  </pic:nvPicPr>
                  <pic:blipFill>
                    <a:blip r:embed="rId885" cstate="print">
                      <a:extLst>
                        <a:ext uri="{28A0092B-C50C-407E-A947-70E740481C1C}">
                          <a14:useLocalDpi xmlns:a14="http://schemas.microsoft.com/office/drawing/2010/main" val="0"/>
                        </a:ext>
                      </a:extLst>
                    </a:blip>
                    <a:srcRect/>
                    <a:stretch>
                      <a:fillRect/>
                    </a:stretch>
                  </pic:blipFill>
                  <pic:spPr bwMode="auto">
                    <a:xfrm>
                      <a:off x="0" y="0"/>
                      <a:ext cx="5086350" cy="2471871"/>
                    </a:xfrm>
                    <a:prstGeom prst="rect">
                      <a:avLst/>
                    </a:prstGeom>
                    <a:noFill/>
                    <a:ln>
                      <a:noFill/>
                    </a:ln>
                  </pic:spPr>
                </pic:pic>
              </a:graphicData>
            </a:graphic>
          </wp:inline>
        </w:drawing>
      </w:r>
    </w:p>
    <w:p w:rsidR="00AD7D3C" w:rsidRPr="007878F8" w:rsidRDefault="00A46D1E" w:rsidP="00A46D1E">
      <w:pPr>
        <w:pStyle w:val="af4"/>
      </w:pPr>
      <w:r>
        <w:t>Рис. </w:t>
      </w:r>
      <w:r w:rsidR="00AD7D3C" w:rsidRPr="007878F8">
        <w:t>3.15</w:t>
      </w:r>
    </w:p>
    <w:p w:rsidR="00AD7D3C" w:rsidRPr="007878F8" w:rsidRDefault="00AD7D3C" w:rsidP="00AD7D3C">
      <w:pPr>
        <w:rPr>
          <w:szCs w:val="28"/>
        </w:rPr>
      </w:pPr>
      <w:r w:rsidRPr="007878F8">
        <w:rPr>
          <w:szCs w:val="28"/>
        </w:rPr>
        <w:t xml:space="preserve">Если число </w:t>
      </w:r>
      <w:r w:rsidRPr="007878F8">
        <w:rPr>
          <w:i/>
          <w:szCs w:val="28"/>
          <w:lang w:val="en-US"/>
        </w:rPr>
        <w:t>m</w:t>
      </w:r>
      <w:r w:rsidRPr="007878F8">
        <w:rPr>
          <w:i/>
          <w:szCs w:val="28"/>
        </w:rPr>
        <w:t xml:space="preserve">, </w:t>
      </w:r>
      <w:r w:rsidRPr="007878F8">
        <w:rPr>
          <w:szCs w:val="28"/>
        </w:rPr>
        <w:t xml:space="preserve">укладывающихся в отверстии зон мало, то </w:t>
      </w:r>
      <w:r w:rsidRPr="007878F8">
        <w:rPr>
          <w:position w:val="-12"/>
          <w:szCs w:val="28"/>
        </w:rPr>
        <w:object w:dxaOrig="960" w:dyaOrig="380" w14:anchorId="35A1B860">
          <v:shape id="_x0000_i1445" type="#_x0000_t75" style="width:48pt;height:18.75pt" o:ole="" fillcolor="window">
            <v:imagedata r:id="rId886" o:title=""/>
          </v:shape>
          <o:OLEObject Type="Embed" ProgID="Equation.3" ShapeID="_x0000_i1445" DrawAspect="Content" ObjectID="_1824384982" r:id="rId887"/>
        </w:object>
      </w:r>
      <w:r w:rsidRPr="007878F8">
        <w:rPr>
          <w:szCs w:val="28"/>
        </w:rPr>
        <w:t xml:space="preserve">. Из формулы (3.21) следует, что при нечетном </w:t>
      </w:r>
      <w:r w:rsidRPr="007878F8">
        <w:rPr>
          <w:i/>
          <w:szCs w:val="28"/>
          <w:lang w:val="en-US"/>
        </w:rPr>
        <w:t>m</w:t>
      </w:r>
      <w:r w:rsidRPr="007878F8">
        <w:rPr>
          <w:szCs w:val="28"/>
        </w:rPr>
        <w:t xml:space="preserve"> амплитуда колебаний в точке </w:t>
      </w:r>
      <w:r w:rsidRPr="007878F8">
        <w:rPr>
          <w:i/>
          <w:szCs w:val="28"/>
          <w:lang w:val="en-US"/>
        </w:rPr>
        <w:t>P</w:t>
      </w:r>
      <w:r w:rsidRPr="007878F8">
        <w:rPr>
          <w:szCs w:val="28"/>
        </w:rPr>
        <w:t xml:space="preserve"> будет приблизительно равна </w:t>
      </w:r>
      <w:r w:rsidRPr="007878F8">
        <w:rPr>
          <w:position w:val="-12"/>
          <w:szCs w:val="28"/>
        </w:rPr>
        <w:object w:dxaOrig="780" w:dyaOrig="380" w14:anchorId="2DD89AD4">
          <v:shape id="_x0000_i1446" type="#_x0000_t75" style="width:38.25pt;height:18.75pt" o:ole="" fillcolor="window">
            <v:imagedata r:id="rId888" o:title=""/>
          </v:shape>
          <o:OLEObject Type="Embed" ProgID="Equation.3" ShapeID="_x0000_i1446" DrawAspect="Content" ObjectID="_1824384983" r:id="rId889"/>
        </w:object>
      </w:r>
      <w:r w:rsidRPr="007878F8">
        <w:rPr>
          <w:szCs w:val="28"/>
        </w:rPr>
        <w:t xml:space="preserve">, при четном </w:t>
      </w:r>
      <w:r w:rsidRPr="007878F8">
        <w:rPr>
          <w:i/>
          <w:szCs w:val="28"/>
          <w:lang w:val="en-US"/>
        </w:rPr>
        <w:t>m</w:t>
      </w:r>
      <w:r w:rsidRPr="007878F8">
        <w:rPr>
          <w:szCs w:val="28"/>
        </w:rPr>
        <w:t xml:space="preserve"> – </w:t>
      </w:r>
      <w:r w:rsidRPr="007878F8">
        <w:rPr>
          <w:position w:val="-6"/>
          <w:szCs w:val="28"/>
          <w:lang w:val="en-US"/>
        </w:rPr>
        <w:object w:dxaOrig="660" w:dyaOrig="300" w14:anchorId="5F35730A">
          <v:shape id="_x0000_i1447" type="#_x0000_t75" style="width:33.75pt;height:15.75pt" o:ole="" fillcolor="window">
            <v:imagedata r:id="rId890" o:title=""/>
          </v:shape>
          <o:OLEObject Type="Embed" ProgID="Equation.3" ShapeID="_x0000_i1447" DrawAspect="Content" ObjectID="_1824384984" r:id="rId891"/>
        </w:object>
      </w:r>
      <w:r w:rsidRPr="007878F8">
        <w:rPr>
          <w:szCs w:val="28"/>
        </w:rPr>
        <w:t>.</w:t>
      </w:r>
    </w:p>
    <w:p w:rsidR="00AD7D3C" w:rsidRDefault="00AD7D3C" w:rsidP="00AD7D3C">
      <w:pPr>
        <w:rPr>
          <w:szCs w:val="28"/>
        </w:rPr>
      </w:pPr>
      <w:r w:rsidRPr="007878F8">
        <w:rPr>
          <w:szCs w:val="28"/>
        </w:rPr>
        <w:t>Дифракционная картина от круглого отверстия представляет собой чередование светлых и темных концентрических колец на границе геометрической тени. В центре картины наблюдается либо темное (отверстие открывает четное число зон Френеля, рис.</w:t>
      </w:r>
      <w:r w:rsidR="00A46D1E">
        <w:rPr>
          <w:szCs w:val="28"/>
        </w:rPr>
        <w:t> </w:t>
      </w:r>
      <w:r w:rsidRPr="007878F8">
        <w:rPr>
          <w:szCs w:val="28"/>
        </w:rPr>
        <w:t>3.15,</w:t>
      </w:r>
      <w:r w:rsidR="00A46D1E">
        <w:rPr>
          <w:szCs w:val="28"/>
        </w:rPr>
        <w:t> </w:t>
      </w:r>
      <w:r w:rsidR="00435F66" w:rsidRPr="00533674">
        <w:rPr>
          <w:i/>
          <w:szCs w:val="28"/>
        </w:rPr>
        <w:t>б</w:t>
      </w:r>
      <w:r w:rsidRPr="007878F8">
        <w:rPr>
          <w:szCs w:val="28"/>
        </w:rPr>
        <w:t>), либо светлое (о</w:t>
      </w:r>
      <w:r w:rsidR="00A46D1E">
        <w:rPr>
          <w:szCs w:val="28"/>
        </w:rPr>
        <w:t>ткрыто нечетное число зон, рис. </w:t>
      </w:r>
      <w:r w:rsidRPr="007878F8">
        <w:rPr>
          <w:szCs w:val="28"/>
        </w:rPr>
        <w:t>3.15,</w:t>
      </w:r>
      <w:r w:rsidR="00A46D1E">
        <w:rPr>
          <w:szCs w:val="28"/>
        </w:rPr>
        <w:t> </w:t>
      </w:r>
      <w:r w:rsidR="00435F66" w:rsidRPr="00533674">
        <w:rPr>
          <w:i/>
          <w:szCs w:val="28"/>
        </w:rPr>
        <w:t>в</w:t>
      </w:r>
      <w:r w:rsidRPr="007878F8">
        <w:rPr>
          <w:szCs w:val="28"/>
        </w:rPr>
        <w:t xml:space="preserve">) пятно. В случае, если в отверстие укладывается не более одной зоны Френеля, то дифракция не наблюдается (в точке </w:t>
      </w:r>
      <w:r w:rsidRPr="007878F8">
        <w:rPr>
          <w:i/>
          <w:szCs w:val="28"/>
          <w:lang w:val="en-US"/>
        </w:rPr>
        <w:t>P</w:t>
      </w:r>
      <w:r w:rsidRPr="007878F8">
        <w:rPr>
          <w:szCs w:val="28"/>
        </w:rPr>
        <w:t xml:space="preserve"> и вокруг нее – размытое светлое пятно).</w:t>
      </w:r>
    </w:p>
    <w:p w:rsidR="00AD7D3C" w:rsidRPr="000472E5" w:rsidRDefault="00AD7D3C" w:rsidP="00AD7D3C">
      <w:pPr>
        <w:pStyle w:val="3"/>
      </w:pPr>
      <w:bookmarkStart w:id="297" w:name="_Toc461574342"/>
      <w:bookmarkStart w:id="298" w:name="_Toc485459406"/>
      <w:bookmarkStart w:id="299" w:name="_Toc485534355"/>
      <w:r w:rsidRPr="000472E5">
        <w:t>3.3.4. Амплитудная и фазовая зонные пластинки.</w:t>
      </w:r>
      <w:bookmarkEnd w:id="297"/>
      <w:bookmarkEnd w:id="298"/>
      <w:bookmarkEnd w:id="299"/>
    </w:p>
    <w:p w:rsidR="00AD7D3C" w:rsidRPr="000472E5" w:rsidRDefault="00AD7D3C" w:rsidP="00AD7D3C">
      <w:pPr>
        <w:rPr>
          <w:szCs w:val="28"/>
        </w:rPr>
      </w:pPr>
      <w:r w:rsidRPr="000472E5">
        <w:rPr>
          <w:szCs w:val="28"/>
        </w:rPr>
        <w:t xml:space="preserve">Метод зон Френеля позволяет достаточно просто предложить способы для получения значений амплитуды результирующей волны в точке наблюдения, превышающих значение </w:t>
      </w:r>
      <w:r w:rsidRPr="000472E5">
        <w:rPr>
          <w:position w:val="-12"/>
          <w:szCs w:val="28"/>
        </w:rPr>
        <w:object w:dxaOrig="620" w:dyaOrig="380" w14:anchorId="605EEC67">
          <v:shape id="_x0000_i1448" type="#_x0000_t75" style="width:30.75pt;height:18.75pt" o:ole="">
            <v:imagedata r:id="rId892" o:title=""/>
          </v:shape>
          <o:OLEObject Type="Embed" ProgID="Equation.3" ShapeID="_x0000_i1448" DrawAspect="Content" ObjectID="_1824384985" r:id="rId893"/>
        </w:object>
      </w:r>
      <w:r w:rsidRPr="000472E5">
        <w:rPr>
          <w:szCs w:val="28"/>
        </w:rPr>
        <w:t xml:space="preserve"> (соответствующее полностью открытому волновому фронту) [5]. Как было показано в п. 3.3.1., если закрыть непрозрачным экраном все зоны Френеля, кроме первой, то амплитуда результирующей волны увеличится в два раза (</w:t>
      </w:r>
      <w:r w:rsidRPr="000472E5">
        <w:rPr>
          <w:position w:val="-12"/>
          <w:szCs w:val="28"/>
        </w:rPr>
        <w:object w:dxaOrig="940" w:dyaOrig="380" w14:anchorId="262F6F3D">
          <v:shape id="_x0000_i1449" type="#_x0000_t75" style="width:46.5pt;height:18.75pt" o:ole="">
            <v:imagedata r:id="rId894" o:title=""/>
          </v:shape>
          <o:OLEObject Type="Embed" ProgID="Equation.3" ShapeID="_x0000_i1449" DrawAspect="Content" ObjectID="_1824384986" r:id="rId895"/>
        </w:object>
      </w:r>
      <w:r w:rsidRPr="000472E5">
        <w:rPr>
          <w:szCs w:val="28"/>
        </w:rPr>
        <w:t>) , а интенсивность – в четыре.</w:t>
      </w:r>
    </w:p>
    <w:p w:rsidR="00AD7D3C" w:rsidRPr="000472E5" w:rsidRDefault="00AD7D3C" w:rsidP="00AD7D3C">
      <w:pPr>
        <w:rPr>
          <w:szCs w:val="28"/>
        </w:rPr>
      </w:pPr>
      <w:r w:rsidRPr="000472E5">
        <w:rPr>
          <w:szCs w:val="28"/>
        </w:rPr>
        <w:t xml:space="preserve">Чтобы еще больше увеличить результирующую амплитуду </w:t>
      </w:r>
      <w:r w:rsidRPr="000472E5">
        <w:rPr>
          <w:position w:val="-12"/>
          <w:szCs w:val="28"/>
        </w:rPr>
        <w:object w:dxaOrig="380" w:dyaOrig="380" w14:anchorId="2ED45598">
          <v:shape id="_x0000_i1450" type="#_x0000_t75" style="width:18.75pt;height:18.75pt" o:ole="">
            <v:imagedata r:id="rId896" o:title=""/>
          </v:shape>
          <o:OLEObject Type="Embed" ProgID="Equation.3" ShapeID="_x0000_i1450" DrawAspect="Content" ObjectID="_1824384987" r:id="rId897"/>
        </w:object>
      </w:r>
      <w:r w:rsidRPr="000472E5">
        <w:rPr>
          <w:szCs w:val="28"/>
        </w:rPr>
        <w:t xml:space="preserve">, на пути световой волны можно поставить </w:t>
      </w:r>
      <w:r w:rsidRPr="000472E5">
        <w:rPr>
          <w:i/>
          <w:szCs w:val="28"/>
        </w:rPr>
        <w:t>амплитудную зонную пластинку</w:t>
      </w:r>
      <w:r w:rsidRPr="000472E5">
        <w:rPr>
          <w:szCs w:val="28"/>
        </w:rPr>
        <w:t xml:space="preserve">, перекрывающую все четные (или все нечетные) зоны Френеля. Тогда, в случае, если зонной пластинкой перекрываются все четные зоны Френеля, результирующая амплитуда </w:t>
      </w:r>
      <w:r w:rsidRPr="000472E5">
        <w:rPr>
          <w:position w:val="-12"/>
          <w:szCs w:val="28"/>
        </w:rPr>
        <w:object w:dxaOrig="380" w:dyaOrig="380" w14:anchorId="308B6129">
          <v:shape id="_x0000_i1451" type="#_x0000_t75" style="width:18.75pt;height:18.75pt" o:ole="">
            <v:imagedata r:id="rId896" o:title=""/>
          </v:shape>
          <o:OLEObject Type="Embed" ProgID="Equation.3" ShapeID="_x0000_i1451" DrawAspect="Content" ObjectID="_1824384988" r:id="rId898"/>
        </w:object>
      </w:r>
      <w:r w:rsidRPr="000472E5">
        <w:rPr>
          <w:szCs w:val="28"/>
        </w:rPr>
        <w:t xml:space="preserve"> световой волны равна</w:t>
      </w:r>
    </w:p>
    <w:p w:rsidR="00AD7D3C" w:rsidRPr="000472E5" w:rsidRDefault="00A46D1E" w:rsidP="00A46D1E">
      <w:pPr>
        <w:pStyle w:val="affc"/>
      </w:pPr>
      <w:r w:rsidRPr="00A46D1E">
        <w:rPr>
          <w:position w:val="-12"/>
        </w:rPr>
        <w:object w:dxaOrig="2960" w:dyaOrig="380" w14:anchorId="2338BA18">
          <v:shape id="_x0000_i1452" type="#_x0000_t75" style="width:147.7pt;height:18.75pt" o:ole="">
            <v:imagedata r:id="rId899" o:title=""/>
          </v:shape>
          <o:OLEObject Type="Embed" ProgID="Equation.3" ShapeID="_x0000_i1452" DrawAspect="Content" ObjectID="_1824384989" r:id="rId900"/>
        </w:object>
      </w:r>
      <w:r w:rsidR="00AD7D3C" w:rsidRPr="000472E5">
        <w:t>,</w:t>
      </w:r>
    </w:p>
    <w:p w:rsidR="00AD7D3C" w:rsidRPr="00A46D1E" w:rsidRDefault="00AD7D3C" w:rsidP="00A46D1E">
      <w:pPr>
        <w:pStyle w:val="affc"/>
      </w:pPr>
      <w:r w:rsidRPr="000472E5">
        <w:t xml:space="preserve">А если перекрытыми оказываются все нечетные зоны Френеля, то </w:t>
      </w:r>
      <w:r w:rsidR="00A46D1E" w:rsidRPr="00A46D1E">
        <w:rPr>
          <w:position w:val="-12"/>
        </w:rPr>
        <w:object w:dxaOrig="3060" w:dyaOrig="380" w14:anchorId="708A2ABA">
          <v:shape id="_x0000_i1453" type="#_x0000_t75" style="width:153pt;height:18.75pt" o:ole="">
            <v:imagedata r:id="rId901" o:title=""/>
          </v:shape>
          <o:OLEObject Type="Embed" ProgID="Equation.3" ShapeID="_x0000_i1453" DrawAspect="Content" ObjectID="_1824384990" r:id="rId902"/>
        </w:object>
      </w:r>
      <w:r w:rsidRPr="000472E5">
        <w:t>.</w:t>
      </w:r>
    </w:p>
    <w:p w:rsidR="00AD7D3C" w:rsidRPr="000472E5" w:rsidRDefault="00AD7D3C" w:rsidP="00AD7D3C">
      <w:pPr>
        <w:rPr>
          <w:szCs w:val="28"/>
        </w:rPr>
      </w:pPr>
      <w:r w:rsidRPr="000472E5">
        <w:rPr>
          <w:szCs w:val="28"/>
        </w:rPr>
        <w:t xml:space="preserve">Максимальное же увеличение амплитуды </w:t>
      </w:r>
      <w:r w:rsidRPr="000472E5">
        <w:rPr>
          <w:position w:val="-12"/>
          <w:szCs w:val="28"/>
        </w:rPr>
        <w:object w:dxaOrig="380" w:dyaOrig="380" w14:anchorId="22F373D7">
          <v:shape id="_x0000_i1454" type="#_x0000_t75" style="width:18.75pt;height:18.75pt" o:ole="">
            <v:imagedata r:id="rId903" o:title=""/>
          </v:shape>
          <o:OLEObject Type="Embed" ProgID="Equation.3" ShapeID="_x0000_i1454" DrawAspect="Content" ObjectID="_1824384991" r:id="rId904"/>
        </w:object>
      </w:r>
      <w:r w:rsidRPr="000472E5">
        <w:rPr>
          <w:szCs w:val="28"/>
        </w:rPr>
        <w:t xml:space="preserve"> получают с помощью </w:t>
      </w:r>
      <w:r w:rsidRPr="000472E5">
        <w:rPr>
          <w:i/>
          <w:szCs w:val="28"/>
        </w:rPr>
        <w:t>фазовой зонной пластинки</w:t>
      </w:r>
      <w:r w:rsidRPr="000472E5">
        <w:rPr>
          <w:szCs w:val="28"/>
        </w:rPr>
        <w:t xml:space="preserve">, изменяющей фазу волн, идущих в точку наблюдения от четных зон Френеля, на </w:t>
      </w:r>
      <w:r>
        <w:rPr>
          <w:szCs w:val="28"/>
        </w:rPr>
        <w:sym w:font="Symbol" w:char="F070"/>
      </w:r>
      <w:r>
        <w:rPr>
          <w:szCs w:val="28"/>
        </w:rPr>
        <w:t>. Вследствие этого,</w:t>
      </w:r>
      <w:r w:rsidRPr="000472E5">
        <w:rPr>
          <w:szCs w:val="28"/>
        </w:rPr>
        <w:t xml:space="preserve"> волны, идущие от всех зон Френеля, приход</w:t>
      </w:r>
      <w:r>
        <w:rPr>
          <w:szCs w:val="28"/>
        </w:rPr>
        <w:t>ят</w:t>
      </w:r>
      <w:r w:rsidRPr="000472E5">
        <w:rPr>
          <w:szCs w:val="28"/>
        </w:rPr>
        <w:t xml:space="preserve"> в точку наблюдения в одинаковой фазе и, следовательно, усилива</w:t>
      </w:r>
      <w:r>
        <w:rPr>
          <w:szCs w:val="28"/>
        </w:rPr>
        <w:t>ют</w:t>
      </w:r>
      <w:r w:rsidRPr="000472E5">
        <w:rPr>
          <w:szCs w:val="28"/>
        </w:rPr>
        <w:t xml:space="preserve"> друг друга. Поэтому амплитуды всех волн в точке наблюдения суммируются:</w:t>
      </w:r>
    </w:p>
    <w:p w:rsidR="00AD7D3C" w:rsidRPr="000472E5" w:rsidRDefault="00A46D1E" w:rsidP="00A46D1E">
      <w:pPr>
        <w:pStyle w:val="affc"/>
      </w:pPr>
      <w:r w:rsidRPr="00A46D1E">
        <w:rPr>
          <w:position w:val="-12"/>
        </w:rPr>
        <w:object w:dxaOrig="4599" w:dyaOrig="380" w14:anchorId="550D31E2">
          <v:shape id="_x0000_i1455" type="#_x0000_t75" style="width:229.5pt;height:18.75pt" o:ole="">
            <v:imagedata r:id="rId905" o:title=""/>
          </v:shape>
          <o:OLEObject Type="Embed" ProgID="Equation.3" ShapeID="_x0000_i1455" DrawAspect="Content" ObjectID="_1824384992" r:id="rId906"/>
        </w:object>
      </w:r>
    </w:p>
    <w:p w:rsidR="00AD7D3C" w:rsidRDefault="00AD7D3C" w:rsidP="00AD7D3C">
      <w:pPr>
        <w:rPr>
          <w:szCs w:val="28"/>
        </w:rPr>
      </w:pPr>
      <w:r w:rsidRPr="000472E5">
        <w:rPr>
          <w:szCs w:val="28"/>
        </w:rPr>
        <w:t>Амплитудные и фазовые зонные пластинки достаточно легко создать для электромагнитных волн в области сверхвысоких частот. В этом случае размеры зон Френеля будут достаточно большими. Так, из формулы для радиусов зон Френеля (3.18) в случае СВЧ-диапазона (</w:t>
      </w:r>
      <w:r w:rsidRPr="000472E5">
        <w:rPr>
          <w:position w:val="-12"/>
          <w:szCs w:val="28"/>
        </w:rPr>
        <w:object w:dxaOrig="279" w:dyaOrig="360" w14:anchorId="3AB12948">
          <v:shape id="_x0000_i1456" type="#_x0000_t75" style="width:13.5pt;height:18pt" o:ole="">
            <v:imagedata r:id="rId907" o:title=""/>
          </v:shape>
          <o:OLEObject Type="Embed" ProgID="Equation.DSMT4" ShapeID="_x0000_i1456" DrawAspect="Content" ObjectID="_1824384993" r:id="rId908"/>
        </w:object>
      </w:r>
      <w:r w:rsidRPr="000472E5">
        <w:rPr>
          <w:szCs w:val="28"/>
        </w:rPr>
        <w:t xml:space="preserve">≈1 см, </w:t>
      </w:r>
      <w:r w:rsidRPr="000472E5">
        <w:rPr>
          <w:i/>
          <w:szCs w:val="28"/>
          <w:lang w:val="en-US"/>
        </w:rPr>
        <w:t>S</w:t>
      </w:r>
      <w:r w:rsidRPr="000472E5">
        <w:rPr>
          <w:szCs w:val="28"/>
        </w:rPr>
        <w:t>0 = 0</w:t>
      </w:r>
      <w:r w:rsidRPr="000472E5">
        <w:rPr>
          <w:i/>
          <w:szCs w:val="28"/>
          <w:lang w:val="en-US"/>
        </w:rPr>
        <w:t>P</w:t>
      </w:r>
      <w:r w:rsidRPr="000472E5">
        <w:rPr>
          <w:szCs w:val="28"/>
        </w:rPr>
        <w:t xml:space="preserve"> =1 м) можно получить следующие оценки: </w:t>
      </w:r>
      <w:r w:rsidRPr="000472E5">
        <w:rPr>
          <w:position w:val="-10"/>
          <w:szCs w:val="28"/>
        </w:rPr>
        <w:object w:dxaOrig="200" w:dyaOrig="340" w14:anchorId="4F4E9426">
          <v:shape id="_x0000_i1457" type="#_x0000_t75" style="width:9.75pt;height:18pt" o:ole="">
            <v:imagedata r:id="rId909" o:title=""/>
          </v:shape>
          <o:OLEObject Type="Embed" ProgID="Equation.3" ShapeID="_x0000_i1457" DrawAspect="Content" ObjectID="_1824384994" r:id="rId910"/>
        </w:object>
      </w:r>
      <w:r w:rsidRPr="000472E5">
        <w:rPr>
          <w:szCs w:val="28"/>
        </w:rPr>
        <w:t xml:space="preserve">= </w:t>
      </w:r>
      <w:smartTag w:uri="urn:schemas-microsoft-com:office:smarttags" w:element="metricconverter">
        <w:smartTagPr>
          <w:attr w:name="ProductID" w:val="7 см"/>
        </w:smartTagPr>
        <w:r w:rsidRPr="000472E5">
          <w:rPr>
            <w:szCs w:val="28"/>
          </w:rPr>
          <w:t>7 см</w:t>
        </w:r>
      </w:smartTag>
      <w:r w:rsidRPr="000472E5">
        <w:rPr>
          <w:szCs w:val="28"/>
        </w:rPr>
        <w:t xml:space="preserve"> ; </w:t>
      </w:r>
      <w:r w:rsidRPr="000472E5">
        <w:rPr>
          <w:position w:val="-10"/>
          <w:szCs w:val="28"/>
        </w:rPr>
        <w:object w:dxaOrig="220" w:dyaOrig="340" w14:anchorId="0B343638">
          <v:shape id="_x0000_i1458" type="#_x0000_t75" style="width:10.5pt;height:18pt" o:ole="">
            <v:imagedata r:id="rId911" o:title=""/>
          </v:shape>
          <o:OLEObject Type="Embed" ProgID="Equation.3" ShapeID="_x0000_i1458" DrawAspect="Content" ObjectID="_1824384995" r:id="rId912"/>
        </w:object>
      </w:r>
      <w:r w:rsidRPr="000472E5">
        <w:rPr>
          <w:szCs w:val="28"/>
        </w:rPr>
        <w:t xml:space="preserve">=10 см, </w:t>
      </w:r>
      <w:r w:rsidR="00B522C7">
        <w:rPr>
          <w:szCs w:val="28"/>
        </w:rPr>
        <w:t>и т. д.</w:t>
      </w:r>
      <w:r w:rsidRPr="000472E5">
        <w:rPr>
          <w:szCs w:val="28"/>
        </w:rPr>
        <w:t xml:space="preserve"> [5]</w:t>
      </w:r>
    </w:p>
    <w:p w:rsidR="00AD7D3C" w:rsidRPr="007D51E3" w:rsidRDefault="00AD7D3C" w:rsidP="00B552AE">
      <w:pPr>
        <w:pStyle w:val="3"/>
      </w:pPr>
      <w:bookmarkStart w:id="300" w:name="_Toc485459407"/>
      <w:bookmarkStart w:id="301" w:name="_Toc485534356"/>
      <w:bookmarkStart w:id="302" w:name="_Toc267317372"/>
      <w:bookmarkStart w:id="303" w:name="_Toc267317532"/>
      <w:r w:rsidRPr="00D33753">
        <w:t xml:space="preserve">Вопросы и задания для самоконтроля к лекции </w:t>
      </w:r>
      <w:r>
        <w:t>10</w:t>
      </w:r>
      <w:bookmarkEnd w:id="300"/>
      <w:bookmarkEnd w:id="301"/>
    </w:p>
    <w:p w:rsidR="00AD7D3C" w:rsidRDefault="00AD7D3C" w:rsidP="006F70E9">
      <w:pPr>
        <w:numPr>
          <w:ilvl w:val="0"/>
          <w:numId w:val="15"/>
        </w:numPr>
        <w:tabs>
          <w:tab w:val="left" w:pos="1134"/>
        </w:tabs>
        <w:ind w:left="0" w:firstLine="709"/>
        <w:rPr>
          <w:szCs w:val="28"/>
        </w:rPr>
      </w:pPr>
      <w:r>
        <w:rPr>
          <w:szCs w:val="28"/>
        </w:rPr>
        <w:t>Сформулируйте принцип Гюйгенса</w:t>
      </w:r>
      <w:r w:rsidR="004F4878">
        <w:rPr>
          <w:szCs w:val="28"/>
        </w:rPr>
        <w:t xml:space="preserve"> </w:t>
      </w:r>
      <w:r w:rsidR="004F4878">
        <w:rPr>
          <w:i/>
          <w:szCs w:val="28"/>
        </w:rPr>
        <w:t xml:space="preserve">– </w:t>
      </w:r>
      <w:r>
        <w:rPr>
          <w:szCs w:val="28"/>
        </w:rPr>
        <w:t>Френеля.</w:t>
      </w:r>
    </w:p>
    <w:p w:rsidR="00AD7D3C" w:rsidRDefault="00AD7D3C" w:rsidP="006F70E9">
      <w:pPr>
        <w:numPr>
          <w:ilvl w:val="0"/>
          <w:numId w:val="15"/>
        </w:numPr>
        <w:tabs>
          <w:tab w:val="left" w:pos="1134"/>
        </w:tabs>
        <w:ind w:left="0" w:firstLine="709"/>
        <w:rPr>
          <w:szCs w:val="28"/>
        </w:rPr>
      </w:pPr>
      <w:r>
        <w:rPr>
          <w:szCs w:val="28"/>
        </w:rPr>
        <w:t>Сформулируйте условия наблюдения дифракции.</w:t>
      </w:r>
    </w:p>
    <w:p w:rsidR="00AD7D3C" w:rsidRDefault="00AD7D3C" w:rsidP="006F70E9">
      <w:pPr>
        <w:numPr>
          <w:ilvl w:val="0"/>
          <w:numId w:val="15"/>
        </w:numPr>
        <w:tabs>
          <w:tab w:val="left" w:pos="1134"/>
        </w:tabs>
        <w:ind w:left="0" w:firstLine="709"/>
        <w:rPr>
          <w:szCs w:val="28"/>
        </w:rPr>
      </w:pPr>
      <w:r>
        <w:rPr>
          <w:szCs w:val="28"/>
        </w:rPr>
        <w:t>В чем состоит метод зон Френеля? Выведите формулу (3.18) для радиуса зон Френеля?</w:t>
      </w:r>
    </w:p>
    <w:p w:rsidR="00AD7D3C" w:rsidRDefault="00AD7D3C" w:rsidP="006F70E9">
      <w:pPr>
        <w:numPr>
          <w:ilvl w:val="0"/>
          <w:numId w:val="15"/>
        </w:numPr>
        <w:tabs>
          <w:tab w:val="left" w:pos="1134"/>
        </w:tabs>
        <w:ind w:left="0" w:firstLine="709"/>
        <w:rPr>
          <w:szCs w:val="28"/>
        </w:rPr>
      </w:pPr>
      <w:r w:rsidRPr="00F80503">
        <w:rPr>
          <w:szCs w:val="28"/>
        </w:rPr>
        <w:t>Чему равна разность фаз двух волн, приходящих в точку наблюдения от соседних зон Френеля</w:t>
      </w:r>
      <w:r>
        <w:rPr>
          <w:szCs w:val="28"/>
        </w:rPr>
        <w:t>?</w:t>
      </w:r>
    </w:p>
    <w:p w:rsidR="00AD7D3C" w:rsidRPr="00FE18C7" w:rsidRDefault="00AD7D3C" w:rsidP="006F70E9">
      <w:pPr>
        <w:numPr>
          <w:ilvl w:val="0"/>
          <w:numId w:val="15"/>
        </w:numPr>
        <w:tabs>
          <w:tab w:val="left" w:pos="1134"/>
        </w:tabs>
        <w:ind w:left="0" w:firstLine="709"/>
        <w:rPr>
          <w:szCs w:val="28"/>
        </w:rPr>
      </w:pPr>
      <w:r>
        <w:rPr>
          <w:szCs w:val="28"/>
        </w:rPr>
        <w:t xml:space="preserve">Что наблюдается в центре дифракционной картины, </w:t>
      </w:r>
      <w:r w:rsidRPr="00FE18C7">
        <w:rPr>
          <w:szCs w:val="28"/>
        </w:rPr>
        <w:t>полученной от круглого отверстия, если в нем укладывается небольшое четное число зон Френеля</w:t>
      </w:r>
      <w:r>
        <w:rPr>
          <w:szCs w:val="28"/>
        </w:rPr>
        <w:t>?</w:t>
      </w:r>
    </w:p>
    <w:p w:rsidR="00AD7D3C" w:rsidRDefault="00AD7D3C" w:rsidP="00AD7D3C">
      <w:pPr>
        <w:ind w:left="1080"/>
        <w:rPr>
          <w:szCs w:val="28"/>
        </w:rPr>
      </w:pPr>
      <w:r>
        <w:rPr>
          <w:szCs w:val="28"/>
        </w:rPr>
        <w:t>1)</w:t>
      </w:r>
      <w:r w:rsidRPr="00FE18C7">
        <w:rPr>
          <w:szCs w:val="28"/>
        </w:rPr>
        <w:t xml:space="preserve"> темное пятно </w:t>
      </w:r>
      <w:r>
        <w:rPr>
          <w:szCs w:val="28"/>
        </w:rPr>
        <w:tab/>
      </w:r>
      <w:r>
        <w:rPr>
          <w:szCs w:val="28"/>
        </w:rPr>
        <w:tab/>
        <w:t>2)</w:t>
      </w:r>
      <w:r w:rsidRPr="00FE18C7">
        <w:rPr>
          <w:szCs w:val="28"/>
        </w:rPr>
        <w:t xml:space="preserve"> светлое пятно</w:t>
      </w:r>
    </w:p>
    <w:p w:rsidR="00AD7D3C" w:rsidRPr="00FE18C7" w:rsidRDefault="00AD7D3C" w:rsidP="00AD7D3C">
      <w:pPr>
        <w:ind w:left="1080"/>
        <w:rPr>
          <w:szCs w:val="28"/>
        </w:rPr>
      </w:pPr>
      <w:r>
        <w:rPr>
          <w:szCs w:val="28"/>
        </w:rPr>
        <w:t xml:space="preserve">3) </w:t>
      </w:r>
      <w:r w:rsidRPr="00FE18C7">
        <w:rPr>
          <w:szCs w:val="28"/>
        </w:rPr>
        <w:t xml:space="preserve">полусвет </w:t>
      </w:r>
      <w:r>
        <w:rPr>
          <w:szCs w:val="28"/>
        </w:rPr>
        <w:tab/>
      </w:r>
      <w:r>
        <w:rPr>
          <w:szCs w:val="28"/>
        </w:rPr>
        <w:tab/>
      </w:r>
      <w:r>
        <w:rPr>
          <w:szCs w:val="28"/>
        </w:rPr>
        <w:tab/>
        <w:t xml:space="preserve">4) </w:t>
      </w:r>
      <w:r w:rsidRPr="00FE18C7">
        <w:rPr>
          <w:szCs w:val="28"/>
        </w:rPr>
        <w:t>полутень</w:t>
      </w:r>
    </w:p>
    <w:p w:rsidR="00181E63" w:rsidRDefault="00AD7D3C" w:rsidP="00B552AE">
      <w:pPr>
        <w:ind w:left="720"/>
        <w:jc w:val="center"/>
      </w:pPr>
      <w:r w:rsidRPr="00F80503">
        <w:rPr>
          <w:szCs w:val="28"/>
        </w:rPr>
        <w:br w:type="page"/>
      </w:r>
    </w:p>
    <w:p w:rsidR="00181E63" w:rsidRDefault="00181E63" w:rsidP="00181E63">
      <w:pPr>
        <w:pStyle w:val="1"/>
      </w:pPr>
      <w:bookmarkStart w:id="304" w:name="_Toc485534357"/>
      <w:r w:rsidRPr="0059229C">
        <w:t>Лекция 1</w:t>
      </w:r>
      <w:r w:rsidR="00B552AE">
        <w:t>1</w:t>
      </w:r>
      <w:bookmarkEnd w:id="304"/>
    </w:p>
    <w:p w:rsidR="00AD7D3C" w:rsidRPr="00C74F28" w:rsidRDefault="00181E63" w:rsidP="00B552AE">
      <w:r w:rsidRPr="00C62FE9">
        <w:rPr>
          <w:b/>
        </w:rPr>
        <w:t>Основные понятия и законы</w:t>
      </w:r>
      <w:r w:rsidRPr="00C62FE9">
        <w:t>, которые должны быть освоены в ходе</w:t>
      </w:r>
      <w:bookmarkStart w:id="305" w:name="_Toc461574343"/>
      <w:bookmarkStart w:id="306" w:name="_Toc485459408"/>
      <w:r w:rsidR="00AE3691">
        <w:t xml:space="preserve"> </w:t>
      </w:r>
      <w:r w:rsidR="00AD7D3C" w:rsidRPr="00C74F28">
        <w:t>лекции:</w:t>
      </w:r>
      <w:r w:rsidR="00AE3691">
        <w:t xml:space="preserve"> </w:t>
      </w:r>
      <w:r w:rsidR="00AD7D3C">
        <w:t>дифракция Фраунгофера; дифракция на щели, условия минимумов и максимумов при дифракции на щели; дифракционная решетка, период (постоянная) решетки, условия максимумов и минимумов при дифракции на решетке.</w:t>
      </w:r>
      <w:bookmarkEnd w:id="305"/>
      <w:bookmarkEnd w:id="306"/>
    </w:p>
    <w:p w:rsidR="00AD7D3C" w:rsidRPr="005E7AF3" w:rsidRDefault="00AD7D3C" w:rsidP="00AD7D3C">
      <w:pPr>
        <w:pStyle w:val="3"/>
        <w:rPr>
          <w:szCs w:val="28"/>
        </w:rPr>
      </w:pPr>
      <w:bookmarkStart w:id="307" w:name="_Toc461574344"/>
      <w:bookmarkStart w:id="308" w:name="_Toc485459409"/>
      <w:bookmarkStart w:id="309" w:name="_Toc485534358"/>
      <w:r w:rsidRPr="005E7AF3">
        <w:t>3.</w:t>
      </w:r>
      <w:r>
        <w:t>3.5</w:t>
      </w:r>
      <w:r w:rsidRPr="005E7AF3">
        <w:t>. Дифракция в параллельных лучах на одной щели</w:t>
      </w:r>
      <w:bookmarkEnd w:id="302"/>
      <w:bookmarkEnd w:id="303"/>
      <w:bookmarkEnd w:id="307"/>
      <w:bookmarkEnd w:id="308"/>
      <w:bookmarkEnd w:id="309"/>
    </w:p>
    <w:p w:rsidR="00AD7D3C" w:rsidRPr="00FF7355" w:rsidRDefault="00AD7D3C" w:rsidP="00AD7D3C">
      <w:pPr>
        <w:rPr>
          <w:szCs w:val="28"/>
        </w:rPr>
      </w:pPr>
      <w:r w:rsidRPr="00FF7355">
        <w:rPr>
          <w:szCs w:val="28"/>
        </w:rPr>
        <w:t>Дифракция в параллельных лучах называется дифракцией Фраунгофера. Параллельные лучи (плоские волны или волны с плоским волновым фронтом) можно получить</w:t>
      </w:r>
      <w:r>
        <w:rPr>
          <w:szCs w:val="28"/>
        </w:rPr>
        <w:t>,</w:t>
      </w:r>
      <w:r w:rsidRPr="00FF7355">
        <w:rPr>
          <w:szCs w:val="28"/>
        </w:rPr>
        <w:t xml:space="preserve"> удалив точечный источник свет</w:t>
      </w:r>
      <w:r>
        <w:rPr>
          <w:szCs w:val="28"/>
        </w:rPr>
        <w:t>а</w:t>
      </w:r>
      <w:r w:rsidRPr="00FF7355">
        <w:rPr>
          <w:szCs w:val="28"/>
        </w:rPr>
        <w:t xml:space="preserve"> на бесконечность или поместив его в фокус собирающей линзы. Кроме того, источником плоских волн является лазерное излучение. </w:t>
      </w:r>
    </w:p>
    <w:p w:rsidR="00AD7D3C" w:rsidRDefault="00AD7D3C" w:rsidP="00AD7D3C">
      <w:pPr>
        <w:rPr>
          <w:szCs w:val="28"/>
        </w:rPr>
      </w:pPr>
      <w:r w:rsidRPr="005C3E77">
        <w:rPr>
          <w:szCs w:val="28"/>
        </w:rPr>
        <w:t xml:space="preserve">Пусть плоская световая монохроматическая волна, падает по нормали на экран с узкой щелью шириной </w:t>
      </w:r>
      <w:r w:rsidRPr="005C3E77">
        <w:rPr>
          <w:i/>
          <w:szCs w:val="28"/>
        </w:rPr>
        <w:t>а</w:t>
      </w:r>
      <w:r w:rsidRPr="005C3E77">
        <w:rPr>
          <w:szCs w:val="28"/>
        </w:rPr>
        <w:t xml:space="preserve"> (рис.</w:t>
      </w:r>
      <w:r w:rsidR="00A46D1E">
        <w:rPr>
          <w:szCs w:val="28"/>
        </w:rPr>
        <w:t> </w:t>
      </w:r>
      <w:r w:rsidRPr="005C3E77">
        <w:rPr>
          <w:szCs w:val="28"/>
        </w:rPr>
        <w:t xml:space="preserve">3.16). При этом длина щели много больше ее ширины и перпендикулярна к плоскости чертежа. Рассмотрим момент времени, в который волновой фронт дойдет экрана со щелью. Согласно принципу Гюйгенса-Френеля, все точки волнового фронта, уложившиеся в щель (расстояние </w:t>
      </w:r>
      <w:r w:rsidRPr="005C3E77">
        <w:rPr>
          <w:i/>
          <w:szCs w:val="28"/>
        </w:rPr>
        <w:t>АВ</w:t>
      </w:r>
      <w:r w:rsidRPr="005C3E77">
        <w:rPr>
          <w:szCs w:val="28"/>
        </w:rPr>
        <w:t>) являются источниками вторичных когерентных волн, распространяющихся во всевозможных направлениях вперед от щели</w:t>
      </w:r>
      <w:r>
        <w:rPr>
          <w:szCs w:val="28"/>
        </w:rPr>
        <w:t>.</w:t>
      </w:r>
    </w:p>
    <w:p w:rsidR="00AD7D3C" w:rsidRPr="006F70E9" w:rsidRDefault="00AD7D3C" w:rsidP="006F70E9">
      <w:pPr>
        <w:rPr>
          <w:szCs w:val="28"/>
        </w:rPr>
      </w:pPr>
      <w:r w:rsidRPr="004361E0">
        <w:rPr>
          <w:szCs w:val="28"/>
        </w:rPr>
        <w:t>Для наблюдения дифракционной картины, за щелью размещают собирающую линзу Л, в фокальной плоскости которой расположен экран Э (рис.</w:t>
      </w:r>
      <w:r w:rsidR="00A46D1E">
        <w:rPr>
          <w:szCs w:val="28"/>
        </w:rPr>
        <w:t> </w:t>
      </w:r>
      <w:r w:rsidRPr="004361E0">
        <w:rPr>
          <w:szCs w:val="28"/>
        </w:rPr>
        <w:t xml:space="preserve">3.16). Рассмотрим волны 1 и 2, преломившиеся от краев щели под углом </w:t>
      </w:r>
      <w:r w:rsidRPr="004361E0">
        <w:rPr>
          <w:szCs w:val="28"/>
        </w:rPr>
        <w:sym w:font="Symbol" w:char="F06A"/>
      </w:r>
      <w:r w:rsidRPr="004361E0">
        <w:rPr>
          <w:szCs w:val="28"/>
        </w:rPr>
        <w:t xml:space="preserve"> к первоначальному направлению (этот угол называется углом дифракции). Оптическая разность хода лучей 1 и 2, идущих от краев щели в этом направлении, равна </w:t>
      </w:r>
      <w:r w:rsidRPr="004361E0">
        <w:rPr>
          <w:position w:val="-10"/>
          <w:szCs w:val="28"/>
        </w:rPr>
        <w:object w:dxaOrig="1260" w:dyaOrig="320" w14:anchorId="184451A5">
          <v:shape id="_x0000_i1459" type="#_x0000_t75" style="width:72.75pt;height:18pt" o:ole="">
            <v:imagedata r:id="rId913" o:title=""/>
          </v:shape>
          <o:OLEObject Type="Embed" ProgID="Equation.DSMT4" ShapeID="_x0000_i1459" DrawAspect="Content" ObjectID="_1824384996" r:id="rId914"/>
        </w:object>
      </w:r>
      <w:r w:rsidRPr="004361E0">
        <w:rPr>
          <w:szCs w:val="28"/>
        </w:rPr>
        <w:t xml:space="preserve"> (так как </w:t>
      </w:r>
      <w:r w:rsidRPr="004361E0">
        <w:rPr>
          <w:i/>
          <w:szCs w:val="28"/>
        </w:rPr>
        <w:t>АС</w:t>
      </w:r>
      <w:r w:rsidRPr="004361E0">
        <w:rPr>
          <w:szCs w:val="28"/>
        </w:rPr>
        <w:sym w:font="Symbol" w:char="F05E"/>
      </w:r>
      <w:r w:rsidRPr="004361E0">
        <w:rPr>
          <w:i/>
          <w:szCs w:val="28"/>
        </w:rPr>
        <w:t>ВС</w:t>
      </w:r>
      <w:r w:rsidRPr="004361E0">
        <w:rPr>
          <w:szCs w:val="28"/>
        </w:rPr>
        <w:t xml:space="preserve">). Волновой фронт, укладывающийся на отрезке </w:t>
      </w:r>
      <w:r w:rsidRPr="004361E0">
        <w:rPr>
          <w:i/>
          <w:szCs w:val="28"/>
        </w:rPr>
        <w:t>АВ</w:t>
      </w:r>
      <w:r w:rsidRPr="004361E0">
        <w:rPr>
          <w:szCs w:val="28"/>
        </w:rPr>
        <w:t xml:space="preserve"> разобьем на полоски одинаковой ширины – зоны Френеля, таким образом, чтобы разность хода лучей, идущих от соседних зон Френеля была равна </w:t>
      </w:r>
      <w:r w:rsidRPr="004361E0">
        <w:rPr>
          <w:position w:val="-24"/>
          <w:szCs w:val="28"/>
        </w:rPr>
        <w:object w:dxaOrig="240" w:dyaOrig="620" w14:anchorId="590B7747">
          <v:shape id="_x0000_i1460" type="#_x0000_t75" style="width:11.25pt;height:30pt" o:ole="" fillcolor="window">
            <v:imagedata r:id="rId915" o:title=""/>
          </v:shape>
          <o:OLEObject Type="Embed" ProgID="Equation.DSMT4" ShapeID="_x0000_i1460" DrawAspect="Content" ObjectID="_1824384997" r:id="rId916"/>
        </w:object>
      </w:r>
      <w:r w:rsidR="00A46D1E">
        <w:rPr>
          <w:szCs w:val="28"/>
        </w:rPr>
        <w:t xml:space="preserve"> (см. рис. </w:t>
      </w:r>
      <w:r w:rsidRPr="004361E0">
        <w:rPr>
          <w:szCs w:val="28"/>
        </w:rPr>
        <w:t>3.16).</w:t>
      </w:r>
    </w:p>
    <w:p w:rsidR="00AD7D3C" w:rsidRDefault="00AD7D3C" w:rsidP="00A46D1E">
      <w:pPr>
        <w:pStyle w:val="af8"/>
      </w:pPr>
      <w:r w:rsidRPr="00A46D1E">
        <w:rPr>
          <w:noProof/>
        </w:rPr>
        <w:drawing>
          <wp:inline distT="0" distB="0" distL="0" distR="0" wp14:anchorId="647EC0AA" wp14:editId="6DB2146B">
            <wp:extent cx="2901315" cy="1908175"/>
            <wp:effectExtent l="19050" t="0" r="0" b="0"/>
            <wp:docPr id="4178" name="Рисунок 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8"/>
                    <pic:cNvPicPr>
                      <a:picLocks noChangeAspect="1" noChangeArrowheads="1"/>
                    </pic:cNvPicPr>
                  </pic:nvPicPr>
                  <pic:blipFill>
                    <a:blip r:embed="rId917" cstate="print"/>
                    <a:srcRect/>
                    <a:stretch>
                      <a:fillRect/>
                    </a:stretch>
                  </pic:blipFill>
                  <pic:spPr bwMode="auto">
                    <a:xfrm>
                      <a:off x="0" y="0"/>
                      <a:ext cx="2901315" cy="1908175"/>
                    </a:xfrm>
                    <a:prstGeom prst="rect">
                      <a:avLst/>
                    </a:prstGeom>
                    <a:noFill/>
                    <a:ln w="9525">
                      <a:noFill/>
                      <a:miter lim="800000"/>
                      <a:headEnd/>
                      <a:tailEnd/>
                    </a:ln>
                  </pic:spPr>
                </pic:pic>
              </a:graphicData>
            </a:graphic>
          </wp:inline>
        </w:drawing>
      </w:r>
    </w:p>
    <w:p w:rsidR="00AD7D3C" w:rsidRPr="00DB1BA7" w:rsidRDefault="00AD7D3C" w:rsidP="00DB1BA7">
      <w:pPr>
        <w:pStyle w:val="af4"/>
      </w:pPr>
      <w:r w:rsidRPr="00DB1BA7">
        <w:t>Рис.</w:t>
      </w:r>
      <w:r w:rsidR="00A46D1E" w:rsidRPr="00427074">
        <w:t> </w:t>
      </w:r>
      <w:r w:rsidRPr="00CB651C">
        <w:rPr>
          <w:rStyle w:val="afff5"/>
          <w:bCs w:val="0"/>
          <w:szCs w:val="20"/>
        </w:rPr>
        <w:t>3.16</w:t>
      </w:r>
    </w:p>
    <w:p w:rsidR="00AD7D3C" w:rsidRDefault="00AD7D3C" w:rsidP="00AD7D3C">
      <w:pPr>
        <w:rPr>
          <w:szCs w:val="28"/>
        </w:rPr>
      </w:pPr>
      <w:r w:rsidRPr="004361E0">
        <w:rPr>
          <w:szCs w:val="28"/>
        </w:rPr>
        <w:t xml:space="preserve">Пусть на открытой части волнового фронта </w:t>
      </w:r>
      <w:r>
        <w:rPr>
          <w:szCs w:val="28"/>
        </w:rPr>
        <w:t>уместилось,</w:t>
      </w:r>
      <w:r w:rsidRPr="004361E0">
        <w:rPr>
          <w:szCs w:val="28"/>
        </w:rPr>
        <w:t xml:space="preserve"> таким </w:t>
      </w:r>
      <w:r>
        <w:rPr>
          <w:szCs w:val="28"/>
        </w:rPr>
        <w:t>образом,</w:t>
      </w:r>
      <w:r w:rsidRPr="004361E0">
        <w:rPr>
          <w:i/>
          <w:szCs w:val="28"/>
          <w:lang w:val="en-US"/>
        </w:rPr>
        <w:t>N</w:t>
      </w:r>
      <w:r w:rsidRPr="004361E0">
        <w:rPr>
          <w:szCs w:val="28"/>
        </w:rPr>
        <w:t xml:space="preserve"> штук зон Френеля. Тогда </w:t>
      </w:r>
      <w:r w:rsidRPr="004361E0">
        <w:rPr>
          <w:position w:val="-26"/>
          <w:szCs w:val="28"/>
          <w:lang w:val="en-US"/>
        </w:rPr>
        <w:object w:dxaOrig="2200" w:dyaOrig="700" w14:anchorId="0802BAFF">
          <v:shape id="_x0000_i1461" type="#_x0000_t75" style="width:110.2pt;height:34.5pt" o:ole="" fillcolor="window">
            <v:imagedata r:id="rId918" o:title=""/>
          </v:shape>
          <o:OLEObject Type="Embed" ProgID="Equation.3" ShapeID="_x0000_i1461" DrawAspect="Content" ObjectID="_1824384998" r:id="rId919"/>
        </w:object>
      </w:r>
      <w:r w:rsidRPr="004361E0">
        <w:rPr>
          <w:szCs w:val="28"/>
        </w:rPr>
        <w:t>.</w:t>
      </w:r>
    </w:p>
    <w:p w:rsidR="00AD7D3C" w:rsidRPr="00D60606" w:rsidRDefault="00AD7D3C" w:rsidP="00AD7D3C">
      <w:pPr>
        <w:rPr>
          <w:szCs w:val="28"/>
        </w:rPr>
      </w:pPr>
      <w:r w:rsidRPr="00D60606">
        <w:rPr>
          <w:szCs w:val="28"/>
        </w:rPr>
        <w:t xml:space="preserve">Амплитуды вторичных волн, распространяющихся от различных зон Френеля, будут равны, так как построенные таким образом зоны Френеля имеют одинаковые площади и одинаково наклонены к направлению наблюдения (точка </w:t>
      </w:r>
      <w:r w:rsidRPr="00D60606">
        <w:rPr>
          <w:i/>
          <w:szCs w:val="28"/>
        </w:rPr>
        <w:t>M</w:t>
      </w:r>
      <w:r w:rsidRPr="00D60606">
        <w:rPr>
          <w:szCs w:val="28"/>
        </w:rPr>
        <w:t xml:space="preserve">). Как следует из построения, волны, идущие от любых соседних зон Френеля, приходят в точку </w:t>
      </w:r>
      <w:r w:rsidRPr="00D60606">
        <w:rPr>
          <w:i/>
          <w:szCs w:val="28"/>
        </w:rPr>
        <w:t>М</w:t>
      </w:r>
      <w:r w:rsidRPr="00D60606">
        <w:rPr>
          <w:szCs w:val="28"/>
        </w:rPr>
        <w:t xml:space="preserve"> в противоположной фазе с равными амплитудами и, поэтому гасят друг друга. </w:t>
      </w:r>
    </w:p>
    <w:p w:rsidR="00AD7D3C" w:rsidRPr="00D60606" w:rsidRDefault="00AD7D3C" w:rsidP="00AD7D3C">
      <w:pPr>
        <w:rPr>
          <w:szCs w:val="28"/>
        </w:rPr>
      </w:pPr>
      <w:r w:rsidRPr="00D60606">
        <w:rPr>
          <w:szCs w:val="28"/>
        </w:rPr>
        <w:t xml:space="preserve">Если для данного угла дифракции </w:t>
      </w:r>
      <w:r w:rsidRPr="00D60606">
        <w:rPr>
          <w:szCs w:val="28"/>
        </w:rPr>
        <w:sym w:font="Symbol" w:char="F06A"/>
      </w:r>
      <w:r w:rsidRPr="00D60606">
        <w:rPr>
          <w:szCs w:val="28"/>
        </w:rPr>
        <w:t xml:space="preserve"> число зон Френеля, укладывающихся на отрезке AB окажется четным (</w:t>
      </w:r>
      <w:r w:rsidRPr="00D60606">
        <w:rPr>
          <w:position w:val="-6"/>
          <w:szCs w:val="28"/>
          <w:lang w:val="en-US"/>
        </w:rPr>
        <w:object w:dxaOrig="940" w:dyaOrig="300" w14:anchorId="5713A5DF">
          <v:shape id="_x0000_i1462" type="#_x0000_t75" style="width:46.5pt;height:15.75pt" o:ole="" fillcolor="window">
            <v:imagedata r:id="rId920" o:title=""/>
          </v:shape>
          <o:OLEObject Type="Embed" ProgID="Equation.3" ShapeID="_x0000_i1462" DrawAspect="Content" ObjectID="_1824384999" r:id="rId921"/>
        </w:object>
      </w:r>
      <w:r w:rsidRPr="00D60606">
        <w:rPr>
          <w:szCs w:val="28"/>
        </w:rPr>
        <w:t xml:space="preserve">, где </w:t>
      </w:r>
      <w:r w:rsidRPr="00D60606">
        <w:rPr>
          <w:position w:val="-6"/>
          <w:szCs w:val="28"/>
        </w:rPr>
        <w:object w:dxaOrig="279" w:dyaOrig="240" w14:anchorId="38F7A45F">
          <v:shape id="_x0000_i1463" type="#_x0000_t75" style="width:13.5pt;height:11.25pt" o:ole="" fillcolor="window">
            <v:imagedata r:id="rId922" o:title=""/>
          </v:shape>
          <o:OLEObject Type="Embed" ProgID="Equation.3" ShapeID="_x0000_i1463" DrawAspect="Content" ObjectID="_1824385000" r:id="rId923"/>
        </w:object>
      </w:r>
      <w:r w:rsidRPr="00D60606">
        <w:rPr>
          <w:szCs w:val="28"/>
        </w:rPr>
        <w:t xml:space="preserve"> – целое число), то </w:t>
      </w:r>
      <w:r>
        <w:rPr>
          <w:szCs w:val="28"/>
        </w:rPr>
        <w:t xml:space="preserve">соседние зоны </w:t>
      </w:r>
      <w:r w:rsidRPr="00D60606">
        <w:rPr>
          <w:szCs w:val="28"/>
        </w:rPr>
        <w:t>погасят друг друга</w:t>
      </w:r>
      <w:r>
        <w:rPr>
          <w:szCs w:val="28"/>
        </w:rPr>
        <w:t xml:space="preserve"> (вторая гасит первую, четвертая – третью </w:t>
      </w:r>
      <w:r w:rsidR="00B522C7">
        <w:rPr>
          <w:szCs w:val="28"/>
        </w:rPr>
        <w:t>и т. д.</w:t>
      </w:r>
      <w:r>
        <w:rPr>
          <w:szCs w:val="28"/>
        </w:rPr>
        <w:t>). П</w:t>
      </w:r>
      <w:r w:rsidRPr="00D60606">
        <w:rPr>
          <w:szCs w:val="28"/>
        </w:rPr>
        <w:t xml:space="preserve">оэтому при данном угле дифракции </w:t>
      </w:r>
      <w:r w:rsidRPr="00D60606">
        <w:rPr>
          <w:szCs w:val="28"/>
        </w:rPr>
        <w:sym w:font="Symbol" w:char="F06A"/>
      </w:r>
      <w:r w:rsidRPr="00D60606">
        <w:rPr>
          <w:szCs w:val="28"/>
        </w:rPr>
        <w:t xml:space="preserve"> на экране в точке M будет минимум освещенности.</w:t>
      </w:r>
    </w:p>
    <w:p w:rsidR="00AD7D3C" w:rsidRPr="00D60606" w:rsidRDefault="00AD7D3C" w:rsidP="00AD7D3C">
      <w:pPr>
        <w:rPr>
          <w:szCs w:val="28"/>
        </w:rPr>
      </w:pPr>
      <w:r w:rsidRPr="00D60606">
        <w:rPr>
          <w:szCs w:val="28"/>
        </w:rPr>
        <w:t xml:space="preserve">Углы дифракции </w:t>
      </w:r>
      <w:r w:rsidRPr="00D60606">
        <w:rPr>
          <w:szCs w:val="28"/>
        </w:rPr>
        <w:sym w:font="Symbol" w:char="F06A"/>
      </w:r>
      <w:r w:rsidRPr="00D60606">
        <w:rPr>
          <w:szCs w:val="28"/>
          <w:vertAlign w:val="subscript"/>
          <w:lang w:val="en-US"/>
        </w:rPr>
        <w:t>min</w:t>
      </w:r>
      <w:r w:rsidRPr="00D60606">
        <w:rPr>
          <w:szCs w:val="28"/>
        </w:rPr>
        <w:t>, соответствующие минимумам освещенности, находят из условия:</w:t>
      </w:r>
    </w:p>
    <w:p w:rsidR="00AD7D3C" w:rsidRPr="00D60606" w:rsidRDefault="00AD7D3C" w:rsidP="00AD7D3C">
      <w:pPr>
        <w:pStyle w:val="16"/>
      </w:pPr>
      <w:r w:rsidRPr="00D60606">
        <w:tab/>
      </w:r>
      <w:r w:rsidRPr="00D60606">
        <w:rPr>
          <w:position w:val="-24"/>
          <w:lang w:val="en-US"/>
        </w:rPr>
        <w:object w:dxaOrig="1680" w:dyaOrig="620" w14:anchorId="0D4ED010">
          <v:shape id="_x0000_i1464" type="#_x0000_t75" style="width:98.3pt;height:36pt" o:ole="" fillcolor="window">
            <v:imagedata r:id="rId924" o:title=""/>
          </v:shape>
          <o:OLEObject Type="Embed" ProgID="Equation.DSMT4" ShapeID="_x0000_i1464" DrawAspect="Content" ObjectID="_1824385001" r:id="rId925"/>
        </w:object>
      </w:r>
      <w:r w:rsidRPr="00D60606">
        <w:t>,</w:t>
      </w:r>
      <w:r w:rsidRPr="00D60606">
        <w:tab/>
        <w:t>(3.22)</w:t>
      </w:r>
    </w:p>
    <w:p w:rsidR="00AD7D3C" w:rsidRPr="00D60606" w:rsidRDefault="00AD7D3C" w:rsidP="00A46D1E">
      <w:pPr>
        <w:ind w:firstLine="0"/>
        <w:rPr>
          <w:b/>
        </w:rPr>
      </w:pPr>
      <w:r w:rsidRPr="00D60606">
        <w:t xml:space="preserve">где </w:t>
      </w:r>
      <w:r w:rsidRPr="005A56F8">
        <w:rPr>
          <w:i/>
          <w:lang w:val="en-US"/>
        </w:rPr>
        <w:t>m</w:t>
      </w:r>
      <w:r w:rsidRPr="00D60606">
        <w:t xml:space="preserve"> = 1, 2, 3… – порядок дифракционного минимума.</w:t>
      </w:r>
    </w:p>
    <w:p w:rsidR="00AD7D3C" w:rsidRPr="00D60606" w:rsidRDefault="00AD7D3C" w:rsidP="00AD7D3C">
      <w:pPr>
        <w:rPr>
          <w:szCs w:val="28"/>
        </w:rPr>
      </w:pPr>
      <w:r w:rsidRPr="00D60606">
        <w:rPr>
          <w:szCs w:val="28"/>
        </w:rPr>
        <w:t xml:space="preserve">Если </w:t>
      </w:r>
      <w:r>
        <w:rPr>
          <w:szCs w:val="28"/>
        </w:rPr>
        <w:t>же</w:t>
      </w:r>
      <w:r w:rsidRPr="00D60606">
        <w:rPr>
          <w:szCs w:val="28"/>
        </w:rPr>
        <w:t xml:space="preserve"> число зон Френеля, укладывающихся на отрезке AB окажется </w:t>
      </w:r>
      <w:r>
        <w:rPr>
          <w:szCs w:val="28"/>
        </w:rPr>
        <w:t>не</w:t>
      </w:r>
      <w:r w:rsidRPr="00D60606">
        <w:rPr>
          <w:szCs w:val="28"/>
        </w:rPr>
        <w:t>четным (</w:t>
      </w:r>
      <w:r w:rsidRPr="00D60606">
        <w:rPr>
          <w:position w:val="-6"/>
          <w:szCs w:val="28"/>
          <w:lang w:val="en-US"/>
        </w:rPr>
        <w:object w:dxaOrig="1300" w:dyaOrig="300" w14:anchorId="57E897EB">
          <v:shape id="_x0000_i1465" type="#_x0000_t75" style="width:65.95pt;height:15.75pt" o:ole="" fillcolor="window">
            <v:imagedata r:id="rId926" o:title=""/>
          </v:shape>
          <o:OLEObject Type="Embed" ProgID="Equation.3" ShapeID="_x0000_i1465" DrawAspect="Content" ObjectID="_1824385002" r:id="rId927"/>
        </w:object>
      </w:r>
      <w:r w:rsidRPr="00D60606">
        <w:rPr>
          <w:szCs w:val="28"/>
        </w:rPr>
        <w:t xml:space="preserve">, где </w:t>
      </w:r>
      <w:r w:rsidRPr="00D60606">
        <w:rPr>
          <w:position w:val="-6"/>
          <w:szCs w:val="28"/>
        </w:rPr>
        <w:object w:dxaOrig="279" w:dyaOrig="240" w14:anchorId="6F13731A">
          <v:shape id="_x0000_i1466" type="#_x0000_t75" style="width:13.5pt;height:11.25pt" o:ole="" fillcolor="window">
            <v:imagedata r:id="rId922" o:title=""/>
          </v:shape>
          <o:OLEObject Type="Embed" ProgID="Equation.3" ShapeID="_x0000_i1466" DrawAspect="Content" ObjectID="_1824385003" r:id="rId928"/>
        </w:object>
      </w:r>
      <w:r w:rsidRPr="00D60606">
        <w:rPr>
          <w:szCs w:val="28"/>
        </w:rPr>
        <w:t xml:space="preserve"> – целое число), </w:t>
      </w:r>
      <w:r>
        <w:rPr>
          <w:szCs w:val="28"/>
        </w:rPr>
        <w:t>то</w:t>
      </w:r>
      <w:r w:rsidRPr="00D60606">
        <w:rPr>
          <w:szCs w:val="28"/>
        </w:rPr>
        <w:t xml:space="preserve"> на экране в точке M будет </w:t>
      </w:r>
      <w:r>
        <w:rPr>
          <w:szCs w:val="28"/>
        </w:rPr>
        <w:t xml:space="preserve">наблюдаться </w:t>
      </w:r>
      <w:r w:rsidRPr="00D60606">
        <w:rPr>
          <w:szCs w:val="28"/>
        </w:rPr>
        <w:t>м</w:t>
      </w:r>
      <w:r>
        <w:rPr>
          <w:szCs w:val="28"/>
        </w:rPr>
        <w:t>аксимум</w:t>
      </w:r>
      <w:r w:rsidRPr="00D60606">
        <w:rPr>
          <w:szCs w:val="28"/>
        </w:rPr>
        <w:t xml:space="preserve"> освещенности</w:t>
      </w:r>
      <w:r>
        <w:rPr>
          <w:szCs w:val="28"/>
        </w:rPr>
        <w:t xml:space="preserve"> (так как световая волна, идущая от одной зоны Френеля останется не погашенной)</w:t>
      </w:r>
      <w:r w:rsidRPr="00D60606">
        <w:rPr>
          <w:szCs w:val="28"/>
        </w:rPr>
        <w:t>.</w:t>
      </w:r>
    </w:p>
    <w:p w:rsidR="00AD7D3C" w:rsidRPr="00D60606" w:rsidRDefault="00AD7D3C" w:rsidP="00AD7D3C">
      <w:pPr>
        <w:rPr>
          <w:szCs w:val="28"/>
        </w:rPr>
      </w:pPr>
      <w:r w:rsidRPr="00D60606">
        <w:rPr>
          <w:szCs w:val="28"/>
        </w:rPr>
        <w:t xml:space="preserve">Углы дифракции </w:t>
      </w:r>
      <w:r w:rsidRPr="00D60606">
        <w:rPr>
          <w:szCs w:val="28"/>
        </w:rPr>
        <w:sym w:font="Symbol" w:char="F06A"/>
      </w:r>
      <w:r>
        <w:rPr>
          <w:szCs w:val="28"/>
          <w:vertAlign w:val="subscript"/>
        </w:rPr>
        <w:t>max</w:t>
      </w:r>
      <w:r w:rsidRPr="00D60606">
        <w:rPr>
          <w:szCs w:val="28"/>
        </w:rPr>
        <w:t xml:space="preserve">, соответствующие </w:t>
      </w:r>
      <w:r>
        <w:rPr>
          <w:szCs w:val="28"/>
        </w:rPr>
        <w:t>максимумам</w:t>
      </w:r>
      <w:r w:rsidRPr="00D60606">
        <w:rPr>
          <w:szCs w:val="28"/>
        </w:rPr>
        <w:t xml:space="preserve"> освещенности, </w:t>
      </w:r>
      <w:r>
        <w:rPr>
          <w:szCs w:val="28"/>
        </w:rPr>
        <w:t>определяются</w:t>
      </w:r>
      <w:r w:rsidRPr="00D60606">
        <w:rPr>
          <w:szCs w:val="28"/>
        </w:rPr>
        <w:t xml:space="preserve"> из условия:</w:t>
      </w:r>
    </w:p>
    <w:p w:rsidR="00AD7D3C" w:rsidRDefault="00AD7D3C" w:rsidP="00AD7D3C">
      <w:pPr>
        <w:pStyle w:val="16"/>
      </w:pPr>
      <w:r w:rsidRPr="00DF18A2">
        <w:tab/>
      </w:r>
      <w:r w:rsidRPr="00DF18A2">
        <w:rPr>
          <w:position w:val="-24"/>
          <w:lang w:val="en-US"/>
        </w:rPr>
        <w:object w:dxaOrig="2180" w:dyaOrig="620" w14:anchorId="484A38B5">
          <v:shape id="_x0000_i1467" type="#_x0000_t75" style="width:117.7pt;height:33.75pt" o:ole="" fillcolor="window">
            <v:imagedata r:id="rId929" o:title=""/>
          </v:shape>
          <o:OLEObject Type="Embed" ProgID="Equation.DSMT4" ShapeID="_x0000_i1467" DrawAspect="Content" ObjectID="_1824385004" r:id="rId930"/>
        </w:object>
      </w:r>
      <w:r>
        <w:t>,</w:t>
      </w:r>
      <w:r w:rsidRPr="00DF18A2">
        <w:tab/>
      </w:r>
      <w:r>
        <w:t>(3.23)</w:t>
      </w:r>
    </w:p>
    <w:p w:rsidR="00AD7D3C" w:rsidRDefault="00AD7D3C" w:rsidP="00AD7D3C">
      <w:pPr>
        <w:pStyle w:val="16"/>
        <w:jc w:val="left"/>
      </w:pPr>
      <w:r w:rsidRPr="00D60606">
        <w:t xml:space="preserve">где </w:t>
      </w:r>
      <w:r w:rsidRPr="005A56F8">
        <w:rPr>
          <w:i/>
          <w:lang w:val="en-US"/>
        </w:rPr>
        <w:t>m</w:t>
      </w:r>
      <w:r w:rsidRPr="00D60606">
        <w:t xml:space="preserve"> = 1, 2, 3… – порядок дифракционного м</w:t>
      </w:r>
      <w:r>
        <w:t>аксимума.</w:t>
      </w:r>
    </w:p>
    <w:p w:rsidR="00AD7D3C" w:rsidRPr="005F41A3" w:rsidRDefault="00AD7D3C" w:rsidP="00A46D1E">
      <w:pPr>
        <w:rPr>
          <w:b/>
        </w:rPr>
      </w:pPr>
      <w:r>
        <w:t xml:space="preserve">В направлении </w:t>
      </w:r>
      <w:r w:rsidRPr="00D60606">
        <w:sym w:font="Symbol" w:char="F06A"/>
      </w:r>
      <w:r>
        <w:t xml:space="preserve"> = 0</w:t>
      </w:r>
      <w:r w:rsidRPr="005F41A3">
        <w:rPr>
          <w:vertAlign w:val="superscript"/>
        </w:rPr>
        <w:t>0</w:t>
      </w:r>
      <w:r w:rsidRPr="005F41A3">
        <w:t xml:space="preserve"> щель действует как одна </w:t>
      </w:r>
      <w:r>
        <w:t>зона Френеля и поэтому в центре дифракционной картины наблюдается максимум освещенности (центральный максимум).</w:t>
      </w:r>
    </w:p>
    <w:p w:rsidR="00AD7D3C" w:rsidRDefault="00AD7D3C" w:rsidP="00AD7D3C">
      <w:pPr>
        <w:rPr>
          <w:szCs w:val="28"/>
        </w:rPr>
      </w:pPr>
      <w:r w:rsidRPr="00DF18A2">
        <w:rPr>
          <w:szCs w:val="28"/>
        </w:rPr>
        <w:t>На</w:t>
      </w:r>
      <w:r w:rsidR="00A46D1E">
        <w:rPr>
          <w:szCs w:val="28"/>
        </w:rPr>
        <w:t xml:space="preserve"> рис. </w:t>
      </w:r>
      <w:r w:rsidRPr="00DF18A2">
        <w:rPr>
          <w:szCs w:val="28"/>
        </w:rPr>
        <w:t>3.1</w:t>
      </w:r>
      <w:r>
        <w:rPr>
          <w:szCs w:val="28"/>
        </w:rPr>
        <w:t>7</w:t>
      </w:r>
      <w:r w:rsidRPr="00DF18A2">
        <w:rPr>
          <w:szCs w:val="28"/>
        </w:rPr>
        <w:t xml:space="preserve"> приведена зависимость </w:t>
      </w:r>
      <w:r w:rsidRPr="00DC21EA">
        <w:rPr>
          <w:position w:val="-10"/>
          <w:szCs w:val="28"/>
          <w:lang w:val="en-US"/>
        </w:rPr>
        <w:object w:dxaOrig="1359" w:dyaOrig="340" w14:anchorId="065458EE">
          <v:shape id="_x0000_i1468" type="#_x0000_t75" style="width:68.2pt;height:18pt" o:ole="" fillcolor="window">
            <v:imagedata r:id="rId931" o:title=""/>
          </v:shape>
          <o:OLEObject Type="Embed" ProgID="Equation.3" ShapeID="_x0000_i1468" DrawAspect="Content" ObjectID="_1824385005" r:id="rId932"/>
        </w:object>
      </w:r>
      <w:r w:rsidRPr="00DF18A2">
        <w:rPr>
          <w:szCs w:val="28"/>
        </w:rPr>
        <w:t xml:space="preserve"> интенсивности света на экране от синуса угла дифракции. </w:t>
      </w:r>
      <w:r>
        <w:rPr>
          <w:szCs w:val="28"/>
        </w:rPr>
        <w:t>Дифракционная картина, наблюдаемая на экране, симметрична относительно центра щели (центрального максимума).</w:t>
      </w:r>
    </w:p>
    <w:p w:rsidR="00AD7D3C" w:rsidRDefault="00AD7D3C" w:rsidP="00A46D1E">
      <w:pPr>
        <w:pStyle w:val="af8"/>
      </w:pPr>
      <w:r>
        <w:rPr>
          <w:noProof/>
        </w:rPr>
        <w:drawing>
          <wp:inline distT="0" distB="0" distL="0" distR="0" wp14:anchorId="63C644D4" wp14:editId="484B71E0">
            <wp:extent cx="2866390" cy="1661795"/>
            <wp:effectExtent l="19050" t="0" r="0" b="0"/>
            <wp:docPr id="4187" name="Рисунок 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7"/>
                    <pic:cNvPicPr>
                      <a:picLocks noChangeAspect="1" noChangeArrowheads="1"/>
                    </pic:cNvPicPr>
                  </pic:nvPicPr>
                  <pic:blipFill>
                    <a:blip r:embed="rId933" cstate="print"/>
                    <a:srcRect/>
                    <a:stretch>
                      <a:fillRect/>
                    </a:stretch>
                  </pic:blipFill>
                  <pic:spPr bwMode="auto">
                    <a:xfrm>
                      <a:off x="0" y="0"/>
                      <a:ext cx="2866390" cy="1661795"/>
                    </a:xfrm>
                    <a:prstGeom prst="rect">
                      <a:avLst/>
                    </a:prstGeom>
                    <a:noFill/>
                    <a:ln w="9525">
                      <a:noFill/>
                      <a:miter lim="800000"/>
                      <a:headEnd/>
                      <a:tailEnd/>
                    </a:ln>
                  </pic:spPr>
                </pic:pic>
              </a:graphicData>
            </a:graphic>
          </wp:inline>
        </w:drawing>
      </w:r>
    </w:p>
    <w:p w:rsidR="00AD7D3C" w:rsidRPr="009E6C43" w:rsidRDefault="00AD7D3C" w:rsidP="00A46D1E">
      <w:pPr>
        <w:pStyle w:val="af4"/>
      </w:pPr>
      <w:r w:rsidRPr="009E6C43">
        <w:t>Рис</w:t>
      </w:r>
      <w:r w:rsidR="00662053" w:rsidRPr="009E6C43">
        <w:t>.</w:t>
      </w:r>
      <w:r w:rsidR="00662053">
        <w:t> </w:t>
      </w:r>
      <w:r w:rsidRPr="009E6C43">
        <w:t>3.17</w:t>
      </w:r>
    </w:p>
    <w:p w:rsidR="00AD7D3C" w:rsidRPr="005A56F8" w:rsidRDefault="00AD7D3C" w:rsidP="00AD7D3C">
      <w:pPr>
        <w:rPr>
          <w:szCs w:val="28"/>
        </w:rPr>
      </w:pPr>
      <w:r w:rsidRPr="005A56F8">
        <w:rPr>
          <w:szCs w:val="28"/>
        </w:rPr>
        <w:t xml:space="preserve">Если щель освещается белым светом, то </w:t>
      </w:r>
      <w:r>
        <w:rPr>
          <w:szCs w:val="28"/>
        </w:rPr>
        <w:t xml:space="preserve">наблюдаемый </w:t>
      </w:r>
      <w:r w:rsidRPr="005A56F8">
        <w:rPr>
          <w:szCs w:val="28"/>
        </w:rPr>
        <w:t>на экране центральный максимум</w:t>
      </w:r>
      <w:r>
        <w:rPr>
          <w:szCs w:val="28"/>
        </w:rPr>
        <w:t>,</w:t>
      </w:r>
      <w:r w:rsidRPr="005A56F8">
        <w:rPr>
          <w:szCs w:val="28"/>
        </w:rPr>
        <w:t xml:space="preserve"> имеет вид белой полосы. Максимумы других порядков имеют при этом радужную окраску (разлагаются в спектр). Причем из условия (3.23) следует, что максимумы более коротких волн, располагаются ближе к центру дифракционной картины. Так</w:t>
      </w:r>
      <w:r>
        <w:rPr>
          <w:szCs w:val="28"/>
        </w:rPr>
        <w:t>,</w:t>
      </w:r>
      <w:r w:rsidRPr="005A56F8">
        <w:rPr>
          <w:szCs w:val="28"/>
        </w:rPr>
        <w:t xml:space="preserve"> внутри каждого порядка максимума ближе всего к центру находится максимум фиолетового цвета, а дальше – красного.</w:t>
      </w:r>
    </w:p>
    <w:p w:rsidR="00AD7D3C" w:rsidRPr="00DC21EA" w:rsidRDefault="00AD7D3C" w:rsidP="00AD7D3C">
      <w:pPr>
        <w:pStyle w:val="3"/>
      </w:pPr>
      <w:bookmarkStart w:id="310" w:name="_Toc474305119"/>
      <w:bookmarkStart w:id="311" w:name="_Toc474396451"/>
      <w:bookmarkStart w:id="312" w:name="_Toc267317373"/>
      <w:bookmarkStart w:id="313" w:name="_Toc267317533"/>
      <w:bookmarkStart w:id="314" w:name="_Toc461574345"/>
      <w:bookmarkStart w:id="315" w:name="_Toc485459410"/>
      <w:bookmarkStart w:id="316" w:name="_Toc485534359"/>
      <w:bookmarkStart w:id="317" w:name="_Toc475158026"/>
      <w:bookmarkStart w:id="318" w:name="_Toc475158730"/>
      <w:bookmarkStart w:id="319" w:name="_Toc475159329"/>
      <w:bookmarkStart w:id="320" w:name="_Toc475159824"/>
      <w:bookmarkStart w:id="321" w:name="_Toc475159892"/>
      <w:bookmarkStart w:id="322" w:name="_Toc477413813"/>
      <w:bookmarkStart w:id="323" w:name="_Toc477942281"/>
      <w:r>
        <w:t xml:space="preserve">3.3.6 </w:t>
      </w:r>
      <w:r w:rsidRPr="00697270">
        <w:t>Дифракция на дифракционной решетке</w:t>
      </w:r>
      <w:bookmarkStart w:id="324" w:name="_Toc474305120"/>
      <w:bookmarkStart w:id="325" w:name="_Toc474396452"/>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rsidR="00AD7D3C" w:rsidRPr="006F70E9" w:rsidRDefault="00AD7D3C" w:rsidP="00AD7D3C">
      <w:pPr>
        <w:rPr>
          <w:szCs w:val="28"/>
        </w:rPr>
      </w:pPr>
      <w:r>
        <w:rPr>
          <w:i/>
          <w:szCs w:val="28"/>
        </w:rPr>
        <w:t>Д</w:t>
      </w:r>
      <w:r w:rsidRPr="00C848E7">
        <w:rPr>
          <w:i/>
          <w:szCs w:val="28"/>
        </w:rPr>
        <w:t>ифракционной решеткой</w:t>
      </w:r>
      <w:r w:rsidR="00AE3691">
        <w:rPr>
          <w:i/>
          <w:szCs w:val="28"/>
        </w:rPr>
        <w:t xml:space="preserve"> </w:t>
      </w:r>
      <w:r w:rsidRPr="00C848E7">
        <w:rPr>
          <w:szCs w:val="28"/>
        </w:rPr>
        <w:t>называется</w:t>
      </w:r>
      <w:r w:rsidR="00AE3691">
        <w:rPr>
          <w:szCs w:val="28"/>
        </w:rPr>
        <w:t xml:space="preserve"> </w:t>
      </w:r>
      <w:r>
        <w:rPr>
          <w:szCs w:val="28"/>
        </w:rPr>
        <w:t>с</w:t>
      </w:r>
      <w:r w:rsidRPr="00C848E7">
        <w:rPr>
          <w:szCs w:val="28"/>
        </w:rPr>
        <w:t xml:space="preserve">овокупность </w:t>
      </w:r>
      <w:r>
        <w:rPr>
          <w:szCs w:val="28"/>
        </w:rPr>
        <w:t xml:space="preserve">периодически расположенных </w:t>
      </w:r>
      <w:r w:rsidRPr="00C848E7">
        <w:rPr>
          <w:szCs w:val="28"/>
        </w:rPr>
        <w:t>одинаковых дифракционных элементов (отверстий или препятствий)</w:t>
      </w:r>
      <w:r w:rsidR="006F70E9">
        <w:rPr>
          <w:szCs w:val="28"/>
        </w:rPr>
        <w:t>.</w:t>
      </w:r>
    </w:p>
    <w:p w:rsidR="00AD7D3C" w:rsidRPr="00C848E7" w:rsidRDefault="00AD7D3C" w:rsidP="00A46D1E">
      <w:pPr>
        <w:pStyle w:val="af8"/>
      </w:pPr>
      <w:r w:rsidRPr="00A46D1E">
        <w:rPr>
          <w:noProof/>
        </w:rPr>
        <w:drawing>
          <wp:inline distT="0" distB="0" distL="0" distR="0" wp14:anchorId="115C77B1" wp14:editId="2368888F">
            <wp:extent cx="2206625" cy="1732280"/>
            <wp:effectExtent l="19050" t="0" r="3175" b="0"/>
            <wp:docPr id="4188" name="Рисунок 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8"/>
                    <pic:cNvPicPr>
                      <a:picLocks noChangeAspect="1" noChangeArrowheads="1"/>
                    </pic:cNvPicPr>
                  </pic:nvPicPr>
                  <pic:blipFill>
                    <a:blip r:embed="rId934" cstate="print"/>
                    <a:srcRect/>
                    <a:stretch>
                      <a:fillRect/>
                    </a:stretch>
                  </pic:blipFill>
                  <pic:spPr bwMode="auto">
                    <a:xfrm>
                      <a:off x="0" y="0"/>
                      <a:ext cx="2206625" cy="1732280"/>
                    </a:xfrm>
                    <a:prstGeom prst="rect">
                      <a:avLst/>
                    </a:prstGeom>
                    <a:noFill/>
                    <a:ln w="9525">
                      <a:noFill/>
                      <a:miter lim="800000"/>
                      <a:headEnd/>
                      <a:tailEnd/>
                    </a:ln>
                  </pic:spPr>
                </pic:pic>
              </a:graphicData>
            </a:graphic>
          </wp:inline>
        </w:drawing>
      </w:r>
    </w:p>
    <w:p w:rsidR="00AD7D3C" w:rsidRPr="00472C9B" w:rsidRDefault="00A46D1E" w:rsidP="00A46D1E">
      <w:pPr>
        <w:pStyle w:val="af4"/>
      </w:pPr>
      <w:r>
        <w:t>Рис. </w:t>
      </w:r>
      <w:r w:rsidR="00AD7D3C" w:rsidRPr="00DC21EA">
        <w:t>3.1</w:t>
      </w:r>
      <w:r w:rsidR="00AD7D3C">
        <w:t>8</w:t>
      </w:r>
    </w:p>
    <w:p w:rsidR="00AD7D3C" w:rsidRPr="00636826" w:rsidRDefault="00AD7D3C" w:rsidP="00AD7D3C">
      <w:pPr>
        <w:rPr>
          <w:szCs w:val="28"/>
        </w:rPr>
      </w:pPr>
      <w:r w:rsidRPr="007D3C41">
        <w:rPr>
          <w:szCs w:val="28"/>
        </w:rPr>
        <w:t xml:space="preserve">Рассмотрим </w:t>
      </w:r>
      <w:r w:rsidRPr="007D3C41">
        <w:rPr>
          <w:i/>
          <w:szCs w:val="28"/>
        </w:rPr>
        <w:t>одномерную дифракционную решетку</w:t>
      </w:r>
      <w:r w:rsidRPr="007D3C41">
        <w:rPr>
          <w:szCs w:val="28"/>
        </w:rPr>
        <w:t xml:space="preserve"> представляющую собой ряд параллельных щелей одинаковой ширины </w:t>
      </w:r>
      <w:r w:rsidRPr="007D3C41">
        <w:rPr>
          <w:i/>
          <w:szCs w:val="28"/>
          <w:lang w:val="en-US"/>
        </w:rPr>
        <w:t>a</w:t>
      </w:r>
      <w:r w:rsidRPr="007D3C41">
        <w:rPr>
          <w:szCs w:val="28"/>
        </w:rPr>
        <w:t xml:space="preserve">, разделенных одинаковыми непрозрачными промежутками (штрихами) шириной </w:t>
      </w:r>
      <w:r w:rsidRPr="007D3C41">
        <w:rPr>
          <w:i/>
          <w:szCs w:val="28"/>
          <w:lang w:val="en-US"/>
        </w:rPr>
        <w:t>b</w:t>
      </w:r>
      <w:r w:rsidRPr="007D3C41">
        <w:rPr>
          <w:szCs w:val="28"/>
        </w:rPr>
        <w:t xml:space="preserve">. </w:t>
      </w:r>
      <w:r w:rsidRPr="007D3C41">
        <w:rPr>
          <w:i/>
          <w:szCs w:val="28"/>
        </w:rPr>
        <w:t>Периодом</w:t>
      </w:r>
      <w:r w:rsidRPr="007D3C41">
        <w:rPr>
          <w:szCs w:val="28"/>
        </w:rPr>
        <w:t xml:space="preserve"> или </w:t>
      </w:r>
      <w:r w:rsidRPr="007D3C41">
        <w:rPr>
          <w:i/>
          <w:szCs w:val="28"/>
        </w:rPr>
        <w:t>постоянной дифракционной решетки</w:t>
      </w:r>
      <w:r w:rsidRPr="007D3C41">
        <w:rPr>
          <w:szCs w:val="28"/>
        </w:rPr>
        <w:t xml:space="preserve"> называется суммарное расстояние </w:t>
      </w:r>
      <w:r w:rsidRPr="007D3C41">
        <w:rPr>
          <w:position w:val="-6"/>
          <w:szCs w:val="28"/>
        </w:rPr>
        <w:object w:dxaOrig="1060" w:dyaOrig="300" w14:anchorId="668D3AE0">
          <v:shape id="_x0000_i1469" type="#_x0000_t75" style="width:53.25pt;height:15.75pt" o:ole="" fillcolor="window">
            <v:imagedata r:id="rId935" o:title=""/>
          </v:shape>
          <o:OLEObject Type="Embed" ProgID="Equation.3" ShapeID="_x0000_i1469" DrawAspect="Content" ObjectID="_1824385006" r:id="rId936"/>
        </w:object>
      </w:r>
      <w:r w:rsidR="00A46D1E">
        <w:rPr>
          <w:szCs w:val="28"/>
        </w:rPr>
        <w:t xml:space="preserve"> (рис. </w:t>
      </w:r>
      <w:r w:rsidRPr="007D3C41">
        <w:rPr>
          <w:szCs w:val="28"/>
        </w:rPr>
        <w:t xml:space="preserve">3.18). Период решетки численно равен всей длине решетки, разделенной на количество нанесенных штрихов, и связан с числом штрихов </w:t>
      </w:r>
      <w:r w:rsidRPr="007D3C41">
        <w:rPr>
          <w:i/>
          <w:szCs w:val="28"/>
        </w:rPr>
        <w:t>n</w:t>
      </w:r>
      <w:r w:rsidRPr="007D3C41">
        <w:rPr>
          <w:szCs w:val="28"/>
        </w:rPr>
        <w:t xml:space="preserve">, </w:t>
      </w:r>
      <w:r w:rsidRPr="00636826">
        <w:rPr>
          <w:szCs w:val="28"/>
        </w:rPr>
        <w:t xml:space="preserve">приходящихся на единицу длины решетки, соотношением </w:t>
      </w:r>
      <w:r w:rsidRPr="00636826">
        <w:rPr>
          <w:position w:val="-12"/>
          <w:szCs w:val="28"/>
        </w:rPr>
        <w:object w:dxaOrig="859" w:dyaOrig="380" w14:anchorId="77C0CF2A">
          <v:shape id="_x0000_i1470" type="#_x0000_t75" style="width:42.75pt;height:18.75pt" o:ole="" fillcolor="window">
            <v:imagedata r:id="rId937" o:title=""/>
          </v:shape>
          <o:OLEObject Type="Embed" ProgID="Equation.3" ShapeID="_x0000_i1470" DrawAspect="Content" ObjectID="_1824385007" r:id="rId938"/>
        </w:object>
      </w:r>
      <w:r w:rsidRPr="00636826">
        <w:rPr>
          <w:szCs w:val="28"/>
        </w:rPr>
        <w:t>.</w:t>
      </w:r>
    </w:p>
    <w:p w:rsidR="00AD7D3C" w:rsidRPr="00636826" w:rsidRDefault="00AD7D3C" w:rsidP="00AD7D3C">
      <w:pPr>
        <w:rPr>
          <w:szCs w:val="28"/>
        </w:rPr>
      </w:pPr>
      <w:r w:rsidRPr="00636826">
        <w:rPr>
          <w:szCs w:val="28"/>
        </w:rPr>
        <w:t>Пусть одномерная дифракционная решетка освещается падающей по нормали плоской монохром</w:t>
      </w:r>
      <w:r w:rsidR="00A46D1E">
        <w:rPr>
          <w:szCs w:val="28"/>
        </w:rPr>
        <w:t>атической световой волной (рис.</w:t>
      </w:r>
      <w:r w:rsidR="00A46D1E">
        <w:rPr>
          <w:szCs w:val="28"/>
          <w:lang w:val="en-US"/>
        </w:rPr>
        <w:t> </w:t>
      </w:r>
      <w:r w:rsidRPr="00636826">
        <w:rPr>
          <w:szCs w:val="28"/>
        </w:rPr>
        <w:t xml:space="preserve">3.17). На пути лучей, прошедших дифракционную решетку, помещена собирающая линза Л, в фокальной плоскости которой, размещен экран Э. На экране наблюдается чередование максимумов и минимумов интенсивности света. Дифракционная картина, наблюдаемая на экране, определяется как условиями минимумов и максимумов при дифракции от одной щели, так и интерференцией лучей, идущих под одинаковыми углами от разных щелей. </w:t>
      </w:r>
    </w:p>
    <w:p w:rsidR="00AD7D3C" w:rsidRPr="00636826" w:rsidRDefault="00AD7D3C" w:rsidP="00AD7D3C">
      <w:pPr>
        <w:rPr>
          <w:szCs w:val="28"/>
        </w:rPr>
      </w:pPr>
      <w:r w:rsidRPr="00636826">
        <w:rPr>
          <w:szCs w:val="28"/>
        </w:rPr>
        <w:t xml:space="preserve">Если для угла дифракции </w:t>
      </w:r>
      <w:r w:rsidRPr="00636826">
        <w:rPr>
          <w:szCs w:val="28"/>
        </w:rPr>
        <w:sym w:font="Symbol" w:char="F06A"/>
      </w:r>
      <w:r w:rsidRPr="00636826">
        <w:rPr>
          <w:szCs w:val="28"/>
        </w:rPr>
        <w:t xml:space="preserve"> выполняется условие (3.22) минимумов при дифракции на одной щели, то в данном направлении каждая щель дает нулевую интенсивность. Поэтому и вся решетка (совокупность щелей) дает нулевую интенсивность в этом направлении. </w:t>
      </w:r>
    </w:p>
    <w:p w:rsidR="00A46D1E" w:rsidRPr="00F371D6" w:rsidRDefault="00AD7D3C" w:rsidP="006F70E9">
      <w:pPr>
        <w:pStyle w:val="affc"/>
        <w:ind w:firstLine="709"/>
        <w:jc w:val="both"/>
      </w:pPr>
      <w:r w:rsidRPr="00636826">
        <w:t>Минимумы, наблюдаемые под угло</w:t>
      </w:r>
      <w:r w:rsidR="00A46D1E">
        <w:t>м, удовлетворяющим соотношению,</w:t>
      </w:r>
    </w:p>
    <w:p w:rsidR="00AD7D3C" w:rsidRPr="00636826" w:rsidRDefault="00A46D1E" w:rsidP="00A46D1E">
      <w:pPr>
        <w:pStyle w:val="affc"/>
      </w:pPr>
      <w:r w:rsidRPr="00F371D6">
        <w:tab/>
      </w:r>
      <w:r w:rsidRPr="00A46D1E">
        <w:rPr>
          <w:position w:val="-26"/>
          <w:lang w:val="en-US"/>
        </w:rPr>
        <w:object w:dxaOrig="1760" w:dyaOrig="700" w14:anchorId="5F8E4796">
          <v:shape id="_x0000_i1471" type="#_x0000_t75" style="width:88.55pt;height:34.5pt" o:ole="" fillcolor="window">
            <v:imagedata r:id="rId939" o:title=""/>
          </v:shape>
          <o:OLEObject Type="Embed" ProgID="Equation.3" ShapeID="_x0000_i1471" DrawAspect="Content" ObjectID="_1824385008" r:id="rId940"/>
        </w:object>
      </w:r>
      <w:r w:rsidRPr="00F371D6">
        <w:tab/>
      </w:r>
      <w:r w:rsidR="00AD7D3C" w:rsidRPr="00636826">
        <w:t>(3.24)</w:t>
      </w:r>
    </w:p>
    <w:p w:rsidR="00AD7D3C" w:rsidRPr="00636826" w:rsidRDefault="00AD7D3C" w:rsidP="00AD7D3C">
      <w:pPr>
        <w:ind w:firstLine="0"/>
        <w:rPr>
          <w:szCs w:val="28"/>
        </w:rPr>
      </w:pPr>
      <w:r w:rsidRPr="00636826">
        <w:rPr>
          <w:szCs w:val="28"/>
        </w:rPr>
        <w:t xml:space="preserve">называются </w:t>
      </w:r>
      <w:r w:rsidRPr="00636826">
        <w:rPr>
          <w:i/>
          <w:szCs w:val="28"/>
        </w:rPr>
        <w:t>главными минимумами</w:t>
      </w:r>
      <w:r w:rsidRPr="00636826">
        <w:rPr>
          <w:szCs w:val="28"/>
        </w:rPr>
        <w:t xml:space="preserve"> дифракционной решетки (</w:t>
      </w:r>
      <w:r w:rsidRPr="002D7771">
        <w:rPr>
          <w:i/>
          <w:szCs w:val="28"/>
        </w:rPr>
        <w:t>m</w:t>
      </w:r>
      <w:r w:rsidRPr="00636826">
        <w:rPr>
          <w:szCs w:val="28"/>
        </w:rPr>
        <w:t xml:space="preserve"> =1, 2, 3…).</w:t>
      </w:r>
    </w:p>
    <w:p w:rsidR="00AD7D3C" w:rsidRPr="00636826" w:rsidRDefault="00AD7D3C" w:rsidP="00AD7D3C">
      <w:pPr>
        <w:rPr>
          <w:szCs w:val="28"/>
        </w:rPr>
      </w:pPr>
      <w:r w:rsidRPr="00636826">
        <w:rPr>
          <w:szCs w:val="28"/>
        </w:rPr>
        <w:t xml:space="preserve">Рассмотрим результат интерференции двух лучей, идущих из соответственных точек разных щелей (из начала, середины, конца щелей) под одним углом. Оптическая разность хода между двумя лучами, идущими от соседних щелей 2 и 1 (3 и 2 и др.), равна </w:t>
      </w:r>
      <w:r w:rsidRPr="00636826">
        <w:rPr>
          <w:position w:val="-10"/>
          <w:szCs w:val="28"/>
        </w:rPr>
        <w:object w:dxaOrig="1260" w:dyaOrig="340" w14:anchorId="58796686">
          <v:shape id="_x0000_i1472" type="#_x0000_t75" style="width:63.75pt;height:18pt" o:ole="" fillcolor="window">
            <v:imagedata r:id="rId941" o:title=""/>
          </v:shape>
          <o:OLEObject Type="Embed" ProgID="Equation.3" ShapeID="_x0000_i1472" DrawAspect="Content" ObjectID="_1824385009" r:id="rId942"/>
        </w:object>
      </w:r>
      <w:r w:rsidR="00A46D1E">
        <w:rPr>
          <w:szCs w:val="28"/>
        </w:rPr>
        <w:t xml:space="preserve"> (см. рис.</w:t>
      </w:r>
      <w:r w:rsidR="00A46D1E">
        <w:rPr>
          <w:szCs w:val="28"/>
          <w:lang w:val="en-US"/>
        </w:rPr>
        <w:t> </w:t>
      </w:r>
      <w:r w:rsidRPr="00636826">
        <w:rPr>
          <w:szCs w:val="28"/>
        </w:rPr>
        <w:t xml:space="preserve">3.17). Если оптическая разность хода удовлетворяет условию максимума (3.3) при интерференции, то волны, идущие от соседних щелей, будут усиливать друг друга. Таким образом, углы дифракции, под которыми будут наблюдаться </w:t>
      </w:r>
      <w:r w:rsidRPr="00636826">
        <w:rPr>
          <w:i/>
          <w:szCs w:val="28"/>
        </w:rPr>
        <w:t>главные максимумы</w:t>
      </w:r>
      <w:r w:rsidRPr="00636826">
        <w:rPr>
          <w:szCs w:val="28"/>
        </w:rPr>
        <w:t>, определяются выражением</w:t>
      </w:r>
    </w:p>
    <w:p w:rsidR="00AD7D3C" w:rsidRPr="00636826" w:rsidRDefault="00AD7D3C" w:rsidP="00A46D1E">
      <w:pPr>
        <w:pStyle w:val="affc"/>
      </w:pPr>
      <w:r w:rsidRPr="00636826">
        <w:tab/>
      </w:r>
      <w:r w:rsidR="00A46D1E" w:rsidRPr="00A46D1E">
        <w:rPr>
          <w:position w:val="-26"/>
          <w:lang w:val="en-US"/>
        </w:rPr>
        <w:object w:dxaOrig="1700" w:dyaOrig="700" w14:anchorId="6473BBAC">
          <v:shape id="_x0000_i1473" type="#_x0000_t75" style="width:84.75pt;height:34.5pt" o:ole="" fillcolor="window">
            <v:imagedata r:id="rId943" o:title=""/>
          </v:shape>
          <o:OLEObject Type="Embed" ProgID="Equation.3" ShapeID="_x0000_i1473" DrawAspect="Content" ObjectID="_1824385010" r:id="rId944"/>
        </w:object>
      </w:r>
      <w:r w:rsidRPr="00636826">
        <w:t>,</w:t>
      </w:r>
      <w:r w:rsidRPr="00636826">
        <w:tab/>
        <w:t>(3.25)</w:t>
      </w:r>
    </w:p>
    <w:p w:rsidR="00AD7D3C" w:rsidRPr="00636826" w:rsidRDefault="00AD7D3C" w:rsidP="00AD7D3C">
      <w:pPr>
        <w:ind w:firstLine="0"/>
        <w:rPr>
          <w:szCs w:val="28"/>
        </w:rPr>
      </w:pPr>
      <w:r w:rsidRPr="00636826">
        <w:rPr>
          <w:szCs w:val="28"/>
        </w:rPr>
        <w:t xml:space="preserve">где </w:t>
      </w:r>
      <w:r w:rsidRPr="00636826">
        <w:rPr>
          <w:i/>
          <w:szCs w:val="28"/>
          <w:lang w:val="en-US"/>
        </w:rPr>
        <w:t>m</w:t>
      </w:r>
      <w:r w:rsidRPr="00636826">
        <w:rPr>
          <w:szCs w:val="28"/>
        </w:rPr>
        <w:t xml:space="preserve"> = 0, 1, 2...– порядок главного максимума. Максимум с </w:t>
      </w:r>
      <w:r w:rsidRPr="00636826">
        <w:rPr>
          <w:i/>
          <w:szCs w:val="28"/>
        </w:rPr>
        <w:t>m</w:t>
      </w:r>
      <w:r w:rsidRPr="00636826">
        <w:rPr>
          <w:szCs w:val="28"/>
        </w:rPr>
        <w:t xml:space="preserve"> = 0 называется </w:t>
      </w:r>
      <w:r w:rsidRPr="00636826">
        <w:rPr>
          <w:i/>
          <w:szCs w:val="28"/>
        </w:rPr>
        <w:t>центральным</w:t>
      </w:r>
      <w:r w:rsidRPr="00636826">
        <w:rPr>
          <w:szCs w:val="28"/>
        </w:rPr>
        <w:t xml:space="preserve"> (нулевым).</w:t>
      </w:r>
    </w:p>
    <w:p w:rsidR="00AD7D3C" w:rsidRPr="00636826" w:rsidRDefault="00AD7D3C" w:rsidP="00AD7D3C">
      <w:pPr>
        <w:ind w:firstLine="0"/>
        <w:rPr>
          <w:szCs w:val="28"/>
        </w:rPr>
      </w:pPr>
      <w:r w:rsidRPr="00636826">
        <w:rPr>
          <w:szCs w:val="28"/>
        </w:rPr>
        <w:t xml:space="preserve">Общее число </w:t>
      </w:r>
      <w:r w:rsidRPr="00636826">
        <w:rPr>
          <w:i/>
          <w:szCs w:val="28"/>
          <w:lang w:val="en-US"/>
        </w:rPr>
        <w:t>N</w:t>
      </w:r>
      <w:r w:rsidRPr="00636826">
        <w:rPr>
          <w:szCs w:val="28"/>
        </w:rPr>
        <w:t xml:space="preserve"> главных максимумов, которые может дать дифракционная решетка, равно</w:t>
      </w:r>
    </w:p>
    <w:p w:rsidR="00AD7D3C" w:rsidRPr="00636826" w:rsidRDefault="00AD7D3C" w:rsidP="00A46D1E">
      <w:pPr>
        <w:pStyle w:val="affc"/>
        <w:rPr>
          <w:b/>
        </w:rPr>
      </w:pPr>
      <w:r w:rsidRPr="00636826">
        <w:tab/>
      </w:r>
      <w:r w:rsidR="00A46D1E" w:rsidRPr="00A46D1E">
        <w:rPr>
          <w:position w:val="-12"/>
          <w:lang w:val="en-US"/>
        </w:rPr>
        <w:object w:dxaOrig="1680" w:dyaOrig="380" w14:anchorId="303701FC">
          <v:shape id="_x0000_i1474" type="#_x0000_t75" style="width:83.25pt;height:18.75pt" o:ole="" fillcolor="window">
            <v:imagedata r:id="rId945" o:title=""/>
          </v:shape>
          <o:OLEObject Type="Embed" ProgID="Equation.3" ShapeID="_x0000_i1474" DrawAspect="Content" ObjectID="_1824385011" r:id="rId946"/>
        </w:object>
      </w:r>
      <w:r w:rsidRPr="00636826">
        <w:tab/>
        <w:t>(3.26)</w:t>
      </w:r>
    </w:p>
    <w:p w:rsidR="00AD7D3C" w:rsidRPr="00636826" w:rsidRDefault="00AD7D3C" w:rsidP="00AD7D3C">
      <w:pPr>
        <w:ind w:firstLine="0"/>
        <w:rPr>
          <w:szCs w:val="28"/>
        </w:rPr>
      </w:pPr>
      <w:r w:rsidRPr="00636826">
        <w:rPr>
          <w:szCs w:val="28"/>
        </w:rPr>
        <w:t xml:space="preserve">где </w:t>
      </w:r>
      <w:r w:rsidRPr="00636826">
        <w:rPr>
          <w:position w:val="-12"/>
          <w:szCs w:val="28"/>
        </w:rPr>
        <w:object w:dxaOrig="620" w:dyaOrig="380" w14:anchorId="4D5DB5B2">
          <v:shape id="_x0000_i1475" type="#_x0000_t75" style="width:30.75pt;height:18.75pt" o:ole="" fillcolor="window">
            <v:imagedata r:id="rId947" o:title=""/>
          </v:shape>
          <o:OLEObject Type="Embed" ProgID="Equation.3" ShapeID="_x0000_i1475" DrawAspect="Content" ObjectID="_1824385012" r:id="rId948"/>
        </w:object>
      </w:r>
      <w:r w:rsidRPr="00636826">
        <w:rPr>
          <w:szCs w:val="28"/>
        </w:rPr>
        <w:t xml:space="preserve"> – наибольший порядок максимума, наблюдаемого по одну сторону от центрального (</w:t>
      </w:r>
      <w:r w:rsidRPr="00636826">
        <w:rPr>
          <w:position w:val="-12"/>
          <w:szCs w:val="28"/>
        </w:rPr>
        <w:object w:dxaOrig="1300" w:dyaOrig="380" w14:anchorId="1B1466A2">
          <v:shape id="_x0000_i1476" type="#_x0000_t75" style="width:65.95pt;height:18.75pt" o:ole="" fillcolor="window">
            <v:imagedata r:id="rId949" o:title=""/>
          </v:shape>
          <o:OLEObject Type="Embed" ProgID="Equation.3" ShapeID="_x0000_i1476" DrawAspect="Content" ObjectID="_1824385013" r:id="rId950"/>
        </w:object>
      </w:r>
      <w:r w:rsidRPr="00636826">
        <w:rPr>
          <w:szCs w:val="28"/>
        </w:rPr>
        <w:t>), слагаемое «единица» учитывает сам центральный максимум.</w:t>
      </w:r>
    </w:p>
    <w:p w:rsidR="00AD7D3C" w:rsidRPr="001D4011" w:rsidRDefault="00AD7D3C" w:rsidP="00AD7D3C">
      <w:pPr>
        <w:rPr>
          <w:szCs w:val="28"/>
        </w:rPr>
      </w:pPr>
      <w:r w:rsidRPr="001D4011">
        <w:rPr>
          <w:szCs w:val="28"/>
        </w:rPr>
        <w:t xml:space="preserve">При общем числе щелей </w:t>
      </w:r>
      <w:r w:rsidRPr="001D4011">
        <w:rPr>
          <w:i/>
          <w:szCs w:val="28"/>
          <w:lang w:val="en-US"/>
        </w:rPr>
        <w:t>K</w:t>
      </w:r>
      <w:r w:rsidRPr="001D4011">
        <w:rPr>
          <w:szCs w:val="28"/>
        </w:rPr>
        <w:t xml:space="preserve"> решетки между соседними главными максимумами располагаются </w:t>
      </w:r>
      <w:r w:rsidRPr="001D4011">
        <w:rPr>
          <w:i/>
          <w:szCs w:val="28"/>
          <w:lang w:val="en-US"/>
        </w:rPr>
        <w:t>K</w:t>
      </w:r>
      <w:r w:rsidRPr="001D4011">
        <w:rPr>
          <w:szCs w:val="28"/>
        </w:rPr>
        <w:t xml:space="preserve">–1 добавочных минимумов, которые определяются условием интерференционных минимумов лучей, идущих от соседних щелей: </w:t>
      </w:r>
      <w:r w:rsidRPr="001D4011">
        <w:rPr>
          <w:position w:val="-26"/>
          <w:szCs w:val="28"/>
          <w:lang w:val="en-US"/>
        </w:rPr>
        <w:object w:dxaOrig="2200" w:dyaOrig="700" w14:anchorId="37F18DA3">
          <v:shape id="_x0000_i1477" type="#_x0000_t75" style="width:110.2pt;height:34.5pt" o:ole="" fillcolor="window">
            <v:imagedata r:id="rId951" o:title=""/>
          </v:shape>
          <o:OLEObject Type="Embed" ProgID="Equation.3" ShapeID="_x0000_i1477" DrawAspect="Content" ObjectID="_1824385014" r:id="rId952"/>
        </w:object>
      </w:r>
      <w:r w:rsidRPr="001D4011">
        <w:rPr>
          <w:szCs w:val="28"/>
        </w:rPr>
        <w:t xml:space="preserve"> Между добавочными минимумами расположены </w:t>
      </w:r>
      <w:r w:rsidRPr="001D4011">
        <w:rPr>
          <w:i/>
          <w:szCs w:val="28"/>
          <w:lang w:val="en-US"/>
        </w:rPr>
        <w:t>K</w:t>
      </w:r>
      <w:r w:rsidRPr="001D4011">
        <w:rPr>
          <w:szCs w:val="28"/>
        </w:rPr>
        <w:t xml:space="preserve">–2 слабых по интенсивности добавочных максимума. При увеличении числа </w:t>
      </w:r>
      <w:r w:rsidRPr="001D4011">
        <w:rPr>
          <w:i/>
          <w:szCs w:val="28"/>
          <w:lang w:val="en-US"/>
        </w:rPr>
        <w:t>K</w:t>
      </w:r>
      <w:r w:rsidRPr="001D4011">
        <w:rPr>
          <w:szCs w:val="28"/>
        </w:rPr>
        <w:t xml:space="preserve"> щелей на решетке, главные максимумы становятся более острыми и интенсивными, </w:t>
      </w:r>
      <w:r w:rsidR="00B522C7">
        <w:rPr>
          <w:szCs w:val="28"/>
        </w:rPr>
        <w:t>т. е.</w:t>
      </w:r>
      <w:r w:rsidRPr="001D4011">
        <w:rPr>
          <w:szCs w:val="28"/>
        </w:rPr>
        <w:t xml:space="preserve"> дифракционная картина становится четче.</w:t>
      </w:r>
    </w:p>
    <w:p w:rsidR="00AD7D3C" w:rsidRPr="001D4011" w:rsidRDefault="00AD7D3C" w:rsidP="00AD7D3C">
      <w:pPr>
        <w:rPr>
          <w:szCs w:val="28"/>
        </w:rPr>
      </w:pPr>
      <w:r w:rsidRPr="001D4011">
        <w:rPr>
          <w:szCs w:val="28"/>
        </w:rPr>
        <w:t>В случае, если дифр</w:t>
      </w:r>
      <w:r>
        <w:rPr>
          <w:szCs w:val="28"/>
        </w:rPr>
        <w:t xml:space="preserve">акционная решетка освещается не </w:t>
      </w:r>
      <w:r w:rsidRPr="001D4011">
        <w:rPr>
          <w:szCs w:val="28"/>
        </w:rPr>
        <w:t xml:space="preserve">монохроматическим светом, все главные максимумы, кроме центрального, разлагаются в спектр. Причем, в спектре разных порядков линии, соответствующие коротким волнам будут располагаться ближе к центру </w:t>
      </w:r>
      <w:r>
        <w:rPr>
          <w:szCs w:val="28"/>
        </w:rPr>
        <w:t xml:space="preserve">дифракционной </w:t>
      </w:r>
      <w:r w:rsidRPr="001D4011">
        <w:rPr>
          <w:szCs w:val="28"/>
        </w:rPr>
        <w:t xml:space="preserve">картины, чем линии, соответствующие длинным волнам. Так, например, при освещении решетки белым светом, из формулы (3.25) следует, что так как </w:t>
      </w:r>
      <w:r w:rsidRPr="001D4011">
        <w:rPr>
          <w:position w:val="-16"/>
          <w:szCs w:val="28"/>
        </w:rPr>
        <w:object w:dxaOrig="340" w:dyaOrig="420" w14:anchorId="686428D7">
          <v:shape id="_x0000_i1478" type="#_x0000_t75" style="width:18pt;height:21pt" o:ole="">
            <v:imagedata r:id="rId953" o:title=""/>
          </v:shape>
          <o:OLEObject Type="Embed" ProgID="Equation.3" ShapeID="_x0000_i1478" DrawAspect="Content" ObjectID="_1824385015" r:id="rId954"/>
        </w:object>
      </w:r>
      <w:r w:rsidRPr="001D4011">
        <w:rPr>
          <w:szCs w:val="28"/>
        </w:rPr>
        <w:t>&lt;</w:t>
      </w:r>
      <w:r w:rsidRPr="001D4011">
        <w:rPr>
          <w:position w:val="-16"/>
          <w:szCs w:val="28"/>
        </w:rPr>
        <w:object w:dxaOrig="400" w:dyaOrig="420" w14:anchorId="2C428473">
          <v:shape id="_x0000_i1479" type="#_x0000_t75" style="width:20.25pt;height:21pt" o:ole="">
            <v:imagedata r:id="rId955" o:title=""/>
          </v:shape>
          <o:OLEObject Type="Embed" ProgID="Equation.3" ShapeID="_x0000_i1479" DrawAspect="Content" ObjectID="_1824385016" r:id="rId956"/>
        </w:object>
      </w:r>
      <w:r w:rsidRPr="001D4011">
        <w:rPr>
          <w:szCs w:val="28"/>
        </w:rPr>
        <w:t xml:space="preserve">, то и </w:t>
      </w:r>
      <w:r w:rsidRPr="001D4011">
        <w:rPr>
          <w:rFonts w:ascii="Arial" w:hAnsi="Arial" w:cs="Arial"/>
          <w:position w:val="-16"/>
          <w:szCs w:val="28"/>
        </w:rPr>
        <w:object w:dxaOrig="999" w:dyaOrig="420" w14:anchorId="3D983882">
          <v:shape id="_x0000_i1480" type="#_x0000_t75" style="width:50.25pt;height:21pt" o:ole="">
            <v:imagedata r:id="rId957" o:title=""/>
          </v:shape>
          <o:OLEObject Type="Embed" ProgID="Equation.3" ShapeID="_x0000_i1480" DrawAspect="Content" ObjectID="_1824385017" r:id="rId958"/>
        </w:object>
      </w:r>
      <w:r w:rsidRPr="001D4011">
        <w:rPr>
          <w:szCs w:val="28"/>
        </w:rPr>
        <w:t>в спектре любого порядка, кроме центрального.</w:t>
      </w:r>
    </w:p>
    <w:p w:rsidR="00AD7D3C" w:rsidRPr="006F70E9" w:rsidRDefault="00AD7D3C" w:rsidP="006F70E9">
      <w:pPr>
        <w:rPr>
          <w:szCs w:val="28"/>
        </w:rPr>
      </w:pPr>
      <w:r w:rsidRPr="001D4011">
        <w:rPr>
          <w:szCs w:val="28"/>
        </w:rPr>
        <w:t xml:space="preserve">Для центрального максимума </w:t>
      </w:r>
      <w:r w:rsidRPr="001D4011">
        <w:rPr>
          <w:i/>
          <w:szCs w:val="28"/>
          <w:lang w:val="en-US"/>
        </w:rPr>
        <w:t>m</w:t>
      </w:r>
      <w:r w:rsidRPr="001D4011">
        <w:rPr>
          <w:szCs w:val="28"/>
        </w:rPr>
        <w:t xml:space="preserve">= 0, </w:t>
      </w:r>
      <w:r w:rsidRPr="001D4011">
        <w:rPr>
          <w:position w:val="-10"/>
          <w:szCs w:val="28"/>
        </w:rPr>
        <w:object w:dxaOrig="780" w:dyaOrig="420" w14:anchorId="1129651D">
          <v:shape id="_x0000_i1481" type="#_x0000_t75" style="width:38.25pt;height:21pt" o:ole="">
            <v:imagedata r:id="rId959" o:title=""/>
          </v:shape>
          <o:OLEObject Type="Embed" ProgID="Equation.3" ShapeID="_x0000_i1481" DrawAspect="Content" ObjectID="_1824385018" r:id="rId960"/>
        </w:object>
      </w:r>
      <w:r w:rsidRPr="001D4011">
        <w:rPr>
          <w:szCs w:val="28"/>
        </w:rPr>
        <w:t>, поэтому волны с разной длиной волны приходят в центр экрана [5] и при сложении дают полосу цвет которой, совпадает с цветом излучения, падающего на дифракционную решетку</w:t>
      </w:r>
      <w:r w:rsidRPr="001D4011">
        <w:rPr>
          <w:rFonts w:ascii="Arial" w:hAnsi="Arial" w:cs="Arial"/>
          <w:szCs w:val="28"/>
        </w:rPr>
        <w:t>.</w:t>
      </w:r>
    </w:p>
    <w:p w:rsidR="00AD7D3C" w:rsidRPr="007D51E3" w:rsidRDefault="00AD7D3C" w:rsidP="00B552AE">
      <w:pPr>
        <w:pStyle w:val="3"/>
      </w:pPr>
      <w:bookmarkStart w:id="326" w:name="_Toc485459411"/>
      <w:bookmarkStart w:id="327" w:name="_Toc485534360"/>
      <w:r w:rsidRPr="00D33753">
        <w:t xml:space="preserve">Вопросы и задания для самоконтроля к лекции </w:t>
      </w:r>
      <w:r>
        <w:t>11</w:t>
      </w:r>
      <w:bookmarkEnd w:id="326"/>
      <w:bookmarkEnd w:id="327"/>
    </w:p>
    <w:p w:rsidR="00AD7D3C" w:rsidRDefault="00AD7D3C" w:rsidP="006F70E9">
      <w:pPr>
        <w:numPr>
          <w:ilvl w:val="0"/>
          <w:numId w:val="16"/>
        </w:numPr>
        <w:tabs>
          <w:tab w:val="left" w:pos="1134"/>
        </w:tabs>
        <w:spacing w:before="120"/>
        <w:ind w:left="0" w:firstLine="714"/>
        <w:rPr>
          <w:szCs w:val="28"/>
        </w:rPr>
      </w:pPr>
      <w:r>
        <w:rPr>
          <w:szCs w:val="28"/>
        </w:rPr>
        <w:t>Запишите условие дифракционных максимумов на щели.</w:t>
      </w:r>
    </w:p>
    <w:p w:rsidR="00AD7D3C" w:rsidRPr="00766681" w:rsidRDefault="00AD7D3C" w:rsidP="006F70E9">
      <w:pPr>
        <w:numPr>
          <w:ilvl w:val="0"/>
          <w:numId w:val="16"/>
        </w:numPr>
        <w:tabs>
          <w:tab w:val="left" w:pos="1134"/>
        </w:tabs>
        <w:spacing w:before="120"/>
        <w:ind w:left="0" w:firstLine="714"/>
        <w:rPr>
          <w:szCs w:val="28"/>
        </w:rPr>
      </w:pPr>
      <w:r w:rsidRPr="00766681">
        <w:rPr>
          <w:szCs w:val="28"/>
          <w:shd w:val="clear" w:color="auto" w:fill="FFFFFF"/>
        </w:rPr>
        <w:t xml:space="preserve">Узкая щель шириной </w:t>
      </w:r>
      <w:r w:rsidRPr="00766681">
        <w:rPr>
          <w:i/>
          <w:szCs w:val="28"/>
          <w:shd w:val="clear" w:color="auto" w:fill="FFFFFF"/>
          <w:lang w:val="en-US"/>
        </w:rPr>
        <w:t>a</w:t>
      </w:r>
      <w:r w:rsidRPr="00766681">
        <w:rPr>
          <w:szCs w:val="28"/>
          <w:shd w:val="clear" w:color="auto" w:fill="FFFFFF"/>
          <w:lang w:val="en-US"/>
        </w:rPr>
        <w:t> </w:t>
      </w:r>
      <w:r w:rsidRPr="00766681">
        <w:rPr>
          <w:szCs w:val="28"/>
          <w:shd w:val="clear" w:color="auto" w:fill="FFFFFF"/>
        </w:rPr>
        <w:t>=</w:t>
      </w:r>
      <w:r w:rsidRPr="00766681">
        <w:rPr>
          <w:szCs w:val="28"/>
          <w:shd w:val="clear" w:color="auto" w:fill="FFFFFF"/>
          <w:lang w:val="en-US"/>
        </w:rPr>
        <w:t> </w:t>
      </w:r>
      <w:r w:rsidRPr="00766681">
        <w:rPr>
          <w:szCs w:val="28"/>
          <w:shd w:val="clear" w:color="auto" w:fill="FFFFFF"/>
        </w:rPr>
        <w:t>0,02</w:t>
      </w:r>
      <w:r w:rsidRPr="00766681">
        <w:rPr>
          <w:szCs w:val="28"/>
          <w:shd w:val="clear" w:color="auto" w:fill="FFFFFF"/>
          <w:lang w:val="en-US"/>
        </w:rPr>
        <w:t> </w:t>
      </w:r>
      <w:r w:rsidRPr="00766681">
        <w:rPr>
          <w:szCs w:val="28"/>
          <w:shd w:val="clear" w:color="auto" w:fill="FFFFFF"/>
        </w:rPr>
        <w:t>мм освещается падающим по нормали монохроматическим</w:t>
      </w:r>
      <w:r w:rsidRPr="00766681">
        <w:rPr>
          <w:szCs w:val="28"/>
        </w:rPr>
        <w:t xml:space="preserve"> излучением (</w:t>
      </w:r>
      <w:r w:rsidRPr="00766681">
        <w:rPr>
          <w:szCs w:val="28"/>
        </w:rPr>
        <w:sym w:font="Symbol" w:char="F06C"/>
      </w:r>
      <w:r w:rsidRPr="00766681">
        <w:rPr>
          <w:szCs w:val="28"/>
          <w:lang w:val="en-US"/>
        </w:rPr>
        <w:t> </w:t>
      </w:r>
      <w:r w:rsidRPr="00766681">
        <w:rPr>
          <w:szCs w:val="28"/>
        </w:rPr>
        <w:t>= </w:t>
      </w:r>
      <w:r>
        <w:rPr>
          <w:szCs w:val="28"/>
        </w:rPr>
        <w:t>5</w:t>
      </w:r>
      <w:r w:rsidRPr="00766681">
        <w:rPr>
          <w:szCs w:val="28"/>
        </w:rPr>
        <w:t>00 нм). Определите угол дифракции для третьего дифракционного минимума, наблюдаемого на экране.</w:t>
      </w:r>
    </w:p>
    <w:p w:rsidR="00AD7D3C" w:rsidRDefault="00AD7D3C" w:rsidP="006F70E9">
      <w:pPr>
        <w:numPr>
          <w:ilvl w:val="0"/>
          <w:numId w:val="16"/>
        </w:numPr>
        <w:tabs>
          <w:tab w:val="left" w:pos="1134"/>
        </w:tabs>
        <w:spacing w:before="120"/>
        <w:ind w:left="0" w:firstLine="714"/>
        <w:rPr>
          <w:szCs w:val="28"/>
        </w:rPr>
      </w:pPr>
      <w:r>
        <w:rPr>
          <w:szCs w:val="28"/>
        </w:rPr>
        <w:t>Что называют дифракционной решеткой?</w:t>
      </w:r>
    </w:p>
    <w:p w:rsidR="00AD7D3C" w:rsidRPr="0044059F" w:rsidRDefault="00AD7D3C" w:rsidP="006F70E9">
      <w:pPr>
        <w:numPr>
          <w:ilvl w:val="0"/>
          <w:numId w:val="16"/>
        </w:numPr>
        <w:tabs>
          <w:tab w:val="left" w:pos="1134"/>
        </w:tabs>
        <w:spacing w:before="120"/>
        <w:ind w:left="0" w:firstLine="714"/>
        <w:rPr>
          <w:szCs w:val="28"/>
        </w:rPr>
      </w:pPr>
      <w:r w:rsidRPr="0044059F">
        <w:rPr>
          <w:szCs w:val="28"/>
        </w:rPr>
        <w:t xml:space="preserve">Период дифракционной решетки равен </w:t>
      </w:r>
      <w:r w:rsidRPr="0044059F">
        <w:rPr>
          <w:i/>
          <w:szCs w:val="28"/>
        </w:rPr>
        <w:t>d</w:t>
      </w:r>
      <w:r w:rsidRPr="0044059F">
        <w:rPr>
          <w:szCs w:val="28"/>
        </w:rPr>
        <w:t xml:space="preserve"> = 2 мкм. Какое количество штрихов нанесено на 1 миллиметр решетки? </w:t>
      </w:r>
    </w:p>
    <w:p w:rsidR="00AD7D3C" w:rsidRPr="00FF7355" w:rsidRDefault="00AD7D3C" w:rsidP="006F70E9">
      <w:pPr>
        <w:numPr>
          <w:ilvl w:val="0"/>
          <w:numId w:val="16"/>
        </w:numPr>
        <w:tabs>
          <w:tab w:val="left" w:pos="1134"/>
        </w:tabs>
        <w:spacing w:before="120"/>
        <w:ind w:left="0" w:firstLine="714"/>
        <w:rPr>
          <w:szCs w:val="28"/>
        </w:rPr>
      </w:pPr>
      <w:r w:rsidRPr="00FF7355">
        <w:rPr>
          <w:szCs w:val="28"/>
        </w:rPr>
        <w:t>Дифракционная решетка, в которой на 1 мм нанесено</w:t>
      </w:r>
      <w:r w:rsidR="006F70E9">
        <w:rPr>
          <w:szCs w:val="28"/>
        </w:rPr>
        <w:t xml:space="preserve"> </w:t>
      </w:r>
      <w:r w:rsidRPr="00FF7355">
        <w:rPr>
          <w:i/>
          <w:szCs w:val="28"/>
          <w:lang w:val="en-US"/>
        </w:rPr>
        <w:t>n</w:t>
      </w:r>
      <w:r w:rsidR="006F70E9">
        <w:rPr>
          <w:i/>
          <w:szCs w:val="28"/>
        </w:rPr>
        <w:t xml:space="preserve"> </w:t>
      </w:r>
      <w:r w:rsidRPr="00FF7355">
        <w:rPr>
          <w:szCs w:val="28"/>
        </w:rPr>
        <w:t>= 200 штрихов, освещается падающим по нормали монохроматическим излучением (λ</w:t>
      </w:r>
      <w:r w:rsidR="006F70E9">
        <w:rPr>
          <w:szCs w:val="28"/>
        </w:rPr>
        <w:t> </w:t>
      </w:r>
      <w:r w:rsidRPr="00FF7355">
        <w:rPr>
          <w:szCs w:val="28"/>
        </w:rPr>
        <w:t>= 600 нм). Определить максимум наивысшего порядка, который можно получить с помощью данной решетки. Чему равно общее число дифракционных максимумов?</w:t>
      </w:r>
    </w:p>
    <w:p w:rsidR="00AD7D3C" w:rsidRPr="00766681" w:rsidRDefault="00AD7D3C" w:rsidP="00AD7D3C">
      <w:pPr>
        <w:spacing w:before="120"/>
        <w:ind w:left="714" w:firstLine="0"/>
        <w:rPr>
          <w:szCs w:val="28"/>
          <w:highlight w:val="yellow"/>
        </w:rPr>
      </w:pPr>
    </w:p>
    <w:p w:rsidR="00AD7D3C" w:rsidRPr="00E938D2" w:rsidRDefault="00AD7D3C" w:rsidP="00AD7D3C">
      <w:pPr>
        <w:ind w:left="720"/>
        <w:jc w:val="center"/>
        <w:rPr>
          <w:b/>
          <w:szCs w:val="28"/>
        </w:rPr>
      </w:pPr>
      <w:r w:rsidRPr="00F80503">
        <w:rPr>
          <w:szCs w:val="28"/>
        </w:rPr>
        <w:br w:type="page"/>
      </w:r>
    </w:p>
    <w:p w:rsidR="00922C1D" w:rsidRDefault="00E940F4" w:rsidP="00DE1E15">
      <w:pPr>
        <w:pStyle w:val="1"/>
      </w:pPr>
      <w:bookmarkStart w:id="328" w:name="_Toc485534361"/>
      <w:r>
        <w:t>квантовая</w:t>
      </w:r>
      <w:r w:rsidR="00922C1D">
        <w:t xml:space="preserve"> оптика</w:t>
      </w:r>
      <w:bookmarkEnd w:id="328"/>
    </w:p>
    <w:p w:rsidR="00181E63" w:rsidRDefault="00181E63" w:rsidP="00181E63">
      <w:pPr>
        <w:pStyle w:val="1"/>
      </w:pPr>
      <w:bookmarkStart w:id="329" w:name="_Toc485534362"/>
      <w:r w:rsidRPr="0059229C">
        <w:t>Лекция 1</w:t>
      </w:r>
      <w:r w:rsidR="00B552AE">
        <w:t>2</w:t>
      </w:r>
      <w:bookmarkEnd w:id="329"/>
    </w:p>
    <w:p w:rsidR="00AD7D3C" w:rsidRPr="00F16C2D" w:rsidRDefault="00181E63" w:rsidP="006F70E9">
      <w:r w:rsidRPr="00C62FE9">
        <w:rPr>
          <w:b/>
        </w:rPr>
        <w:t>Основные понятия и законы</w:t>
      </w:r>
      <w:r w:rsidRPr="00C62FE9">
        <w:t>, которые должны быть освоены в ходе</w:t>
      </w:r>
      <w:bookmarkStart w:id="330" w:name="_Toc485459412"/>
      <w:r w:rsidR="00AE3691">
        <w:t xml:space="preserve"> </w:t>
      </w:r>
      <w:r w:rsidR="00AD7D3C" w:rsidRPr="00471054">
        <w:t>лекции: тепловое излучение, энергетическая светимость, спектральная плотность энергетической светимости, коэффициент поглощения; абсолютно черное тело (а.ч.т.), абсолютно серое тело (а.с.т.); законы Кирхгофа, Вина и Стефана – Больцмана; связь между светимостью АЧТ и серого тела.</w:t>
      </w:r>
      <w:bookmarkEnd w:id="179"/>
      <w:bookmarkEnd w:id="330"/>
    </w:p>
    <w:p w:rsidR="00AD7D3C" w:rsidRDefault="00AD7D3C" w:rsidP="00AD7D3C">
      <w:pPr>
        <w:pStyle w:val="20"/>
      </w:pPr>
      <w:bookmarkStart w:id="331" w:name="_Toc216773717"/>
      <w:bookmarkStart w:id="332" w:name="_Toc461574347"/>
      <w:bookmarkStart w:id="333" w:name="_Toc485459413"/>
      <w:bookmarkStart w:id="334" w:name="_Toc485534363"/>
      <w:r w:rsidRPr="00F264A2">
        <w:t>4</w:t>
      </w:r>
      <w:r w:rsidRPr="00F16C2D">
        <w:t>.1. Тепловое излучение</w:t>
      </w:r>
      <w:bookmarkEnd w:id="331"/>
      <w:bookmarkEnd w:id="332"/>
      <w:bookmarkEnd w:id="333"/>
      <w:bookmarkEnd w:id="334"/>
    </w:p>
    <w:p w:rsidR="00AD7D3C" w:rsidRPr="00F16C2D" w:rsidRDefault="00AD7D3C" w:rsidP="00AD7D3C">
      <w:pPr>
        <w:rPr>
          <w:szCs w:val="28"/>
        </w:rPr>
      </w:pPr>
      <w:r>
        <w:rPr>
          <w:szCs w:val="28"/>
        </w:rPr>
        <w:t>Тепловое излучение – это излучение электромагнитных волн телами, температура которых отлична от абсолютного нуля. Данное излучение связано с тепловым движением атомов и молекул, поэтому его интенсивность увеличивается с возрастанием температуры.</w:t>
      </w:r>
    </w:p>
    <w:p w:rsidR="00AD7D3C" w:rsidRPr="00F16C2D" w:rsidRDefault="00AD7D3C" w:rsidP="00AD7D3C">
      <w:pPr>
        <w:rPr>
          <w:szCs w:val="28"/>
        </w:rPr>
      </w:pPr>
      <w:r w:rsidRPr="00471054">
        <w:rPr>
          <w:szCs w:val="28"/>
        </w:rPr>
        <w:t>Тепловое излучение любого тела является</w:t>
      </w:r>
      <w:r w:rsidRPr="00F16C2D">
        <w:rPr>
          <w:szCs w:val="28"/>
        </w:rPr>
        <w:t xml:space="preserve"> немонохроматичным (в спектре излучения присутствуют всевозможные частоты)</w:t>
      </w:r>
      <w:r>
        <w:rPr>
          <w:szCs w:val="28"/>
        </w:rPr>
        <w:t>.</w:t>
      </w:r>
    </w:p>
    <w:p w:rsidR="00AD7D3C" w:rsidRPr="00F16C2D" w:rsidRDefault="00AD7D3C" w:rsidP="00AD7D3C">
      <w:pPr>
        <w:rPr>
          <w:szCs w:val="28"/>
        </w:rPr>
      </w:pPr>
      <w:r w:rsidRPr="008A3194">
        <w:rPr>
          <w:szCs w:val="28"/>
        </w:rPr>
        <w:t xml:space="preserve">Поскольку интенсивность </w:t>
      </w:r>
      <w:r w:rsidRPr="008A3194">
        <w:rPr>
          <w:position w:val="-4"/>
          <w:szCs w:val="28"/>
        </w:rPr>
        <w:object w:dxaOrig="220" w:dyaOrig="279" w14:anchorId="5B0814BE">
          <v:shape id="_x0000_i1482" type="#_x0000_t75" style="width:10.5pt;height:13.5pt" o:ole="">
            <v:imagedata r:id="rId961" o:title=""/>
          </v:shape>
          <o:OLEObject Type="Embed" ProgID="Equation.3" ShapeID="_x0000_i1482" DrawAspect="Content" ObjectID="_1824385019" r:id="rId962"/>
        </w:object>
      </w:r>
      <w:r w:rsidRPr="008A3194">
        <w:rPr>
          <w:szCs w:val="28"/>
        </w:rPr>
        <w:t xml:space="preserve"> теплового излучения зависит от температуры тела (</w:t>
      </w:r>
      <w:r w:rsidRPr="008A3194">
        <w:rPr>
          <w:position w:val="-12"/>
          <w:szCs w:val="28"/>
        </w:rPr>
        <w:object w:dxaOrig="980" w:dyaOrig="360" w14:anchorId="30F33E02">
          <v:shape id="_x0000_i1483" type="#_x0000_t75" style="width:49.5pt;height:18pt" o:ole="">
            <v:imagedata r:id="rId963" o:title=""/>
          </v:shape>
          <o:OLEObject Type="Embed" ProgID="Equation.3" ShapeID="_x0000_i1483" DrawAspect="Content" ObjectID="_1824385020" r:id="rId964"/>
        </w:object>
      </w:r>
      <w:r w:rsidRPr="008A3194">
        <w:rPr>
          <w:szCs w:val="28"/>
        </w:rPr>
        <w:t>), то в отличие от других видов излучения, тепловое излучение</w:t>
      </w:r>
      <w:r w:rsidR="00976DDA">
        <w:rPr>
          <w:szCs w:val="28"/>
        </w:rPr>
        <w:t xml:space="preserve"> </w:t>
      </w:r>
      <w:r w:rsidRPr="008A3194">
        <w:rPr>
          <w:szCs w:val="28"/>
        </w:rPr>
        <w:t xml:space="preserve">может находиться в равновесии с излучающим телом, </w:t>
      </w:r>
      <w:r w:rsidR="00B522C7">
        <w:rPr>
          <w:szCs w:val="28"/>
        </w:rPr>
        <w:t>т. е.</w:t>
      </w:r>
      <w:r w:rsidRPr="008A3194">
        <w:rPr>
          <w:szCs w:val="28"/>
        </w:rPr>
        <w:t xml:space="preserve"> </w:t>
      </w:r>
      <w:r w:rsidRPr="008A3194">
        <w:rPr>
          <w:i/>
          <w:szCs w:val="28"/>
        </w:rPr>
        <w:t xml:space="preserve">является равновесным </w:t>
      </w:r>
      <w:r w:rsidRPr="008A3194">
        <w:rPr>
          <w:szCs w:val="28"/>
        </w:rPr>
        <w:t>[4]. Это означает, что тело, находящееся в состоянии равновесия, излучает за единицу времени столько же энергии, сколько ее и поглощает. Если же тепловое равновесие нарушается, то начинает преобладать какой-то один из двух процессов (излучение или поглощение), вследствие чего снова восстанавливается состояние равновесия.</w:t>
      </w:r>
    </w:p>
    <w:p w:rsidR="00AD7D3C" w:rsidRPr="00447737" w:rsidRDefault="00AD7D3C" w:rsidP="00AD7D3C">
      <w:pPr>
        <w:pStyle w:val="3"/>
      </w:pPr>
      <w:bookmarkStart w:id="335" w:name="_Toc216773718"/>
      <w:bookmarkStart w:id="336" w:name="_Toc461574348"/>
      <w:bookmarkStart w:id="337" w:name="_Toc485459414"/>
      <w:bookmarkStart w:id="338" w:name="_Toc485534364"/>
      <w:r w:rsidRPr="00447737">
        <w:t>4.1.1. Характеристики, вводимые для описания теплового излучения.</w:t>
      </w:r>
      <w:bookmarkEnd w:id="335"/>
      <w:bookmarkEnd w:id="336"/>
      <w:bookmarkEnd w:id="337"/>
      <w:bookmarkEnd w:id="338"/>
    </w:p>
    <w:p w:rsidR="00AD7D3C" w:rsidRPr="00F16C2D" w:rsidRDefault="00AD7D3C" w:rsidP="00AD7D3C">
      <w:pPr>
        <w:rPr>
          <w:szCs w:val="28"/>
        </w:rPr>
      </w:pPr>
      <w:r w:rsidRPr="0021334A">
        <w:rPr>
          <w:szCs w:val="28"/>
        </w:rPr>
        <w:t>Одними из основных характеристик, используемых для описания теплового излучения</w:t>
      </w:r>
      <w:r>
        <w:rPr>
          <w:szCs w:val="28"/>
        </w:rPr>
        <w:t>,</w:t>
      </w:r>
      <w:r w:rsidRPr="0021334A">
        <w:rPr>
          <w:szCs w:val="28"/>
        </w:rPr>
        <w:t xml:space="preserve"> являются </w:t>
      </w:r>
      <w:r w:rsidRPr="0021334A">
        <w:rPr>
          <w:i/>
          <w:szCs w:val="28"/>
        </w:rPr>
        <w:t xml:space="preserve">энергетическая светимость </w:t>
      </w:r>
      <w:r>
        <w:rPr>
          <w:i/>
          <w:noProof/>
          <w:position w:val="-12"/>
          <w:szCs w:val="28"/>
        </w:rPr>
        <w:drawing>
          <wp:inline distT="0" distB="0" distL="0" distR="0" wp14:anchorId="7DFA04C7" wp14:editId="7B963AA7">
            <wp:extent cx="210820" cy="246380"/>
            <wp:effectExtent l="19050" t="0" r="0" b="0"/>
            <wp:docPr id="4204" name="Рисунок 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4"/>
                    <pic:cNvPicPr>
                      <a:picLocks noChangeAspect="1" noChangeArrowheads="1"/>
                    </pic:cNvPicPr>
                  </pic:nvPicPr>
                  <pic:blipFill>
                    <a:blip r:embed="rId965" cstate="print"/>
                    <a:srcRect/>
                    <a:stretch>
                      <a:fillRect/>
                    </a:stretch>
                  </pic:blipFill>
                  <pic:spPr bwMode="auto">
                    <a:xfrm>
                      <a:off x="0" y="0"/>
                      <a:ext cx="210820" cy="246380"/>
                    </a:xfrm>
                    <a:prstGeom prst="rect">
                      <a:avLst/>
                    </a:prstGeom>
                    <a:noFill/>
                    <a:ln w="9525">
                      <a:noFill/>
                      <a:miter lim="800000"/>
                      <a:headEnd/>
                      <a:tailEnd/>
                    </a:ln>
                  </pic:spPr>
                </pic:pic>
              </a:graphicData>
            </a:graphic>
          </wp:inline>
        </w:drawing>
      </w:r>
      <w:r w:rsidR="002A09D8">
        <w:rPr>
          <w:i/>
          <w:szCs w:val="28"/>
        </w:rPr>
        <w:t xml:space="preserve"> </w:t>
      </w:r>
      <w:r w:rsidRPr="0021334A">
        <w:rPr>
          <w:szCs w:val="28"/>
        </w:rPr>
        <w:t>тела и его</w:t>
      </w:r>
      <w:r w:rsidR="00976DDA">
        <w:rPr>
          <w:szCs w:val="28"/>
        </w:rPr>
        <w:t xml:space="preserve"> </w:t>
      </w:r>
      <w:r w:rsidRPr="0021334A">
        <w:rPr>
          <w:szCs w:val="28"/>
        </w:rPr>
        <w:t>испускательная способность</w:t>
      </w:r>
      <w:r w:rsidRPr="0021334A">
        <w:rPr>
          <w:i/>
          <w:szCs w:val="28"/>
        </w:rPr>
        <w:t xml:space="preserve"> – спектральная плотность </w:t>
      </w:r>
      <w:r w:rsidRPr="0021334A">
        <w:rPr>
          <w:i/>
          <w:position w:val="-14"/>
          <w:szCs w:val="28"/>
        </w:rPr>
        <w:object w:dxaOrig="420" w:dyaOrig="400" w14:anchorId="6081342D">
          <v:shape id="_x0000_i1484" type="#_x0000_t75" style="width:21pt;height:20.25pt" o:ole="">
            <v:imagedata r:id="rId966" o:title=""/>
          </v:shape>
          <o:OLEObject Type="Embed" ProgID="Equation.3" ShapeID="_x0000_i1484" DrawAspect="Content" ObjectID="_1824385021" r:id="rId967"/>
        </w:object>
      </w:r>
      <w:r w:rsidRPr="0021334A">
        <w:rPr>
          <w:i/>
          <w:szCs w:val="28"/>
        </w:rPr>
        <w:t xml:space="preserve"> энергетической светимости.</w:t>
      </w:r>
    </w:p>
    <w:p w:rsidR="00AD7D3C" w:rsidRPr="00F16C2D" w:rsidRDefault="009F5977" w:rsidP="009F5977">
      <w:pPr>
        <w:pStyle w:val="affc"/>
      </w:pPr>
      <w:r w:rsidRPr="00F371D6">
        <w:tab/>
      </w:r>
      <w:r w:rsidRPr="009F5977">
        <w:rPr>
          <w:position w:val="-26"/>
        </w:rPr>
        <w:object w:dxaOrig="2920" w:dyaOrig="700" w14:anchorId="7967E7D9">
          <v:shape id="_x0000_i1485" type="#_x0000_t75" style="width:144.7pt;height:36pt" o:ole="">
            <v:imagedata r:id="rId968" o:title=""/>
          </v:shape>
          <o:OLEObject Type="Embed" ProgID="Equation.3" ShapeID="_x0000_i1485" DrawAspect="Content" ObjectID="_1824385022" r:id="rId969"/>
        </w:object>
      </w:r>
      <w:r>
        <w:t>,</w:t>
      </w:r>
      <w:r w:rsidR="00AD7D3C">
        <w:tab/>
      </w:r>
      <w:r w:rsidR="00AD7D3C" w:rsidRPr="00F16C2D">
        <w:t>(</w:t>
      </w:r>
      <w:r w:rsidR="00AD7D3C">
        <w:t>4</w:t>
      </w:r>
      <w:r w:rsidR="00AD7D3C" w:rsidRPr="00F16C2D">
        <w:t>.1)</w:t>
      </w:r>
    </w:p>
    <w:p w:rsidR="00AD7D3C" w:rsidRPr="00F16C2D" w:rsidRDefault="009F5977" w:rsidP="009F5977">
      <w:pPr>
        <w:pStyle w:val="affc"/>
      </w:pPr>
      <w:r w:rsidRPr="00F371D6">
        <w:tab/>
      </w:r>
      <w:r w:rsidRPr="009F5977">
        <w:rPr>
          <w:position w:val="-34"/>
        </w:rPr>
        <w:object w:dxaOrig="1480" w:dyaOrig="820" w14:anchorId="2C5311E7">
          <v:shape id="_x0000_i1486" type="#_x0000_t75" style="width:74.2pt;height:42pt" o:ole="">
            <v:imagedata r:id="rId970" o:title=""/>
          </v:shape>
          <o:OLEObject Type="Embed" ProgID="Equation.3" ShapeID="_x0000_i1486" DrawAspect="Content" ObjectID="_1824385023" r:id="rId971"/>
        </w:object>
      </w:r>
      <w:r w:rsidR="00AD7D3C" w:rsidRPr="00F16C2D">
        <w:t>.</w:t>
      </w:r>
      <w:r>
        <w:tab/>
      </w:r>
      <w:r w:rsidR="00AD7D3C" w:rsidRPr="00F16C2D">
        <w:t>(</w:t>
      </w:r>
      <w:r w:rsidR="00AD7D3C">
        <w:t>4</w:t>
      </w:r>
      <w:r w:rsidR="00AD7D3C" w:rsidRPr="00F16C2D">
        <w:t>.</w:t>
      </w:r>
      <w:r w:rsidR="00AD7D3C">
        <w:t>2</w:t>
      </w:r>
      <w:r w:rsidR="00AD7D3C" w:rsidRPr="00F16C2D">
        <w:t xml:space="preserve">) </w:t>
      </w:r>
    </w:p>
    <w:p w:rsidR="00AD7D3C" w:rsidRPr="0021334A" w:rsidRDefault="00AD7D3C" w:rsidP="00AD7D3C">
      <w:pPr>
        <w:rPr>
          <w:szCs w:val="28"/>
        </w:rPr>
      </w:pPr>
      <w:r w:rsidRPr="0021334A">
        <w:rPr>
          <w:szCs w:val="28"/>
        </w:rPr>
        <w:t xml:space="preserve">Как видно из формулы (4.1), </w:t>
      </w:r>
      <w:r w:rsidRPr="0021334A">
        <w:rPr>
          <w:i/>
          <w:szCs w:val="28"/>
        </w:rPr>
        <w:t xml:space="preserve">энергетическая светимость </w:t>
      </w:r>
      <w:r w:rsidRPr="0021334A">
        <w:rPr>
          <w:position w:val="-12"/>
          <w:szCs w:val="28"/>
        </w:rPr>
        <w:object w:dxaOrig="360" w:dyaOrig="380" w14:anchorId="3393750D">
          <v:shape id="_x0000_i1487" type="#_x0000_t75" style="width:18pt;height:19.5pt" o:ole="">
            <v:imagedata r:id="rId972" o:title=""/>
          </v:shape>
          <o:OLEObject Type="Embed" ProgID="Equation.3" ShapeID="_x0000_i1487" DrawAspect="Content" ObjectID="_1824385024" r:id="rId973"/>
        </w:object>
      </w:r>
      <w:r w:rsidRPr="0021334A">
        <w:rPr>
          <w:szCs w:val="28"/>
        </w:rPr>
        <w:t xml:space="preserve"> равна энергии, излучаемой всеми длинами волн (всеми частотами) с единицы площади поверхности тела за единицу времени. </w:t>
      </w:r>
    </w:p>
    <w:p w:rsidR="00AD7D3C" w:rsidRPr="0021334A" w:rsidRDefault="00AD7D3C" w:rsidP="00AD7D3C">
      <w:pPr>
        <w:rPr>
          <w:szCs w:val="28"/>
        </w:rPr>
      </w:pPr>
      <w:r w:rsidRPr="0021334A">
        <w:rPr>
          <w:i/>
          <w:szCs w:val="28"/>
        </w:rPr>
        <w:t>Спектральная плотность</w:t>
      </w:r>
      <w:r w:rsidR="00662053">
        <w:rPr>
          <w:i/>
          <w:szCs w:val="28"/>
        </w:rPr>
        <w:t xml:space="preserve"> </w:t>
      </w:r>
      <w:r w:rsidRPr="0021334A">
        <w:rPr>
          <w:position w:val="-14"/>
          <w:szCs w:val="28"/>
        </w:rPr>
        <w:object w:dxaOrig="420" w:dyaOrig="400" w14:anchorId="1E31D320">
          <v:shape id="_x0000_i1488" type="#_x0000_t75" style="width:21pt;height:20.25pt" o:ole="">
            <v:imagedata r:id="rId974" o:title=""/>
          </v:shape>
          <o:OLEObject Type="Embed" ProgID="Equation.3" ShapeID="_x0000_i1488" DrawAspect="Content" ObjectID="_1824385025" r:id="rId975"/>
        </w:object>
      </w:r>
      <w:r w:rsidRPr="0021334A">
        <w:rPr>
          <w:szCs w:val="28"/>
        </w:rPr>
        <w:t xml:space="preserve"> энергетической светимости (испускательная способность тела) равна энергии, излучаемой в единичном интервале длин волн с единицы площади поверхности тела за единицу времени.</w:t>
      </w:r>
    </w:p>
    <w:p w:rsidR="00AD7D3C" w:rsidRDefault="00AD7D3C" w:rsidP="00AD7D3C">
      <w:pPr>
        <w:rPr>
          <w:szCs w:val="28"/>
        </w:rPr>
      </w:pPr>
      <w:r w:rsidRPr="0021334A">
        <w:rPr>
          <w:szCs w:val="28"/>
        </w:rPr>
        <w:t>Формула (4.2) устанавливает связь между энергетической светимостью и спектральной плотности энергетической светимости</w:t>
      </w:r>
      <w:r>
        <w:rPr>
          <w:szCs w:val="28"/>
        </w:rPr>
        <w:t>.</w:t>
      </w:r>
    </w:p>
    <w:p w:rsidR="00AD7D3C" w:rsidRPr="00F16C2D" w:rsidRDefault="00AD7D3C" w:rsidP="00AD7D3C">
      <w:pPr>
        <w:rPr>
          <w:szCs w:val="28"/>
        </w:rPr>
      </w:pPr>
      <w:r w:rsidRPr="00226185">
        <w:rPr>
          <w:szCs w:val="28"/>
        </w:rPr>
        <w:t xml:space="preserve">Энергетическая светимость </w:t>
      </w:r>
      <w:r w:rsidRPr="00226185">
        <w:rPr>
          <w:position w:val="-12"/>
          <w:szCs w:val="28"/>
        </w:rPr>
        <w:object w:dxaOrig="380" w:dyaOrig="380" w14:anchorId="4F476949">
          <v:shape id="_x0000_i1489" type="#_x0000_t75" style="width:18.75pt;height:19.5pt" o:ole="">
            <v:imagedata r:id="rId976" o:title=""/>
          </v:shape>
          <o:OLEObject Type="Embed" ProgID="Equation.3" ShapeID="_x0000_i1489" DrawAspect="Content" ObjectID="_1824385026" r:id="rId977"/>
        </w:object>
      </w:r>
      <w:r w:rsidRPr="00226185">
        <w:rPr>
          <w:szCs w:val="28"/>
        </w:rPr>
        <w:t xml:space="preserve"> и испускательная способность </w:t>
      </w:r>
      <w:r w:rsidRPr="00226185">
        <w:rPr>
          <w:position w:val="-16"/>
          <w:szCs w:val="28"/>
        </w:rPr>
        <w:object w:dxaOrig="460" w:dyaOrig="420" w14:anchorId="772C06AA">
          <v:shape id="_x0000_i1490" type="#_x0000_t75" style="width:22.5pt;height:21pt" o:ole="">
            <v:imagedata r:id="rId978" o:title=""/>
          </v:shape>
          <o:OLEObject Type="Embed" ProgID="Equation.3" ShapeID="_x0000_i1490" DrawAspect="Content" ObjectID="_1824385027" r:id="rId979"/>
        </w:object>
      </w:r>
      <w:r w:rsidRPr="00226185">
        <w:rPr>
          <w:szCs w:val="28"/>
        </w:rPr>
        <w:t xml:space="preserve"> являются размерными величинами. Их размерность определяется из формулы (4.1): [</w:t>
      </w:r>
      <w:r w:rsidRPr="00226185">
        <w:rPr>
          <w:position w:val="-12"/>
          <w:szCs w:val="28"/>
        </w:rPr>
        <w:object w:dxaOrig="360" w:dyaOrig="380" w14:anchorId="7D378CE8">
          <v:shape id="_x0000_i1491" type="#_x0000_t75" style="width:18pt;height:19.5pt" o:ole="">
            <v:imagedata r:id="rId980" o:title=""/>
          </v:shape>
          <o:OLEObject Type="Embed" ProgID="Equation.3" ShapeID="_x0000_i1491" DrawAspect="Content" ObjectID="_1824385028" r:id="rId981"/>
        </w:object>
      </w:r>
      <w:r w:rsidRPr="00226185">
        <w:rPr>
          <w:szCs w:val="28"/>
        </w:rPr>
        <w:t>]</w:t>
      </w:r>
      <w:r w:rsidRPr="00226185">
        <w:rPr>
          <w:szCs w:val="28"/>
          <w:lang w:val="en-US"/>
        </w:rPr>
        <w:t> </w:t>
      </w:r>
      <w:r w:rsidRPr="00226185">
        <w:rPr>
          <w:szCs w:val="28"/>
        </w:rPr>
        <w:t>=</w:t>
      </w:r>
      <w:r w:rsidRPr="00226185">
        <w:rPr>
          <w:szCs w:val="28"/>
          <w:lang w:val="en-US"/>
        </w:rPr>
        <w:t> </w:t>
      </w:r>
      <w:r w:rsidRPr="00226185">
        <w:rPr>
          <w:szCs w:val="28"/>
        </w:rPr>
        <w:t>Вт/</w:t>
      </w:r>
      <w:r w:rsidRPr="00226185">
        <w:rPr>
          <w:position w:val="-4"/>
          <w:szCs w:val="28"/>
        </w:rPr>
        <w:object w:dxaOrig="360" w:dyaOrig="340" w14:anchorId="6F0E9194">
          <v:shape id="_x0000_i1492" type="#_x0000_t75" style="width:16.5pt;height:16.5pt" o:ole="">
            <v:imagedata r:id="rId982" o:title=""/>
          </v:shape>
          <o:OLEObject Type="Embed" ProgID="Equation.3" ShapeID="_x0000_i1492" DrawAspect="Content" ObjectID="_1824385029" r:id="rId983"/>
        </w:object>
      </w:r>
      <w:r w:rsidRPr="00226185">
        <w:rPr>
          <w:szCs w:val="28"/>
        </w:rPr>
        <w:t>, [</w:t>
      </w:r>
      <w:r w:rsidRPr="00226185">
        <w:rPr>
          <w:position w:val="-14"/>
          <w:szCs w:val="28"/>
        </w:rPr>
        <w:object w:dxaOrig="420" w:dyaOrig="400" w14:anchorId="6E331888">
          <v:shape id="_x0000_i1493" type="#_x0000_t75" style="width:21pt;height:20.25pt" o:ole="">
            <v:imagedata r:id="rId984" o:title=""/>
          </v:shape>
          <o:OLEObject Type="Embed" ProgID="Equation.3" ShapeID="_x0000_i1493" DrawAspect="Content" ObjectID="_1824385030" r:id="rId985"/>
        </w:object>
      </w:r>
      <w:r w:rsidRPr="00226185">
        <w:rPr>
          <w:szCs w:val="28"/>
        </w:rPr>
        <w:t>] = Вт/</w:t>
      </w:r>
      <w:r w:rsidRPr="00226185">
        <w:rPr>
          <w:position w:val="-4"/>
          <w:szCs w:val="28"/>
        </w:rPr>
        <w:object w:dxaOrig="340" w:dyaOrig="340" w14:anchorId="71CA1242">
          <v:shape id="_x0000_i1494" type="#_x0000_t75" style="width:16.5pt;height:16.5pt" o:ole="">
            <v:imagedata r:id="rId986" o:title=""/>
          </v:shape>
          <o:OLEObject Type="Embed" ProgID="Equation.3" ShapeID="_x0000_i1494" DrawAspect="Content" ObjectID="_1824385031" r:id="rId987"/>
        </w:object>
      </w:r>
      <w:r w:rsidRPr="00226185">
        <w:rPr>
          <w:szCs w:val="28"/>
        </w:rPr>
        <w:t>.</w:t>
      </w:r>
    </w:p>
    <w:p w:rsidR="00AD7D3C" w:rsidRPr="00226185" w:rsidRDefault="00AD7D3C" w:rsidP="00AD7D3C">
      <w:pPr>
        <w:rPr>
          <w:szCs w:val="28"/>
        </w:rPr>
      </w:pPr>
      <w:r w:rsidRPr="00226185">
        <w:rPr>
          <w:szCs w:val="28"/>
        </w:rPr>
        <w:t xml:space="preserve">Кроме того наряду с величиной </w:t>
      </w:r>
      <w:r w:rsidRPr="00226185">
        <w:rPr>
          <w:position w:val="-14"/>
          <w:szCs w:val="28"/>
        </w:rPr>
        <w:object w:dxaOrig="420" w:dyaOrig="400" w14:anchorId="6219CC17">
          <v:shape id="_x0000_i1495" type="#_x0000_t75" style="width:21pt;height:20.25pt" o:ole="">
            <v:imagedata r:id="rId974" o:title=""/>
          </v:shape>
          <o:OLEObject Type="Embed" ProgID="Equation.3" ShapeID="_x0000_i1495" DrawAspect="Content" ObjectID="_1824385032" r:id="rId988"/>
        </w:object>
      </w:r>
      <w:r w:rsidRPr="00226185">
        <w:rPr>
          <w:szCs w:val="28"/>
        </w:rPr>
        <w:t xml:space="preserve">, для описания закономерностей теплового излучения применяют спектральную плотность энергетической светимости </w:t>
      </w:r>
      <w:r w:rsidRPr="00226185">
        <w:rPr>
          <w:position w:val="-16"/>
        </w:rPr>
        <w:object w:dxaOrig="440" w:dyaOrig="420" w14:anchorId="76484B2A">
          <v:shape id="_x0000_i1496" type="#_x0000_t75" style="width:21.75pt;height:21pt" o:ole="">
            <v:imagedata r:id="rId989" o:title=""/>
          </v:shape>
          <o:OLEObject Type="Embed" ProgID="Equation.3" ShapeID="_x0000_i1496" DrawAspect="Content" ObjectID="_1824385033" r:id="rId990"/>
        </w:object>
      </w:r>
      <w:r w:rsidRPr="00226185">
        <w:rPr>
          <w:szCs w:val="28"/>
        </w:rPr>
        <w:t xml:space="preserve">, выраженную через частоту </w:t>
      </w:r>
      <w:r w:rsidRPr="00226185">
        <w:rPr>
          <w:position w:val="-6"/>
          <w:szCs w:val="28"/>
        </w:rPr>
        <w:object w:dxaOrig="220" w:dyaOrig="240" w14:anchorId="1002E453">
          <v:shape id="_x0000_i1497" type="#_x0000_t75" style="width:10.5pt;height:12.75pt" o:ole="">
            <v:imagedata r:id="rId991" o:title=""/>
          </v:shape>
          <o:OLEObject Type="Embed" ProgID="Equation.3" ShapeID="_x0000_i1497" DrawAspect="Content" ObjectID="_1824385034" r:id="rId992"/>
        </w:object>
      </w:r>
      <w:r w:rsidRPr="00226185">
        <w:rPr>
          <w:szCs w:val="28"/>
        </w:rPr>
        <w:t xml:space="preserve"> излучения</w:t>
      </w:r>
    </w:p>
    <w:p w:rsidR="00AD7D3C" w:rsidRPr="00226185" w:rsidRDefault="009F5977" w:rsidP="009F5977">
      <w:pPr>
        <w:pStyle w:val="affc"/>
      </w:pPr>
      <w:r w:rsidRPr="00F371D6">
        <w:tab/>
      </w:r>
      <w:r w:rsidRPr="009F5977">
        <w:rPr>
          <w:position w:val="-26"/>
        </w:rPr>
        <w:object w:dxaOrig="1060" w:dyaOrig="700" w14:anchorId="68486851">
          <v:shape id="_x0000_i1498" type="#_x0000_t75" style="width:52.5pt;height:33.75pt" o:ole="">
            <v:imagedata r:id="rId993" o:title=""/>
          </v:shape>
          <o:OLEObject Type="Embed" ProgID="Equation.3" ShapeID="_x0000_i1498" DrawAspect="Content" ObjectID="_1824385035" r:id="rId994"/>
        </w:object>
      </w:r>
      <w:r>
        <w:t>.</w:t>
      </w:r>
      <w:r w:rsidR="00AD7D3C" w:rsidRPr="00226185">
        <w:tab/>
        <w:t>(4.3)</w:t>
      </w:r>
    </w:p>
    <w:p w:rsidR="00AD7D3C" w:rsidRPr="00226185" w:rsidRDefault="00AD7D3C" w:rsidP="00AD7D3C">
      <w:pPr>
        <w:rPr>
          <w:szCs w:val="28"/>
        </w:rPr>
      </w:pPr>
      <w:r w:rsidRPr="00226185">
        <w:rPr>
          <w:szCs w:val="28"/>
        </w:rPr>
        <w:t>Причем эти две величины, связаны друг с другом соотношением</w:t>
      </w:r>
    </w:p>
    <w:p w:rsidR="00AD7D3C" w:rsidRDefault="009F5977" w:rsidP="009F5977">
      <w:pPr>
        <w:pStyle w:val="affc"/>
      </w:pPr>
      <w:r w:rsidRPr="00F371D6">
        <w:tab/>
      </w:r>
      <w:r w:rsidRPr="009F5977">
        <w:rPr>
          <w:position w:val="-26"/>
        </w:rPr>
        <w:object w:dxaOrig="1380" w:dyaOrig="700" w14:anchorId="45931587">
          <v:shape id="_x0000_i1499" type="#_x0000_t75" style="width:71.3pt;height:34.5pt" o:ole="">
            <v:imagedata r:id="rId995" o:title=""/>
          </v:shape>
          <o:OLEObject Type="Embed" ProgID="Equation.3" ShapeID="_x0000_i1499" DrawAspect="Content" ObjectID="_1824385036" r:id="rId996"/>
        </w:object>
      </w:r>
      <w:r>
        <w:t>.</w:t>
      </w:r>
      <w:r w:rsidR="00AD7D3C" w:rsidRPr="00226185">
        <w:tab/>
        <w:t>(4.4)</w:t>
      </w:r>
    </w:p>
    <w:p w:rsidR="00AD7D3C" w:rsidRPr="00CE2102" w:rsidRDefault="00AD7D3C" w:rsidP="00AD7D3C">
      <w:pPr>
        <w:rPr>
          <w:i/>
          <w:szCs w:val="28"/>
        </w:rPr>
      </w:pPr>
      <w:r w:rsidRPr="00CE2102">
        <w:rPr>
          <w:szCs w:val="28"/>
        </w:rPr>
        <w:t xml:space="preserve">Величиной, описывающей способность тела поглощать электромагнитное излучение, является </w:t>
      </w:r>
      <w:r w:rsidRPr="00CE2102">
        <w:rPr>
          <w:i/>
          <w:szCs w:val="28"/>
        </w:rPr>
        <w:t xml:space="preserve">монохроматический коэффициент поглощения </w:t>
      </w:r>
      <w:r w:rsidRPr="00CE2102">
        <w:rPr>
          <w:szCs w:val="28"/>
        </w:rPr>
        <w:t>(</w:t>
      </w:r>
      <w:r w:rsidRPr="00CE2102">
        <w:rPr>
          <w:i/>
          <w:szCs w:val="28"/>
        </w:rPr>
        <w:t xml:space="preserve">поглощательная способность </w:t>
      </w:r>
      <w:r w:rsidRPr="00CE2102">
        <w:rPr>
          <w:szCs w:val="28"/>
        </w:rPr>
        <w:t>тела)</w:t>
      </w:r>
      <w:r w:rsidR="00662053">
        <w:rPr>
          <w:szCs w:val="28"/>
        </w:rPr>
        <w:t xml:space="preserve"> </w:t>
      </w:r>
      <w:r w:rsidRPr="00CE2102">
        <w:rPr>
          <w:szCs w:val="28"/>
        </w:rPr>
        <w:t>[4]</w:t>
      </w:r>
    </w:p>
    <w:p w:rsidR="00AD7D3C" w:rsidRPr="00CE2102" w:rsidRDefault="009F5977" w:rsidP="009F5977">
      <w:pPr>
        <w:pStyle w:val="affc"/>
      </w:pPr>
      <w:r w:rsidRPr="00F371D6">
        <w:tab/>
      </w:r>
      <w:r w:rsidRPr="009F5977">
        <w:rPr>
          <w:position w:val="-36"/>
        </w:rPr>
        <w:object w:dxaOrig="1540" w:dyaOrig="800" w14:anchorId="12DD917F">
          <v:shape id="_x0000_i1500" type="#_x0000_t75" style="width:76.55pt;height:40.5pt" o:ole="">
            <v:imagedata r:id="rId997" o:title=""/>
          </v:shape>
          <o:OLEObject Type="Embed" ProgID="Equation.3" ShapeID="_x0000_i1500" DrawAspect="Content" ObjectID="_1824385037" r:id="rId998"/>
        </w:object>
      </w:r>
      <w:r w:rsidR="00AD7D3C" w:rsidRPr="00CE2102">
        <w:t>.</w:t>
      </w:r>
      <w:r w:rsidR="00AD7D3C" w:rsidRPr="00CE2102">
        <w:tab/>
        <w:t>(4.5)</w:t>
      </w:r>
    </w:p>
    <w:p w:rsidR="00AD7D3C" w:rsidRPr="00CE2102" w:rsidRDefault="00AD7D3C" w:rsidP="00AD7D3C">
      <w:pPr>
        <w:rPr>
          <w:szCs w:val="28"/>
        </w:rPr>
      </w:pPr>
      <w:r w:rsidRPr="00CE2102">
        <w:rPr>
          <w:szCs w:val="28"/>
        </w:rPr>
        <w:t xml:space="preserve">Монохроматический коэффициент поглощения показывает, какая часть энергии </w:t>
      </w:r>
      <w:r w:rsidRPr="00CE2102">
        <w:rPr>
          <w:position w:val="-14"/>
          <w:szCs w:val="28"/>
        </w:rPr>
        <w:object w:dxaOrig="720" w:dyaOrig="400" w14:anchorId="2AADB746">
          <v:shape id="_x0000_i1501" type="#_x0000_t75" style="width:36pt;height:20.25pt" o:ole="">
            <v:imagedata r:id="rId999" o:title=""/>
          </v:shape>
          <o:OLEObject Type="Embed" ProgID="Equation.3" ShapeID="_x0000_i1501" DrawAspect="Content" ObjectID="_1824385038" r:id="rId1000"/>
        </w:object>
      </w:r>
      <w:r w:rsidRPr="00CE2102">
        <w:rPr>
          <w:szCs w:val="28"/>
        </w:rPr>
        <w:t xml:space="preserve"> падающего излучения с длинами волн в пределах от </w:t>
      </w:r>
      <w:r w:rsidRPr="00CE2102">
        <w:rPr>
          <w:position w:val="-6"/>
          <w:szCs w:val="28"/>
        </w:rPr>
        <w:object w:dxaOrig="220" w:dyaOrig="300" w14:anchorId="2AA23990">
          <v:shape id="_x0000_i1502" type="#_x0000_t75" style="width:10.5pt;height:14.25pt" o:ole="">
            <v:imagedata r:id="rId1001" o:title=""/>
          </v:shape>
          <o:OLEObject Type="Embed" ProgID="Equation.3" ShapeID="_x0000_i1502" DrawAspect="Content" ObjectID="_1824385039" r:id="rId1002"/>
        </w:object>
      </w:r>
      <w:r w:rsidRPr="00CE2102">
        <w:rPr>
          <w:szCs w:val="28"/>
        </w:rPr>
        <w:t xml:space="preserve"> до </w:t>
      </w:r>
      <w:r w:rsidRPr="00CE2102">
        <w:rPr>
          <w:position w:val="-6"/>
          <w:szCs w:val="28"/>
        </w:rPr>
        <w:object w:dxaOrig="800" w:dyaOrig="300" w14:anchorId="4B0FA476">
          <v:shape id="_x0000_i1503" type="#_x0000_t75" style="width:40.5pt;height:15.75pt" o:ole="">
            <v:imagedata r:id="rId1003" o:title=""/>
          </v:shape>
          <o:OLEObject Type="Embed" ProgID="Equation.3" ShapeID="_x0000_i1503" DrawAspect="Content" ObjectID="_1824385040" r:id="rId1004"/>
        </w:object>
      </w:r>
      <w:r w:rsidRPr="00CE2102">
        <w:rPr>
          <w:szCs w:val="28"/>
        </w:rPr>
        <w:t xml:space="preserve"> поглощается телом.</w:t>
      </w:r>
    </w:p>
    <w:p w:rsidR="00AD7D3C" w:rsidRPr="00CE2102" w:rsidRDefault="00AD7D3C" w:rsidP="00AD7D3C">
      <w:pPr>
        <w:rPr>
          <w:szCs w:val="28"/>
        </w:rPr>
      </w:pPr>
      <w:r w:rsidRPr="00CE2102">
        <w:rPr>
          <w:szCs w:val="28"/>
        </w:rPr>
        <w:t xml:space="preserve">Как следует из формулы (4.5) поглощательная способность </w:t>
      </w:r>
      <w:r w:rsidRPr="00CE2102">
        <w:rPr>
          <w:position w:val="-14"/>
          <w:szCs w:val="28"/>
        </w:rPr>
        <w:object w:dxaOrig="460" w:dyaOrig="400" w14:anchorId="71F25139">
          <v:shape id="_x0000_i1504" type="#_x0000_t75" style="width:22.5pt;height:20.25pt" o:ole="">
            <v:imagedata r:id="rId1005" o:title=""/>
          </v:shape>
          <o:OLEObject Type="Embed" ProgID="Equation.3" ShapeID="_x0000_i1504" DrawAspect="Content" ObjectID="_1824385041" r:id="rId1006"/>
        </w:object>
      </w:r>
      <w:r w:rsidRPr="00CE2102">
        <w:rPr>
          <w:szCs w:val="28"/>
        </w:rPr>
        <w:t xml:space="preserve"> является безразмерной величиной. Она зависит от температуры тела и от длины волны поглощаемого теплового излучения.</w:t>
      </w:r>
    </w:p>
    <w:p w:rsidR="00AD7D3C" w:rsidRDefault="00AD7D3C" w:rsidP="00AD7D3C">
      <w:pPr>
        <w:rPr>
          <w:szCs w:val="28"/>
        </w:rPr>
      </w:pPr>
      <w:r w:rsidRPr="002D5CBB">
        <w:rPr>
          <w:szCs w:val="28"/>
        </w:rPr>
        <w:t xml:space="preserve">При решении практических задач, связанных с тепловым излучением, часто используют две модели тел: 1) </w:t>
      </w:r>
      <w:r w:rsidRPr="002D5CBB">
        <w:rPr>
          <w:i/>
          <w:szCs w:val="28"/>
        </w:rPr>
        <w:t>абсолютно черное тело (а.ч.т.)</w:t>
      </w:r>
      <w:r w:rsidRPr="002D5CBB">
        <w:rPr>
          <w:szCs w:val="28"/>
        </w:rPr>
        <w:t xml:space="preserve"> – тело, полностью поглощающее падающее на него излучение во всем интервале длин волн (</w:t>
      </w:r>
      <w:r w:rsidRPr="002D5CBB">
        <w:rPr>
          <w:position w:val="-14"/>
          <w:szCs w:val="28"/>
        </w:rPr>
        <w:object w:dxaOrig="460" w:dyaOrig="400" w14:anchorId="106292F3">
          <v:shape id="_x0000_i1505" type="#_x0000_t75" style="width:22.5pt;height:20.25pt" o:ole="">
            <v:imagedata r:id="rId1007" o:title=""/>
          </v:shape>
          <o:OLEObject Type="Embed" ProgID="Equation.3" ShapeID="_x0000_i1505" DrawAspect="Content" ObjectID="_1824385042" r:id="rId1008"/>
        </w:object>
      </w:r>
      <w:r w:rsidRPr="002D5CBB">
        <w:rPr>
          <w:szCs w:val="28"/>
        </w:rPr>
        <w:t xml:space="preserve"> = 1); 2) </w:t>
      </w:r>
      <w:r w:rsidRPr="002D5CBB">
        <w:rPr>
          <w:i/>
          <w:szCs w:val="28"/>
        </w:rPr>
        <w:t>абсолютно серое тело (а.с.т.)</w:t>
      </w:r>
      <w:r w:rsidRPr="002D5CBB">
        <w:rPr>
          <w:szCs w:val="28"/>
        </w:rPr>
        <w:t xml:space="preserve"> – тело, поглощательная способность </w:t>
      </w:r>
      <w:r>
        <w:rPr>
          <w:szCs w:val="28"/>
        </w:rPr>
        <w:t>которого одинакова во</w:t>
      </w:r>
      <w:r w:rsidRPr="002D5CBB">
        <w:rPr>
          <w:szCs w:val="28"/>
        </w:rPr>
        <w:t xml:space="preserve"> всем интервале длин волн (</w:t>
      </w:r>
      <w:r w:rsidRPr="002D5CBB">
        <w:rPr>
          <w:position w:val="-14"/>
          <w:szCs w:val="28"/>
        </w:rPr>
        <w:object w:dxaOrig="460" w:dyaOrig="400" w14:anchorId="15489BB1">
          <v:shape id="_x0000_i1506" type="#_x0000_t75" style="width:22.5pt;height:20.25pt" o:ole="">
            <v:imagedata r:id="rId1009" o:title=""/>
          </v:shape>
          <o:OLEObject Type="Embed" ProgID="Equation.3" ShapeID="_x0000_i1506" DrawAspect="Content" ObjectID="_1824385043" r:id="rId1010"/>
        </w:object>
      </w:r>
      <w:r w:rsidRPr="002D5CBB">
        <w:rPr>
          <w:szCs w:val="28"/>
        </w:rPr>
        <w:t xml:space="preserve">= </w:t>
      </w:r>
      <w:r w:rsidRPr="00533674">
        <w:rPr>
          <w:i/>
          <w:szCs w:val="28"/>
          <w:lang w:val="en-US"/>
        </w:rPr>
        <w:t>const</w:t>
      </w:r>
      <w:r w:rsidR="008E0483" w:rsidRPr="00533674">
        <w:rPr>
          <w:i/>
          <w:szCs w:val="28"/>
        </w:rPr>
        <w:t xml:space="preserve"> </w:t>
      </w:r>
      <w:r w:rsidRPr="002D5CBB">
        <w:rPr>
          <w:szCs w:val="28"/>
        </w:rPr>
        <w:t>&lt;1).</w:t>
      </w:r>
    </w:p>
    <w:p w:rsidR="00AD7D3C" w:rsidRPr="0081733B" w:rsidRDefault="00AD7D3C" w:rsidP="00AD7D3C">
      <w:pPr>
        <w:rPr>
          <w:b/>
          <w:i/>
          <w:szCs w:val="28"/>
        </w:rPr>
      </w:pPr>
      <w:r w:rsidRPr="0081733B">
        <w:rPr>
          <w:b/>
          <w:i/>
          <w:szCs w:val="28"/>
        </w:rPr>
        <w:t>4.1.</w:t>
      </w:r>
      <w:r>
        <w:rPr>
          <w:b/>
          <w:i/>
          <w:szCs w:val="28"/>
        </w:rPr>
        <w:t>2</w:t>
      </w:r>
      <w:r w:rsidRPr="0081733B">
        <w:rPr>
          <w:b/>
          <w:i/>
          <w:szCs w:val="28"/>
        </w:rPr>
        <w:t>. Закон Кирхгофа</w:t>
      </w:r>
    </w:p>
    <w:p w:rsidR="00AD7D3C" w:rsidRPr="002C4ED5" w:rsidRDefault="00AD7D3C" w:rsidP="00AD7D3C">
      <w:pPr>
        <w:rPr>
          <w:b/>
          <w:szCs w:val="28"/>
        </w:rPr>
      </w:pPr>
      <w:r w:rsidRPr="002C4ED5">
        <w:rPr>
          <w:szCs w:val="28"/>
        </w:rPr>
        <w:t xml:space="preserve">Поглощательная и испускательная способность любого тела связаны между собой </w:t>
      </w:r>
      <w:r w:rsidRPr="002C4ED5">
        <w:rPr>
          <w:i/>
          <w:szCs w:val="28"/>
        </w:rPr>
        <w:t xml:space="preserve">законом Кирхгофа </w:t>
      </w:r>
      <w:r w:rsidRPr="002C4ED5">
        <w:rPr>
          <w:szCs w:val="28"/>
        </w:rPr>
        <w:t xml:space="preserve">(1859 г.), согласно которому, </w:t>
      </w:r>
      <w:r w:rsidRPr="002C4ED5">
        <w:rPr>
          <w:i/>
          <w:szCs w:val="28"/>
        </w:rPr>
        <w:t>отношение испускательной способности тела к его поглощательной способности не зависит от природы тела и является универсальной функцией температуры тела и длины волны</w:t>
      </w:r>
      <w:r w:rsidRPr="002C4ED5">
        <w:rPr>
          <w:szCs w:val="28"/>
        </w:rPr>
        <w:t xml:space="preserve"> [4]</w:t>
      </w:r>
      <w:r w:rsidRPr="002C4ED5">
        <w:rPr>
          <w:i/>
          <w:szCs w:val="28"/>
        </w:rPr>
        <w:t xml:space="preserve">. </w:t>
      </w:r>
      <w:r w:rsidRPr="002C4ED5">
        <w:rPr>
          <w:szCs w:val="28"/>
        </w:rPr>
        <w:t>Эта универсальная функция Кирхгофа по физическому смыслу является испускательной способностью (спектральной плотностью энергетической светимости) абсолютно черного тела.</w:t>
      </w:r>
    </w:p>
    <w:p w:rsidR="00AD7D3C" w:rsidRPr="002C4ED5" w:rsidRDefault="00AD7D3C" w:rsidP="00AD7D3C">
      <w:pPr>
        <w:rPr>
          <w:szCs w:val="28"/>
        </w:rPr>
      </w:pPr>
      <w:r w:rsidRPr="002C4ED5">
        <w:rPr>
          <w:szCs w:val="28"/>
        </w:rPr>
        <w:t>Математически закон Кирхгофа можно записать в виде</w:t>
      </w:r>
    </w:p>
    <w:p w:rsidR="00AD7D3C" w:rsidRPr="002C4ED5" w:rsidRDefault="009F5977" w:rsidP="009F5977">
      <w:pPr>
        <w:pStyle w:val="affc"/>
      </w:pPr>
      <w:r w:rsidRPr="00F371D6">
        <w:tab/>
      </w:r>
      <w:r w:rsidRPr="009F5977">
        <w:rPr>
          <w:position w:val="-38"/>
        </w:rPr>
        <w:object w:dxaOrig="5080" w:dyaOrig="900" w14:anchorId="1AF94D55">
          <v:shape id="_x0000_i1507" type="#_x0000_t75" style="width:290.3pt;height:52.5pt" o:ole="">
            <v:imagedata r:id="rId1011" o:title=""/>
          </v:shape>
          <o:OLEObject Type="Embed" ProgID="Equation.3" ShapeID="_x0000_i1507" DrawAspect="Content" ObjectID="_1824385044" r:id="rId1012"/>
        </w:object>
      </w:r>
      <w:r>
        <w:t>,</w:t>
      </w:r>
      <w:r w:rsidR="00AD7D3C" w:rsidRPr="002C4ED5">
        <w:tab/>
        <w:t>(4.6)</w:t>
      </w:r>
    </w:p>
    <w:p w:rsidR="00AD7D3C" w:rsidRPr="002C4ED5" w:rsidRDefault="00AD7D3C" w:rsidP="00AD7D3C">
      <w:pPr>
        <w:ind w:firstLine="0"/>
        <w:rPr>
          <w:szCs w:val="28"/>
        </w:rPr>
      </w:pPr>
      <w:r w:rsidRPr="002C4ED5">
        <w:rPr>
          <w:szCs w:val="28"/>
        </w:rPr>
        <w:t xml:space="preserve">где введенная величина </w:t>
      </w:r>
      <w:r w:rsidRPr="002C4ED5">
        <w:rPr>
          <w:position w:val="-16"/>
          <w:szCs w:val="28"/>
        </w:rPr>
        <w:object w:dxaOrig="460" w:dyaOrig="480" w14:anchorId="27BC0916">
          <v:shape id="_x0000_i1508" type="#_x0000_t75" style="width:22.5pt;height:24pt" o:ole="">
            <v:imagedata r:id="rId1013" o:title=""/>
          </v:shape>
          <o:OLEObject Type="Embed" ProgID="Equation.3" ShapeID="_x0000_i1508" DrawAspect="Content" ObjectID="_1824385045" r:id="rId1014"/>
        </w:object>
      </w:r>
      <w:r w:rsidRPr="002C4ED5">
        <w:rPr>
          <w:szCs w:val="28"/>
        </w:rPr>
        <w:t xml:space="preserve"> обозначает испускательную способность абсолютно черного тела.</w:t>
      </w:r>
    </w:p>
    <w:p w:rsidR="00AD7D3C" w:rsidRPr="00572517" w:rsidRDefault="00AD7D3C" w:rsidP="00AD7D3C">
      <w:pPr>
        <w:rPr>
          <w:szCs w:val="28"/>
        </w:rPr>
      </w:pPr>
      <w:r w:rsidRPr="00572517">
        <w:rPr>
          <w:szCs w:val="28"/>
        </w:rPr>
        <w:t xml:space="preserve">Из закона Кирхгофа следует, что: </w:t>
      </w:r>
    </w:p>
    <w:p w:rsidR="00AD7D3C" w:rsidRPr="00572517" w:rsidRDefault="00AD7D3C" w:rsidP="00AD7D3C">
      <w:pPr>
        <w:rPr>
          <w:szCs w:val="28"/>
        </w:rPr>
      </w:pPr>
      <w:r w:rsidRPr="00572517">
        <w:rPr>
          <w:szCs w:val="28"/>
        </w:rPr>
        <w:t>1)</w:t>
      </w:r>
      <w:r w:rsidR="002A09D8">
        <w:rPr>
          <w:szCs w:val="28"/>
        </w:rPr>
        <w:t> </w:t>
      </w:r>
      <w:r w:rsidRPr="00572517">
        <w:rPr>
          <w:szCs w:val="28"/>
        </w:rPr>
        <w:t>тело сильнее излучающее определенные длины волн, будет их сильнее и поглощать (т.</w:t>
      </w:r>
      <w:r w:rsidR="002A09D8">
        <w:rPr>
          <w:szCs w:val="28"/>
        </w:rPr>
        <w:t> </w:t>
      </w:r>
      <w:r w:rsidRPr="00572517">
        <w:rPr>
          <w:szCs w:val="28"/>
        </w:rPr>
        <w:t>к</w:t>
      </w:r>
      <w:r w:rsidR="002A09D8">
        <w:rPr>
          <w:szCs w:val="28"/>
        </w:rPr>
        <w:t>.</w:t>
      </w:r>
      <w:r w:rsidRPr="00572517">
        <w:rPr>
          <w:szCs w:val="28"/>
        </w:rPr>
        <w:t xml:space="preserve"> </w:t>
      </w:r>
      <w:r w:rsidRPr="00572517">
        <w:rPr>
          <w:position w:val="-14"/>
        </w:rPr>
        <w:object w:dxaOrig="1860" w:dyaOrig="400" w14:anchorId="506D6D19">
          <v:shape id="_x0000_i1509" type="#_x0000_t75" style="width:93pt;height:20.25pt" o:ole="">
            <v:imagedata r:id="rId1015" o:title=""/>
          </v:shape>
          <o:OLEObject Type="Embed" ProgID="Equation.3" ShapeID="_x0000_i1509" DrawAspect="Content" ObjectID="_1824385046" r:id="rId1016"/>
        </w:object>
      </w:r>
      <w:r w:rsidRPr="00572517">
        <w:t>);</w:t>
      </w:r>
    </w:p>
    <w:p w:rsidR="00AD7D3C" w:rsidRPr="00572517" w:rsidRDefault="00AD7D3C" w:rsidP="00AD7D3C">
      <w:pPr>
        <w:rPr>
          <w:szCs w:val="28"/>
        </w:rPr>
      </w:pPr>
      <w:r w:rsidRPr="00572517">
        <w:rPr>
          <w:szCs w:val="28"/>
        </w:rPr>
        <w:t>2)</w:t>
      </w:r>
      <w:r w:rsidR="002A09D8">
        <w:rPr>
          <w:szCs w:val="28"/>
        </w:rPr>
        <w:t> </w:t>
      </w:r>
      <w:r w:rsidRPr="00572517">
        <w:rPr>
          <w:szCs w:val="28"/>
        </w:rPr>
        <w:t xml:space="preserve">наиболее мощным излучателем при данной температуре во всем интервале длин волн является абсолютно черное тело (из формулы (4.6) имеем: </w:t>
      </w:r>
      <w:r w:rsidRPr="00572517">
        <w:rPr>
          <w:position w:val="-16"/>
          <w:szCs w:val="28"/>
        </w:rPr>
        <w:object w:dxaOrig="2040" w:dyaOrig="480" w14:anchorId="7C2839E6">
          <v:shape id="_x0000_i1510" type="#_x0000_t75" style="width:102pt;height:24pt" o:ole="">
            <v:imagedata r:id="rId1017" o:title=""/>
          </v:shape>
          <o:OLEObject Type="Embed" ProgID="Equation.3" ShapeID="_x0000_i1510" DrawAspect="Content" ObjectID="_1824385047" r:id="rId1018"/>
        </w:object>
      </w:r>
      <w:r w:rsidRPr="00572517">
        <w:rPr>
          <w:szCs w:val="28"/>
        </w:rPr>
        <w:t>≥</w:t>
      </w:r>
      <w:r w:rsidRPr="00572517">
        <w:rPr>
          <w:position w:val="-16"/>
          <w:szCs w:val="28"/>
        </w:rPr>
        <w:object w:dxaOrig="700" w:dyaOrig="420" w14:anchorId="7DEF9A84">
          <v:shape id="_x0000_i1511" type="#_x0000_t75" style="width:33.75pt;height:21pt" o:ole="">
            <v:imagedata r:id="rId1019" o:title=""/>
          </v:shape>
          <o:OLEObject Type="Embed" ProgID="Equation.3" ShapeID="_x0000_i1511" DrawAspect="Content" ObjectID="_1824385048" r:id="rId1020"/>
        </w:object>
      </w:r>
      <w:r w:rsidRPr="00572517">
        <w:rPr>
          <w:szCs w:val="28"/>
        </w:rPr>
        <w:t xml:space="preserve">, так как </w:t>
      </w:r>
      <w:r w:rsidRPr="00572517">
        <w:rPr>
          <w:position w:val="-16"/>
          <w:szCs w:val="28"/>
        </w:rPr>
        <w:object w:dxaOrig="760" w:dyaOrig="420" w14:anchorId="349403EA">
          <v:shape id="_x0000_i1512" type="#_x0000_t75" style="width:38.25pt;height:21pt" o:ole="">
            <v:imagedata r:id="rId1021" o:title=""/>
          </v:shape>
          <o:OLEObject Type="Embed" ProgID="Equation.3" ShapeID="_x0000_i1512" DrawAspect="Content" ObjectID="_1824385049" r:id="rId1022"/>
        </w:object>
      </w:r>
      <w:r w:rsidRPr="00572517">
        <w:rPr>
          <w:szCs w:val="28"/>
        </w:rPr>
        <w:t>≤1)</w:t>
      </w:r>
      <w:r>
        <w:rPr>
          <w:szCs w:val="28"/>
        </w:rPr>
        <w:t>.</w:t>
      </w:r>
    </w:p>
    <w:p w:rsidR="00AD7D3C" w:rsidRPr="00F16C2D" w:rsidRDefault="00AD7D3C" w:rsidP="00AD7D3C">
      <w:pPr>
        <w:rPr>
          <w:szCs w:val="28"/>
        </w:rPr>
      </w:pPr>
      <w:r w:rsidRPr="00572517">
        <w:rPr>
          <w:szCs w:val="28"/>
        </w:rPr>
        <w:t>Кроме того, из закона (4.6) следует, что для описания теплового излучения любых тел необходимо экспериментальное и теоретическое исследование спектральной плотности энергетической светимости абсолютно черного тела.</w:t>
      </w:r>
    </w:p>
    <w:p w:rsidR="00AD7D3C" w:rsidRPr="00047711" w:rsidRDefault="00AD7D3C" w:rsidP="00AD7D3C">
      <w:pPr>
        <w:pStyle w:val="3"/>
      </w:pPr>
      <w:bookmarkStart w:id="339" w:name="_Toc216773719"/>
      <w:bookmarkStart w:id="340" w:name="_Toc461574349"/>
      <w:bookmarkStart w:id="341" w:name="_Toc485459415"/>
      <w:bookmarkStart w:id="342" w:name="_Toc485534365"/>
      <w:r w:rsidRPr="00047711">
        <w:t xml:space="preserve">4.1.3. Экспериментальные законы теплового излучения </w:t>
      </w:r>
      <w:bookmarkEnd w:id="339"/>
      <w:bookmarkEnd w:id="340"/>
      <w:r w:rsidRPr="00047711">
        <w:t>а.ч.т.</w:t>
      </w:r>
      <w:bookmarkEnd w:id="341"/>
      <w:bookmarkEnd w:id="342"/>
    </w:p>
    <w:p w:rsidR="00AD7D3C" w:rsidRPr="00047711" w:rsidRDefault="00AD7D3C" w:rsidP="00AD7D3C">
      <w:pPr>
        <w:rPr>
          <w:szCs w:val="28"/>
        </w:rPr>
      </w:pPr>
      <w:r w:rsidRPr="00047711">
        <w:rPr>
          <w:szCs w:val="28"/>
        </w:rPr>
        <w:t>Реальное тело не может иметь коэффициент поглощения, равный единице, поэтому необходимо смоделировать а.ч.т. для исследования законов его излучения. Моделью а.ч.т. может служить полость внутри тела, имеюща</w:t>
      </w:r>
      <w:r w:rsidR="009F5977">
        <w:rPr>
          <w:szCs w:val="28"/>
        </w:rPr>
        <w:t>я малое входное отверстие (рис.</w:t>
      </w:r>
      <w:r w:rsidR="009F5977">
        <w:rPr>
          <w:szCs w:val="28"/>
          <w:lang w:val="en-US"/>
        </w:rPr>
        <w:t> </w:t>
      </w:r>
      <w:r w:rsidRPr="00047711">
        <w:rPr>
          <w:szCs w:val="28"/>
        </w:rPr>
        <w:t>4.1).</w:t>
      </w:r>
    </w:p>
    <w:p w:rsidR="00AD7D3C" w:rsidRPr="00447737" w:rsidRDefault="009F5977" w:rsidP="009F5977">
      <w:pPr>
        <w:pStyle w:val="af8"/>
        <w:rPr>
          <w:szCs w:val="28"/>
          <w:highlight w:val="yellow"/>
        </w:rPr>
      </w:pPr>
      <w:r>
        <w:rPr>
          <w:noProof/>
        </w:rPr>
        <w:drawing>
          <wp:inline distT="0" distB="0" distL="0" distR="0" wp14:anchorId="4D551C51" wp14:editId="552C2ECF">
            <wp:extent cx="1784985" cy="870585"/>
            <wp:effectExtent l="19050" t="0" r="5715" b="0"/>
            <wp:docPr id="11" name="Рисунок 4235"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5" descr="Рис"/>
                    <pic:cNvPicPr>
                      <a:picLocks noChangeAspect="1" noChangeArrowheads="1"/>
                    </pic:cNvPicPr>
                  </pic:nvPicPr>
                  <pic:blipFill>
                    <a:blip r:embed="rId1023" cstate="print"/>
                    <a:srcRect/>
                    <a:stretch>
                      <a:fillRect/>
                    </a:stretch>
                  </pic:blipFill>
                  <pic:spPr bwMode="auto">
                    <a:xfrm>
                      <a:off x="0" y="0"/>
                      <a:ext cx="1784985" cy="870585"/>
                    </a:xfrm>
                    <a:prstGeom prst="rect">
                      <a:avLst/>
                    </a:prstGeom>
                    <a:noFill/>
                    <a:ln w="9525">
                      <a:noFill/>
                      <a:miter lim="800000"/>
                      <a:headEnd/>
                      <a:tailEnd/>
                    </a:ln>
                  </pic:spPr>
                </pic:pic>
              </a:graphicData>
            </a:graphic>
          </wp:inline>
        </w:drawing>
      </w:r>
    </w:p>
    <w:p w:rsidR="00AD7D3C" w:rsidRPr="00047711" w:rsidRDefault="009F5977" w:rsidP="00A00B0C">
      <w:pPr>
        <w:pStyle w:val="af4"/>
      </w:pPr>
      <w:r>
        <w:t>Рис.</w:t>
      </w:r>
      <w:r>
        <w:rPr>
          <w:lang w:val="en-US"/>
        </w:rPr>
        <w:t> </w:t>
      </w:r>
      <w:r w:rsidR="00AD7D3C" w:rsidRPr="00047711">
        <w:t>4.1</w:t>
      </w:r>
    </w:p>
    <w:p w:rsidR="00AD7D3C" w:rsidRDefault="00AD7D3C" w:rsidP="00AD7D3C">
      <w:pPr>
        <w:rPr>
          <w:szCs w:val="28"/>
        </w:rPr>
      </w:pPr>
      <w:r w:rsidRPr="00047711">
        <w:rPr>
          <w:szCs w:val="28"/>
        </w:rPr>
        <w:t xml:space="preserve">Излучение, попадающее в эту полость через входное отверстие, испытывает многократное отражение от стенок полости. При этом энергия падающего излучения почти полностью поглощается внутри полости и излучение практически не выходит наружу. </w:t>
      </w:r>
    </w:p>
    <w:p w:rsidR="00AD7D3C" w:rsidRPr="00A07CA6" w:rsidRDefault="00AD7D3C" w:rsidP="00AD7D3C">
      <w:pPr>
        <w:rPr>
          <w:szCs w:val="28"/>
        </w:rPr>
      </w:pPr>
      <w:r>
        <w:rPr>
          <w:szCs w:val="28"/>
        </w:rPr>
        <w:t xml:space="preserve">Таким образом, коэффициент поглощения такой полости во всем интервале длин волн оказывается равным </w:t>
      </w:r>
      <w:r w:rsidRPr="00A07CA6">
        <w:rPr>
          <w:position w:val="-14"/>
          <w:szCs w:val="28"/>
        </w:rPr>
        <w:object w:dxaOrig="859" w:dyaOrig="400" w14:anchorId="15396062">
          <v:shape id="_x0000_i1513" type="#_x0000_t75" style="width:42.75pt;height:20.25pt" o:ole="">
            <v:imagedata r:id="rId1024" o:title=""/>
          </v:shape>
          <o:OLEObject Type="Embed" ProgID="Equation.3" ShapeID="_x0000_i1513" DrawAspect="Content" ObjectID="_1824385050" r:id="rId1025"/>
        </w:object>
      </w:r>
      <w:r>
        <w:rPr>
          <w:szCs w:val="28"/>
        </w:rPr>
        <w:t xml:space="preserve">, поэтому </w:t>
      </w:r>
      <w:r w:rsidRPr="00A07CA6">
        <w:rPr>
          <w:szCs w:val="28"/>
        </w:rPr>
        <w:t>выходящее из полости излучение и представляет собой излучение а.ч.т.</w:t>
      </w:r>
      <w:r w:rsidR="008D51A2">
        <w:rPr>
          <w:szCs w:val="28"/>
        </w:rPr>
        <w:t xml:space="preserve"> </w:t>
      </w:r>
      <w:r w:rsidRPr="00A07CA6">
        <w:rPr>
          <w:szCs w:val="28"/>
        </w:rPr>
        <w:t>[4]</w:t>
      </w:r>
      <w:r>
        <w:rPr>
          <w:szCs w:val="28"/>
        </w:rPr>
        <w:t xml:space="preserve"> с температурой, равной температуре тела в котором находится полость.</w:t>
      </w:r>
    </w:p>
    <w:p w:rsidR="00AD7D3C" w:rsidRDefault="00AD7D3C" w:rsidP="00AD7D3C">
      <w:pPr>
        <w:rPr>
          <w:szCs w:val="28"/>
        </w:rPr>
      </w:pPr>
      <w:r w:rsidRPr="00A07CA6">
        <w:rPr>
          <w:szCs w:val="28"/>
        </w:rPr>
        <w:t xml:space="preserve">Такое излучение можно экспериментально изучить с помощью различных спектральных приборов (простейший из которых – дифракционная решетка) и построить график зависимости испускательной способности </w:t>
      </w:r>
      <w:r w:rsidRPr="00A07CA6">
        <w:rPr>
          <w:position w:val="-14"/>
          <w:szCs w:val="28"/>
        </w:rPr>
        <w:object w:dxaOrig="420" w:dyaOrig="440" w14:anchorId="1F8E6BC0">
          <v:shape id="_x0000_i1514" type="#_x0000_t75" style="width:21pt;height:21.75pt" o:ole="">
            <v:imagedata r:id="rId1026" o:title=""/>
          </v:shape>
          <o:OLEObject Type="Embed" ProgID="Equation.3" ShapeID="_x0000_i1514" DrawAspect="Content" ObjectID="_1824385051" r:id="rId1027"/>
        </w:object>
      </w:r>
      <w:r w:rsidRPr="00A07CA6">
        <w:rPr>
          <w:szCs w:val="28"/>
        </w:rPr>
        <w:t xml:space="preserve"> а.ч.т. от длины волны</w:t>
      </w:r>
      <w:r w:rsidR="00A00B0C">
        <w:rPr>
          <w:szCs w:val="28"/>
        </w:rPr>
        <w:t>. Эти графики приведены на рис.</w:t>
      </w:r>
      <w:r w:rsidR="00A00B0C">
        <w:rPr>
          <w:szCs w:val="28"/>
          <w:lang w:val="en-US"/>
        </w:rPr>
        <w:t> </w:t>
      </w:r>
      <w:r w:rsidRPr="00A07CA6">
        <w:rPr>
          <w:szCs w:val="28"/>
        </w:rPr>
        <w:t>4.2,</w:t>
      </w:r>
      <w:r w:rsidR="00435F66" w:rsidRPr="00533674">
        <w:rPr>
          <w:i/>
          <w:szCs w:val="28"/>
        </w:rPr>
        <w:t>а</w:t>
      </w:r>
      <w:r w:rsidRPr="00A07CA6">
        <w:rPr>
          <w:szCs w:val="28"/>
        </w:rPr>
        <w:t>.</w:t>
      </w:r>
    </w:p>
    <w:p w:rsidR="00C05312" w:rsidRDefault="00C05312" w:rsidP="00533674">
      <w:pPr>
        <w:pStyle w:val="af8"/>
      </w:pPr>
      <w:r>
        <w:rPr>
          <w:noProof/>
        </w:rPr>
        <w:drawing>
          <wp:inline distT="0" distB="0" distL="0" distR="0" wp14:anchorId="1B0C9DCF" wp14:editId="4E0EC32C">
            <wp:extent cx="5553075" cy="2638143"/>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pic:cNvPicPr>
                      <a:picLocks noChangeAspect="1" noChangeArrowheads="1"/>
                    </pic:cNvPicPr>
                  </pic:nvPicPr>
                  <pic:blipFill>
                    <a:blip r:embed="rId1028" cstate="print">
                      <a:extLst>
                        <a:ext uri="{28A0092B-C50C-407E-A947-70E740481C1C}">
                          <a14:useLocalDpi xmlns:a14="http://schemas.microsoft.com/office/drawing/2010/main" val="0"/>
                        </a:ext>
                      </a:extLst>
                    </a:blip>
                    <a:srcRect/>
                    <a:stretch>
                      <a:fillRect/>
                    </a:stretch>
                  </pic:blipFill>
                  <pic:spPr bwMode="auto">
                    <a:xfrm>
                      <a:off x="0" y="0"/>
                      <a:ext cx="5553075" cy="2638143"/>
                    </a:xfrm>
                    <a:prstGeom prst="rect">
                      <a:avLst/>
                    </a:prstGeom>
                    <a:noFill/>
                    <a:ln>
                      <a:noFill/>
                    </a:ln>
                  </pic:spPr>
                </pic:pic>
              </a:graphicData>
            </a:graphic>
          </wp:inline>
        </w:drawing>
      </w:r>
    </w:p>
    <w:p w:rsidR="00AD7D3C" w:rsidRPr="00A07CA6" w:rsidRDefault="00A00B0C" w:rsidP="00A00B0C">
      <w:pPr>
        <w:pStyle w:val="af4"/>
      </w:pPr>
      <w:r>
        <w:t>Рис.</w:t>
      </w:r>
      <w:r>
        <w:rPr>
          <w:lang w:val="en-US"/>
        </w:rPr>
        <w:t> </w:t>
      </w:r>
      <w:r w:rsidR="00AD7D3C" w:rsidRPr="00A07CA6">
        <w:t>4.2</w:t>
      </w:r>
    </w:p>
    <w:p w:rsidR="00AD7D3C" w:rsidRPr="00CF429A" w:rsidRDefault="00AD7D3C" w:rsidP="00AD7D3C">
      <w:pPr>
        <w:rPr>
          <w:szCs w:val="28"/>
        </w:rPr>
      </w:pPr>
      <w:r w:rsidRPr="00CF429A">
        <w:rPr>
          <w:szCs w:val="28"/>
        </w:rPr>
        <w:t>Согл</w:t>
      </w:r>
      <w:r>
        <w:rPr>
          <w:szCs w:val="28"/>
        </w:rPr>
        <w:t>асно формуле (4.2) площадь под графиком испускательной способности а.ч.т. равна его энергетической светимости.</w:t>
      </w:r>
    </w:p>
    <w:p w:rsidR="00AD7D3C" w:rsidRPr="00A07CA6" w:rsidRDefault="00AD7D3C" w:rsidP="00AD7D3C">
      <w:pPr>
        <w:rPr>
          <w:szCs w:val="28"/>
        </w:rPr>
      </w:pPr>
      <w:r w:rsidRPr="00A07CA6">
        <w:rPr>
          <w:szCs w:val="28"/>
        </w:rPr>
        <w:t>Полученные экспериментально графики для спектральной плотности энергетической светимости а.ч.т. при разных температурах излучающего тела</w:t>
      </w:r>
      <w:r>
        <w:rPr>
          <w:szCs w:val="28"/>
        </w:rPr>
        <w:t>,</w:t>
      </w:r>
      <w:r w:rsidRPr="00A07CA6">
        <w:rPr>
          <w:szCs w:val="28"/>
        </w:rPr>
        <w:t xml:space="preserve"> позволили сформулировать три опытных закона теплового излучения. </w:t>
      </w:r>
    </w:p>
    <w:p w:rsidR="00AD7D3C" w:rsidRPr="00CF429A" w:rsidRDefault="00AD7D3C" w:rsidP="00AD7D3C">
      <w:pPr>
        <w:rPr>
          <w:szCs w:val="28"/>
        </w:rPr>
      </w:pPr>
      <w:r w:rsidRPr="00CF429A">
        <w:rPr>
          <w:i/>
          <w:szCs w:val="28"/>
        </w:rPr>
        <w:t>1.</w:t>
      </w:r>
      <w:r w:rsidR="002A09D8">
        <w:rPr>
          <w:i/>
          <w:szCs w:val="28"/>
        </w:rPr>
        <w:t> </w:t>
      </w:r>
      <w:r w:rsidRPr="00CF429A">
        <w:rPr>
          <w:i/>
          <w:szCs w:val="28"/>
        </w:rPr>
        <w:t>Закон Стефана</w:t>
      </w:r>
      <w:r w:rsidR="00F96002">
        <w:rPr>
          <w:szCs w:val="28"/>
        </w:rPr>
        <w:t xml:space="preserve"> </w:t>
      </w:r>
      <w:r w:rsidR="00F96002">
        <w:rPr>
          <w:i/>
          <w:szCs w:val="28"/>
        </w:rPr>
        <w:t xml:space="preserve">– </w:t>
      </w:r>
      <w:r w:rsidRPr="00CF429A">
        <w:rPr>
          <w:i/>
          <w:szCs w:val="28"/>
        </w:rPr>
        <w:t>Больцмана</w:t>
      </w:r>
      <w:r w:rsidRPr="00CF429A">
        <w:rPr>
          <w:szCs w:val="28"/>
        </w:rPr>
        <w:t xml:space="preserve">: </w:t>
      </w:r>
      <w:r w:rsidRPr="00CF429A">
        <w:rPr>
          <w:i/>
          <w:szCs w:val="28"/>
        </w:rPr>
        <w:t>энергетическая светимость абсолютно черного тела прямо пропорциональна четвертой степени его температуры.</w:t>
      </w:r>
    </w:p>
    <w:p w:rsidR="00AD7D3C" w:rsidRPr="00CF429A" w:rsidRDefault="00A00B0C" w:rsidP="00A00B0C">
      <w:pPr>
        <w:pStyle w:val="affc"/>
      </w:pPr>
      <w:r w:rsidRPr="00F371D6">
        <w:tab/>
      </w:r>
      <w:r w:rsidRPr="00A00B0C">
        <w:rPr>
          <w:position w:val="-12"/>
        </w:rPr>
        <w:object w:dxaOrig="1080" w:dyaOrig="420" w14:anchorId="247AC955">
          <v:shape id="_x0000_i1515" type="#_x0000_t75" style="width:53.25pt;height:21.75pt" o:ole="">
            <v:imagedata r:id="rId1029" o:title=""/>
          </v:shape>
          <o:OLEObject Type="Embed" ProgID="Equation.3" ShapeID="_x0000_i1515" DrawAspect="Content" ObjectID="_1824385052" r:id="rId1030"/>
        </w:object>
      </w:r>
      <w:r w:rsidR="00AD7D3C" w:rsidRPr="00CF429A">
        <w:t>,</w:t>
      </w:r>
      <w:r w:rsidR="00AD7D3C" w:rsidRPr="00CF429A">
        <w:tab/>
        <w:t>(4.7)</w:t>
      </w:r>
    </w:p>
    <w:p w:rsidR="00AD7D3C" w:rsidRPr="00CF429A" w:rsidRDefault="00AD7D3C" w:rsidP="00A00B0C">
      <w:pPr>
        <w:ind w:firstLine="0"/>
        <w:rPr>
          <w:szCs w:val="28"/>
        </w:rPr>
      </w:pPr>
      <w:r w:rsidRPr="00CF429A">
        <w:rPr>
          <w:szCs w:val="28"/>
        </w:rPr>
        <w:t xml:space="preserve">где </w:t>
      </w:r>
      <w:r w:rsidRPr="00CF429A">
        <w:rPr>
          <w:position w:val="-10"/>
          <w:szCs w:val="28"/>
        </w:rPr>
        <w:object w:dxaOrig="1620" w:dyaOrig="420" w14:anchorId="1674CBA3">
          <v:shape id="_x0000_i1516" type="#_x0000_t75" style="width:79.45pt;height:21.75pt" o:ole="">
            <v:imagedata r:id="rId1031" o:title=""/>
          </v:shape>
          <o:OLEObject Type="Embed" ProgID="Equation.3" ShapeID="_x0000_i1516" DrawAspect="Content" ObjectID="_1824385053" r:id="rId1032"/>
        </w:object>
      </w:r>
      <w:r w:rsidRPr="00CF429A">
        <w:rPr>
          <w:szCs w:val="28"/>
        </w:rPr>
        <w:t xml:space="preserve"> Вт/(м</w:t>
      </w:r>
      <w:r w:rsidRPr="00CF429A">
        <w:rPr>
          <w:szCs w:val="28"/>
          <w:vertAlign w:val="superscript"/>
        </w:rPr>
        <w:t>2</w:t>
      </w:r>
      <w:r w:rsidRPr="00CF429A">
        <w:rPr>
          <w:szCs w:val="28"/>
        </w:rPr>
        <w:sym w:font="Symbol" w:char="F0D7"/>
      </w:r>
      <w:r w:rsidRPr="00CF429A">
        <w:rPr>
          <w:i/>
          <w:szCs w:val="28"/>
          <w:lang w:val="en-US"/>
        </w:rPr>
        <w:t>K</w:t>
      </w:r>
      <w:r w:rsidRPr="00CF429A">
        <w:rPr>
          <w:szCs w:val="28"/>
          <w:vertAlign w:val="superscript"/>
        </w:rPr>
        <w:t>4</w:t>
      </w:r>
      <w:r w:rsidRPr="00CF429A">
        <w:rPr>
          <w:szCs w:val="28"/>
        </w:rPr>
        <w:t xml:space="preserve">) – </w:t>
      </w:r>
      <w:r w:rsidRPr="00CF429A">
        <w:rPr>
          <w:i/>
          <w:szCs w:val="28"/>
        </w:rPr>
        <w:t>постоянная Стефана</w:t>
      </w:r>
      <w:r w:rsidR="00F96002">
        <w:rPr>
          <w:szCs w:val="28"/>
        </w:rPr>
        <w:t xml:space="preserve"> </w:t>
      </w:r>
      <w:r w:rsidR="00F96002">
        <w:rPr>
          <w:i/>
          <w:szCs w:val="28"/>
        </w:rPr>
        <w:t xml:space="preserve">– </w:t>
      </w:r>
      <w:r w:rsidRPr="00CF429A">
        <w:rPr>
          <w:i/>
          <w:szCs w:val="28"/>
        </w:rPr>
        <w:t>Больцмана.</w:t>
      </w:r>
    </w:p>
    <w:p w:rsidR="00AD7D3C" w:rsidRPr="00CF429A" w:rsidRDefault="00AD7D3C" w:rsidP="00AD7D3C">
      <w:pPr>
        <w:rPr>
          <w:szCs w:val="28"/>
        </w:rPr>
      </w:pPr>
      <w:r w:rsidRPr="00CF429A">
        <w:rPr>
          <w:szCs w:val="28"/>
        </w:rPr>
        <w:t>Этот закон был открыт экспериментально Стефаном (</w:t>
      </w:r>
      <w:smartTag w:uri="urn:schemas-microsoft-com:office:smarttags" w:element="metricconverter">
        <w:smartTagPr>
          <w:attr w:name="ProductID" w:val="1879 г"/>
        </w:smartTagPr>
        <w:r w:rsidRPr="00CF429A">
          <w:rPr>
            <w:szCs w:val="28"/>
          </w:rPr>
          <w:t>1879 г</w:t>
        </w:r>
      </w:smartTag>
      <w:r w:rsidRPr="00CF429A">
        <w:rPr>
          <w:szCs w:val="28"/>
        </w:rPr>
        <w:t>.) и теоретически доказан Л. Больцманом (</w:t>
      </w:r>
      <w:smartTag w:uri="urn:schemas-microsoft-com:office:smarttags" w:element="metricconverter">
        <w:smartTagPr>
          <w:attr w:name="ProductID" w:val="1884 г"/>
        </w:smartTagPr>
        <w:r w:rsidRPr="00CF429A">
          <w:rPr>
            <w:szCs w:val="28"/>
          </w:rPr>
          <w:t>1884 г</w:t>
        </w:r>
      </w:smartTag>
      <w:r w:rsidRPr="00CF429A">
        <w:rPr>
          <w:szCs w:val="28"/>
        </w:rPr>
        <w:t xml:space="preserve">.) на основе законов термодинамики. Можно также экспериментально показать, что площадь под графиком испускательной способности </w:t>
      </w:r>
      <w:r w:rsidRPr="00CF429A">
        <w:rPr>
          <w:position w:val="-14"/>
          <w:szCs w:val="28"/>
        </w:rPr>
        <w:object w:dxaOrig="400" w:dyaOrig="440" w14:anchorId="7B4CBFF9">
          <v:shape id="_x0000_i1517" type="#_x0000_t75" style="width:20.25pt;height:21.75pt" o:ole="">
            <v:imagedata r:id="rId1033" o:title=""/>
          </v:shape>
          <o:OLEObject Type="Embed" ProgID="Equation.3" ShapeID="_x0000_i1517" DrawAspect="Content" ObjectID="_1824385054" r:id="rId1034"/>
        </w:object>
      </w:r>
      <w:r w:rsidRPr="00CF429A">
        <w:rPr>
          <w:szCs w:val="28"/>
        </w:rPr>
        <w:t xml:space="preserve"> а.ч.т., являющаяся по физическому смыслу энергетической светимостью, прямо пропорциональна четвертой степени температуры а.ч.т. [4]</w:t>
      </w:r>
      <w:r>
        <w:rPr>
          <w:szCs w:val="28"/>
        </w:rPr>
        <w:t>.</w:t>
      </w:r>
    </w:p>
    <w:p w:rsidR="00AD7D3C" w:rsidRPr="00F16C2D" w:rsidRDefault="00AD7D3C" w:rsidP="00AD7D3C">
      <w:pPr>
        <w:rPr>
          <w:i/>
          <w:szCs w:val="28"/>
        </w:rPr>
      </w:pPr>
      <w:r w:rsidRPr="00501BBE">
        <w:rPr>
          <w:i/>
          <w:szCs w:val="28"/>
        </w:rPr>
        <w:t>2.</w:t>
      </w:r>
      <w:r w:rsidR="002A09D8">
        <w:rPr>
          <w:i/>
          <w:szCs w:val="28"/>
        </w:rPr>
        <w:t> </w:t>
      </w:r>
      <w:r w:rsidRPr="00501BBE">
        <w:rPr>
          <w:i/>
          <w:szCs w:val="28"/>
        </w:rPr>
        <w:t>Закон смещения Вина.</w:t>
      </w:r>
      <w:r w:rsidR="00F96002">
        <w:rPr>
          <w:i/>
          <w:szCs w:val="28"/>
        </w:rPr>
        <w:t xml:space="preserve"> </w:t>
      </w:r>
      <w:r w:rsidRPr="00501BBE">
        <w:rPr>
          <w:szCs w:val="28"/>
        </w:rPr>
        <w:t xml:space="preserve">Он позволяет найти смещение длины волны </w:t>
      </w:r>
      <w:r w:rsidRPr="00501BBE">
        <w:rPr>
          <w:position w:val="-12"/>
          <w:szCs w:val="28"/>
        </w:rPr>
        <w:object w:dxaOrig="520" w:dyaOrig="380" w14:anchorId="67A4AB1C">
          <v:shape id="_x0000_i1518" type="#_x0000_t75" style="width:30pt;height:21pt" o:ole="">
            <v:imagedata r:id="rId1035" o:title=""/>
          </v:shape>
          <o:OLEObject Type="Embed" ProgID="Equation.3" ShapeID="_x0000_i1518" DrawAspect="Content" ObjectID="_1824385055" r:id="rId1036"/>
        </w:object>
      </w:r>
      <w:r w:rsidRPr="00501BBE">
        <w:rPr>
          <w:szCs w:val="28"/>
        </w:rPr>
        <w:t xml:space="preserve">, соответствующей максимуму испускательной способности а.ч.т., при изменении его температуры. </w:t>
      </w:r>
      <w:r w:rsidRPr="00501BBE">
        <w:rPr>
          <w:i/>
          <w:szCs w:val="28"/>
        </w:rPr>
        <w:t xml:space="preserve">Длина волны </w:t>
      </w:r>
      <w:r w:rsidRPr="00501BBE">
        <w:rPr>
          <w:i/>
          <w:position w:val="-12"/>
          <w:szCs w:val="28"/>
        </w:rPr>
        <w:object w:dxaOrig="600" w:dyaOrig="380" w14:anchorId="3DF41287">
          <v:shape id="_x0000_i1519" type="#_x0000_t75" style="width:30pt;height:18.75pt" o:ole="">
            <v:imagedata r:id="rId1037" o:title=""/>
          </v:shape>
          <o:OLEObject Type="Embed" ProgID="Equation.3" ShapeID="_x0000_i1519" DrawAspect="Content" ObjectID="_1824385056" r:id="rId1038"/>
        </w:object>
      </w:r>
      <w:r w:rsidRPr="00501BBE">
        <w:rPr>
          <w:i/>
          <w:szCs w:val="28"/>
        </w:rPr>
        <w:t>, на которую приходится максимум испускательной способности а.ч.т., обратно пропорциональна его абсолютной температуре</w:t>
      </w:r>
    </w:p>
    <w:p w:rsidR="00AD7D3C" w:rsidRPr="00F16C2D" w:rsidRDefault="00A00B0C" w:rsidP="00A00B0C">
      <w:pPr>
        <w:pStyle w:val="affc"/>
      </w:pPr>
      <w:r w:rsidRPr="00F371D6">
        <w:tab/>
      </w:r>
      <w:r w:rsidRPr="00A00B0C">
        <w:rPr>
          <w:position w:val="-26"/>
        </w:rPr>
        <w:object w:dxaOrig="1060" w:dyaOrig="700" w14:anchorId="58887DAB">
          <v:shape id="_x0000_i1520" type="#_x0000_t75" style="width:52.5pt;height:33.75pt" o:ole="">
            <v:imagedata r:id="rId1039" o:title=""/>
          </v:shape>
          <o:OLEObject Type="Embed" ProgID="Equation.3" ShapeID="_x0000_i1520" DrawAspect="Content" ObjectID="_1824385057" r:id="rId1040"/>
        </w:object>
      </w:r>
      <w:r w:rsidR="00AD7D3C" w:rsidRPr="00F16C2D">
        <w:t xml:space="preserve">, </w:t>
      </w:r>
      <w:r w:rsidR="00AD7D3C">
        <w:tab/>
      </w:r>
      <w:r w:rsidR="00AD7D3C" w:rsidRPr="00F16C2D">
        <w:t>(</w:t>
      </w:r>
      <w:r w:rsidR="00AD7D3C">
        <w:t>4</w:t>
      </w:r>
      <w:r w:rsidR="00AD7D3C" w:rsidRPr="00F16C2D">
        <w:t>.</w:t>
      </w:r>
      <w:r w:rsidR="00AD7D3C">
        <w:t>8</w:t>
      </w:r>
      <w:r w:rsidR="00AD7D3C" w:rsidRPr="00F16C2D">
        <w:t>)</w:t>
      </w:r>
    </w:p>
    <w:p w:rsidR="00AD7D3C" w:rsidRDefault="00AD7D3C" w:rsidP="00AD7D3C">
      <w:pPr>
        <w:ind w:firstLine="0"/>
        <w:rPr>
          <w:szCs w:val="28"/>
        </w:rPr>
      </w:pPr>
      <w:r w:rsidRPr="00F16C2D">
        <w:rPr>
          <w:szCs w:val="28"/>
        </w:rPr>
        <w:t xml:space="preserve">где </w:t>
      </w:r>
      <w:r w:rsidRPr="00F16C2D">
        <w:rPr>
          <w:position w:val="-10"/>
          <w:szCs w:val="28"/>
        </w:rPr>
        <w:object w:dxaOrig="2360" w:dyaOrig="440" w14:anchorId="1F3BC191">
          <v:shape id="_x0000_i1521" type="#_x0000_t75" style="width:105pt;height:20.25pt" o:ole="">
            <v:imagedata r:id="rId1041" o:title=""/>
          </v:shape>
          <o:OLEObject Type="Embed" ProgID="Equation.3" ShapeID="_x0000_i1521" DrawAspect="Content" ObjectID="_1824385058" r:id="rId1042"/>
        </w:object>
      </w:r>
      <w:r>
        <w:rPr>
          <w:szCs w:val="28"/>
        </w:rPr>
        <w:t>)</w:t>
      </w:r>
      <w:r w:rsidRPr="00F16C2D">
        <w:rPr>
          <w:szCs w:val="28"/>
        </w:rPr>
        <w:t xml:space="preserve"> – </w:t>
      </w:r>
      <w:r w:rsidRPr="00A45A4F">
        <w:rPr>
          <w:i/>
          <w:szCs w:val="28"/>
        </w:rPr>
        <w:t>постоянная Вина</w:t>
      </w:r>
      <w:r w:rsidRPr="00F16C2D">
        <w:rPr>
          <w:szCs w:val="28"/>
        </w:rPr>
        <w:t>.</w:t>
      </w:r>
    </w:p>
    <w:p w:rsidR="00AD7D3C" w:rsidRDefault="00AD7D3C" w:rsidP="00AD7D3C">
      <w:pPr>
        <w:rPr>
          <w:i/>
          <w:szCs w:val="28"/>
        </w:rPr>
      </w:pPr>
      <w:r w:rsidRPr="00CF429A">
        <w:rPr>
          <w:i/>
          <w:szCs w:val="28"/>
        </w:rPr>
        <w:t>3.</w:t>
      </w:r>
      <w:r w:rsidR="002A09D8">
        <w:rPr>
          <w:i/>
          <w:szCs w:val="28"/>
        </w:rPr>
        <w:t> </w:t>
      </w:r>
      <w:r w:rsidRPr="00CF429A">
        <w:rPr>
          <w:i/>
          <w:szCs w:val="28"/>
        </w:rPr>
        <w:t>Закон Вина</w:t>
      </w:r>
      <w:r>
        <w:rPr>
          <w:i/>
          <w:szCs w:val="28"/>
        </w:rPr>
        <w:t xml:space="preserve">: максимум испускательной способности абсолютно черного тела прямо пропорционален пятой степени его температуры </w:t>
      </w:r>
      <w:r w:rsidRPr="00501BBE">
        <w:rPr>
          <w:szCs w:val="28"/>
        </w:rPr>
        <w:t>[</w:t>
      </w:r>
      <w:r>
        <w:rPr>
          <w:szCs w:val="28"/>
        </w:rPr>
        <w:t>4</w:t>
      </w:r>
      <w:r w:rsidRPr="00501BBE">
        <w:rPr>
          <w:szCs w:val="28"/>
        </w:rPr>
        <w:t>]</w:t>
      </w:r>
      <w:r>
        <w:rPr>
          <w:i/>
          <w:szCs w:val="28"/>
        </w:rPr>
        <w:t xml:space="preserve">. </w:t>
      </w:r>
    </w:p>
    <w:p w:rsidR="00AD7D3C" w:rsidRDefault="00A00B0C" w:rsidP="00A00B0C">
      <w:pPr>
        <w:pStyle w:val="affc"/>
      </w:pPr>
      <w:r w:rsidRPr="00F371D6">
        <w:tab/>
      </w:r>
      <w:r w:rsidRPr="00A00B0C">
        <w:rPr>
          <w:position w:val="-16"/>
        </w:rPr>
        <w:object w:dxaOrig="1420" w:dyaOrig="460" w14:anchorId="4F000520">
          <v:shape id="_x0000_i1522" type="#_x0000_t75" style="width:71.3pt;height:22.5pt" o:ole="">
            <v:imagedata r:id="rId1043" o:title=""/>
          </v:shape>
          <o:OLEObject Type="Embed" ProgID="Equation.3" ShapeID="_x0000_i1522" DrawAspect="Content" ObjectID="_1824385059" r:id="rId1044"/>
        </w:object>
      </w:r>
      <w:r>
        <w:t>,</w:t>
      </w:r>
      <w:r w:rsidR="00AD7D3C">
        <w:tab/>
        <w:t>(4.9)</w:t>
      </w:r>
    </w:p>
    <w:p w:rsidR="00AD7D3C" w:rsidRDefault="00AD7D3C" w:rsidP="00AD7D3C">
      <w:pPr>
        <w:ind w:firstLine="0"/>
        <w:rPr>
          <w:szCs w:val="28"/>
        </w:rPr>
      </w:pPr>
      <w:r w:rsidRPr="00F16C2D">
        <w:rPr>
          <w:szCs w:val="28"/>
        </w:rPr>
        <w:t xml:space="preserve">где </w:t>
      </w:r>
      <w:r w:rsidRPr="00F16C2D">
        <w:rPr>
          <w:position w:val="-10"/>
          <w:szCs w:val="28"/>
        </w:rPr>
        <w:object w:dxaOrig="3220" w:dyaOrig="440" w14:anchorId="7339C08D">
          <v:shape id="_x0000_i1523" type="#_x0000_t75" style="width:143.95pt;height:20.25pt" o:ole="">
            <v:imagedata r:id="rId1045" o:title=""/>
          </v:shape>
          <o:OLEObject Type="Embed" ProgID="Equation.3" ShapeID="_x0000_i1523" DrawAspect="Content" ObjectID="_1824385060" r:id="rId1046"/>
        </w:object>
      </w:r>
      <w:r w:rsidRPr="00F16C2D">
        <w:rPr>
          <w:szCs w:val="28"/>
        </w:rPr>
        <w:t xml:space="preserve">– </w:t>
      </w:r>
      <w:r w:rsidRPr="00501BBE">
        <w:rPr>
          <w:i/>
          <w:szCs w:val="28"/>
        </w:rPr>
        <w:t>вторая</w:t>
      </w:r>
      <w:r w:rsidR="00245184">
        <w:rPr>
          <w:i/>
          <w:szCs w:val="28"/>
        </w:rPr>
        <w:t xml:space="preserve"> </w:t>
      </w:r>
      <w:r w:rsidRPr="00A45A4F">
        <w:rPr>
          <w:i/>
          <w:szCs w:val="28"/>
        </w:rPr>
        <w:t>постоянная Вина</w:t>
      </w:r>
      <w:r w:rsidRPr="00F16C2D">
        <w:rPr>
          <w:szCs w:val="28"/>
        </w:rPr>
        <w:t>.</w:t>
      </w:r>
    </w:p>
    <w:p w:rsidR="00AD7D3C" w:rsidRPr="00F16C2D" w:rsidRDefault="00AD7D3C" w:rsidP="00AD7D3C">
      <w:pPr>
        <w:pStyle w:val="3"/>
      </w:pPr>
      <w:bookmarkStart w:id="343" w:name="_Toc216773720"/>
      <w:bookmarkStart w:id="344" w:name="_Toc461574350"/>
      <w:bookmarkStart w:id="345" w:name="_Toc485459416"/>
      <w:bookmarkStart w:id="346" w:name="_Toc485534366"/>
      <w:r>
        <w:t>4</w:t>
      </w:r>
      <w:r w:rsidRPr="00F16C2D">
        <w:t>.1.</w:t>
      </w:r>
      <w:r>
        <w:t>4</w:t>
      </w:r>
      <w:r w:rsidRPr="00F16C2D">
        <w:t xml:space="preserve">. </w:t>
      </w:r>
      <w:bookmarkEnd w:id="343"/>
      <w:r w:rsidRPr="008B250E">
        <w:t>Объяснение закономерностей теплового излучения а.ч.т.</w:t>
      </w:r>
      <w:bookmarkEnd w:id="344"/>
      <w:bookmarkEnd w:id="345"/>
      <w:bookmarkEnd w:id="346"/>
    </w:p>
    <w:p w:rsidR="00AD7D3C" w:rsidRPr="00501BBE" w:rsidRDefault="00AD7D3C" w:rsidP="00AD7D3C">
      <w:pPr>
        <w:rPr>
          <w:szCs w:val="28"/>
        </w:rPr>
      </w:pPr>
      <w:r w:rsidRPr="00501BBE">
        <w:rPr>
          <w:szCs w:val="28"/>
        </w:rPr>
        <w:t xml:space="preserve">Законы теплового излучения а.ч.т., полученные экспериментально, а также с помощью термодинамического подхода, требовали корректного теоретического описания. Кроме того, необходимо было получить в явном виде формулу для </w:t>
      </w:r>
      <w:r w:rsidRPr="00501BBE">
        <w:rPr>
          <w:position w:val="-14"/>
        </w:rPr>
        <w:object w:dxaOrig="400" w:dyaOrig="440" w14:anchorId="4C96516D">
          <v:shape id="_x0000_i1524" type="#_x0000_t75" style="width:20.25pt;height:21.75pt" o:ole="">
            <v:imagedata r:id="rId1047" o:title=""/>
          </v:shape>
          <o:OLEObject Type="Embed" ProgID="Equation.3" ShapeID="_x0000_i1524" DrawAspect="Content" ObjectID="_1824385061" r:id="rId1048"/>
        </w:object>
      </w:r>
      <w:r w:rsidRPr="00501BBE">
        <w:rPr>
          <w:szCs w:val="28"/>
        </w:rPr>
        <w:t xml:space="preserve"> которая давала бы совпадение с экспериментальной испускательной способностью а.ч.т</w:t>
      </w:r>
      <w:r w:rsidR="003321A6">
        <w:rPr>
          <w:szCs w:val="28"/>
        </w:rPr>
        <w:t>.</w:t>
      </w:r>
      <w:r w:rsidRPr="00501BBE">
        <w:rPr>
          <w:szCs w:val="28"/>
        </w:rPr>
        <w:t xml:space="preserve"> во всем интервале длин волн. </w:t>
      </w:r>
    </w:p>
    <w:p w:rsidR="00AD7D3C" w:rsidRPr="00F82D28" w:rsidRDefault="00AD7D3C" w:rsidP="00AD7D3C">
      <w:pPr>
        <w:rPr>
          <w:szCs w:val="28"/>
        </w:rPr>
      </w:pPr>
      <w:r w:rsidRPr="00F82D28">
        <w:rPr>
          <w:i/>
          <w:szCs w:val="28"/>
        </w:rPr>
        <w:t>1.</w:t>
      </w:r>
      <w:r w:rsidR="002A09D8">
        <w:rPr>
          <w:i/>
          <w:szCs w:val="28"/>
        </w:rPr>
        <w:t> </w:t>
      </w:r>
      <w:r w:rsidRPr="00F82D28">
        <w:rPr>
          <w:i/>
          <w:szCs w:val="28"/>
        </w:rPr>
        <w:t>Формула Релея</w:t>
      </w:r>
      <w:r w:rsidR="00F96002">
        <w:rPr>
          <w:szCs w:val="28"/>
        </w:rPr>
        <w:t xml:space="preserve"> </w:t>
      </w:r>
      <w:r w:rsidR="00F96002">
        <w:rPr>
          <w:i/>
          <w:szCs w:val="28"/>
        </w:rPr>
        <w:t xml:space="preserve">– </w:t>
      </w:r>
      <w:r w:rsidRPr="00F82D28">
        <w:rPr>
          <w:i/>
          <w:szCs w:val="28"/>
        </w:rPr>
        <w:t>Джинса.</w:t>
      </w:r>
      <w:r w:rsidR="00F96002">
        <w:rPr>
          <w:i/>
          <w:szCs w:val="28"/>
        </w:rPr>
        <w:t xml:space="preserve"> </w:t>
      </w:r>
      <w:r w:rsidRPr="00F82D28">
        <w:rPr>
          <w:szCs w:val="28"/>
        </w:rPr>
        <w:t>Расчет испускательной способности а.ч.т. в рамках классической физики был проведен Релеем и Джинсом. Они рассматривали равновесное излучение черного тела в закрытой полости</w:t>
      </w:r>
      <w:r w:rsidRPr="00F82D28">
        <w:rPr>
          <w:szCs w:val="28"/>
        </w:rPr>
        <w:br/>
        <w:t xml:space="preserve">(рис. 4.1).Предполагалось, что </w:t>
      </w:r>
      <w:r w:rsidRPr="00F82D28">
        <w:rPr>
          <w:i/>
          <w:szCs w:val="28"/>
        </w:rPr>
        <w:t>атомы стенок полости излучают как совокупность линейных гармонических осцилляторов (электрических диполей) со всевозможными частотами.</w:t>
      </w:r>
      <w:r w:rsidRPr="00F82D28">
        <w:rPr>
          <w:szCs w:val="28"/>
        </w:rPr>
        <w:t xml:space="preserve"> Исходя из этого предположения, была получена формула для испускательной способности а.ч.т. [4]</w:t>
      </w:r>
    </w:p>
    <w:p w:rsidR="00AD7D3C" w:rsidRPr="00F82D28" w:rsidRDefault="00A00B0C" w:rsidP="00A00B0C">
      <w:pPr>
        <w:pStyle w:val="affc"/>
      </w:pPr>
      <w:r w:rsidRPr="00F371D6">
        <w:tab/>
      </w:r>
      <w:r w:rsidRPr="00A00B0C">
        <w:rPr>
          <w:position w:val="-26"/>
        </w:rPr>
        <w:object w:dxaOrig="1540" w:dyaOrig="700" w14:anchorId="6F185F84">
          <v:shape id="_x0000_i1525" type="#_x0000_t75" style="width:66pt;height:30pt" o:ole="">
            <v:imagedata r:id="rId1049" o:title=""/>
          </v:shape>
          <o:OLEObject Type="Embed" ProgID="Equation.3" ShapeID="_x0000_i1525" DrawAspect="Content" ObjectID="_1824385062" r:id="rId1050"/>
        </w:object>
      </w:r>
      <w:r>
        <w:t>,</w:t>
      </w:r>
      <w:r w:rsidR="00AD7D3C" w:rsidRPr="00F82D28">
        <w:tab/>
        <w:t>(4.10)</w:t>
      </w:r>
    </w:p>
    <w:p w:rsidR="00AD7D3C" w:rsidRPr="00F82D28" w:rsidRDefault="00AD7D3C" w:rsidP="002A09D8">
      <w:pPr>
        <w:ind w:firstLine="0"/>
        <w:rPr>
          <w:szCs w:val="28"/>
        </w:rPr>
      </w:pPr>
      <w:r w:rsidRPr="00F82D28">
        <w:rPr>
          <w:szCs w:val="28"/>
        </w:rPr>
        <w:t xml:space="preserve">где </w:t>
      </w:r>
      <w:r w:rsidRPr="00F82D28">
        <w:rPr>
          <w:position w:val="-10"/>
          <w:szCs w:val="28"/>
        </w:rPr>
        <w:object w:dxaOrig="980" w:dyaOrig="340" w14:anchorId="50597C17">
          <v:shape id="_x0000_i1526" type="#_x0000_t75" style="width:48.75pt;height:17.25pt" o:ole="">
            <v:imagedata r:id="rId1051" o:title=""/>
          </v:shape>
          <o:OLEObject Type="Embed" ProgID="Equation.3" ShapeID="_x0000_i1526" DrawAspect="Content" ObjectID="_1824385063" r:id="rId1052"/>
        </w:object>
      </w:r>
      <w:r w:rsidRPr="00F82D28">
        <w:rPr>
          <w:szCs w:val="28"/>
        </w:rPr>
        <w:t xml:space="preserve"> – средняя энергия осциллятора, </w:t>
      </w:r>
      <w:r w:rsidRPr="00F82D28">
        <w:rPr>
          <w:position w:val="-6"/>
          <w:szCs w:val="28"/>
        </w:rPr>
        <w:object w:dxaOrig="220" w:dyaOrig="300" w14:anchorId="33431EDD">
          <v:shape id="_x0000_i1527" type="#_x0000_t75" style="width:10.5pt;height:15.75pt" o:ole="">
            <v:imagedata r:id="rId1053" o:title=""/>
          </v:shape>
          <o:OLEObject Type="Embed" ProgID="Equation.3" ShapeID="_x0000_i1527" DrawAspect="Content" ObjectID="_1824385064" r:id="rId1054"/>
        </w:object>
      </w:r>
      <w:r w:rsidRPr="00F82D28">
        <w:rPr>
          <w:szCs w:val="28"/>
        </w:rPr>
        <w:t xml:space="preserve"> – постоянная Больцмана, а </w:t>
      </w:r>
      <w:r w:rsidRPr="00F82D28">
        <w:rPr>
          <w:i/>
          <w:szCs w:val="28"/>
        </w:rPr>
        <w:t xml:space="preserve">Т </w:t>
      </w:r>
      <w:r w:rsidRPr="00F82D28">
        <w:rPr>
          <w:szCs w:val="28"/>
        </w:rPr>
        <w:t>– температура излучающего тела.</w:t>
      </w:r>
    </w:p>
    <w:p w:rsidR="00AD7D3C" w:rsidRPr="00A0643C" w:rsidRDefault="002A09D8" w:rsidP="00AD7D3C">
      <w:pPr>
        <w:rPr>
          <w:b/>
          <w:szCs w:val="28"/>
        </w:rPr>
      </w:pPr>
      <w:r>
        <w:rPr>
          <w:szCs w:val="28"/>
        </w:rPr>
        <w:t>В итоге</w:t>
      </w:r>
      <w:r w:rsidR="00AD7D3C" w:rsidRPr="00F82D28">
        <w:rPr>
          <w:szCs w:val="28"/>
        </w:rPr>
        <w:t xml:space="preserve"> в рамках классической физики для испускательной способности абсолютно черного тела была получена </w:t>
      </w:r>
      <w:r w:rsidR="00AD7D3C" w:rsidRPr="00F82D28">
        <w:rPr>
          <w:i/>
          <w:szCs w:val="28"/>
        </w:rPr>
        <w:t>формула Релея</w:t>
      </w:r>
      <w:r w:rsidR="005D7F66">
        <w:rPr>
          <w:i/>
          <w:szCs w:val="28"/>
        </w:rPr>
        <w:t xml:space="preserve"> – </w:t>
      </w:r>
      <w:r w:rsidR="00AD7D3C" w:rsidRPr="00F82D28">
        <w:rPr>
          <w:i/>
          <w:szCs w:val="28"/>
        </w:rPr>
        <w:t>Джинса</w:t>
      </w:r>
      <w:r w:rsidR="00AD7D3C" w:rsidRPr="00F82D28">
        <w:rPr>
          <w:szCs w:val="28"/>
        </w:rPr>
        <w:t>.</w:t>
      </w:r>
    </w:p>
    <w:p w:rsidR="00AD7D3C" w:rsidRPr="00F16C2D" w:rsidRDefault="00A00B0C" w:rsidP="00A00B0C">
      <w:pPr>
        <w:pStyle w:val="affc"/>
      </w:pPr>
      <w:r w:rsidRPr="00F371D6">
        <w:tab/>
      </w:r>
      <w:r w:rsidRPr="00A00B0C">
        <w:rPr>
          <w:position w:val="-26"/>
        </w:rPr>
        <w:object w:dxaOrig="2120" w:dyaOrig="700" w14:anchorId="2E48FB15">
          <v:shape id="_x0000_i1528" type="#_x0000_t75" style="width:110.25pt;height:36pt" o:ole="">
            <v:imagedata r:id="rId1055" o:title=""/>
          </v:shape>
          <o:OLEObject Type="Embed" ProgID="Equation.3" ShapeID="_x0000_i1528" DrawAspect="Content" ObjectID="_1824385065" r:id="rId1056"/>
        </w:object>
      </w:r>
      <w:r w:rsidR="00AD7D3C" w:rsidRPr="00F16C2D">
        <w:t xml:space="preserve">. </w:t>
      </w:r>
      <w:r w:rsidR="00AD7D3C">
        <w:tab/>
      </w:r>
      <w:r w:rsidR="00AD7D3C" w:rsidRPr="00F16C2D">
        <w:t>(</w:t>
      </w:r>
      <w:r w:rsidR="00AD7D3C">
        <w:t>4</w:t>
      </w:r>
      <w:r w:rsidR="00AD7D3C" w:rsidRPr="00F16C2D">
        <w:t>.1</w:t>
      </w:r>
      <w:r w:rsidR="00AD7D3C">
        <w:t>1</w:t>
      </w:r>
      <w:r w:rsidR="00AD7D3C" w:rsidRPr="00F16C2D">
        <w:t>)</w:t>
      </w:r>
    </w:p>
    <w:p w:rsidR="00AD7D3C" w:rsidRPr="00F16C2D" w:rsidRDefault="00AD7D3C" w:rsidP="00AD7D3C">
      <w:pPr>
        <w:rPr>
          <w:szCs w:val="28"/>
        </w:rPr>
      </w:pPr>
      <w:r w:rsidRPr="00F82D28">
        <w:rPr>
          <w:szCs w:val="28"/>
        </w:rPr>
        <w:t>При сравнении графика испускательной способности а.ч.т., построенного по формуле Релея</w:t>
      </w:r>
      <w:r w:rsidR="005D7F66">
        <w:rPr>
          <w:szCs w:val="28"/>
        </w:rPr>
        <w:t xml:space="preserve"> </w:t>
      </w:r>
      <w:r w:rsidR="005D7F66">
        <w:rPr>
          <w:i/>
          <w:szCs w:val="28"/>
        </w:rPr>
        <w:t xml:space="preserve">– </w:t>
      </w:r>
      <w:r w:rsidRPr="00F82D28">
        <w:rPr>
          <w:szCs w:val="28"/>
        </w:rPr>
        <w:t>Джинса (4.11), с экс</w:t>
      </w:r>
      <w:r w:rsidR="00A00B0C">
        <w:rPr>
          <w:szCs w:val="28"/>
        </w:rPr>
        <w:t>периментальной кривой (см. рис.</w:t>
      </w:r>
      <w:r w:rsidR="00A00B0C">
        <w:rPr>
          <w:szCs w:val="28"/>
          <w:lang w:val="en-US"/>
        </w:rPr>
        <w:t> </w:t>
      </w:r>
      <w:r w:rsidRPr="00F82D28">
        <w:rPr>
          <w:szCs w:val="28"/>
        </w:rPr>
        <w:t>4.2,</w:t>
      </w:r>
      <w:r w:rsidR="00435F66" w:rsidRPr="00533674">
        <w:rPr>
          <w:i/>
          <w:szCs w:val="28"/>
        </w:rPr>
        <w:t>б</w:t>
      </w:r>
      <w:r w:rsidRPr="00F82D28">
        <w:rPr>
          <w:szCs w:val="28"/>
        </w:rPr>
        <w:t xml:space="preserve">) видно, что в области длинноволнового излучения наблюдается хорошее согласие теоретического описания с экспериментом. Однако в области ультрафиолетового и рентгеновского излучений наблюдается резкое расхождение между экспериментальной зависимостью </w:t>
      </w:r>
      <w:r w:rsidRPr="00F82D28">
        <w:rPr>
          <w:position w:val="-14"/>
        </w:rPr>
        <w:object w:dxaOrig="400" w:dyaOrig="440" w14:anchorId="3A0B37DD">
          <v:shape id="_x0000_i1529" type="#_x0000_t75" style="width:20.25pt;height:21.75pt" o:ole="">
            <v:imagedata r:id="rId1057" o:title=""/>
          </v:shape>
          <o:OLEObject Type="Embed" ProgID="Equation.3" ShapeID="_x0000_i1529" DrawAspect="Content" ObjectID="_1824385066" r:id="rId1058"/>
        </w:object>
      </w:r>
      <w:r w:rsidRPr="00F82D28">
        <w:t xml:space="preserve"> и кривой, построенной по формуле (4.11).</w:t>
      </w:r>
    </w:p>
    <w:p w:rsidR="00AD7D3C" w:rsidRPr="00F82D28" w:rsidRDefault="00AD7D3C" w:rsidP="00AD7D3C">
      <w:pPr>
        <w:rPr>
          <w:szCs w:val="28"/>
        </w:rPr>
      </w:pPr>
      <w:r>
        <w:rPr>
          <w:szCs w:val="28"/>
        </w:rPr>
        <w:t xml:space="preserve">Кроме того, </w:t>
      </w:r>
      <w:r w:rsidRPr="00F82D28">
        <w:rPr>
          <w:szCs w:val="28"/>
        </w:rPr>
        <w:t>расчет энергетической светимости а.ч.т. по формуле Релея</w:t>
      </w:r>
      <w:r w:rsidR="005D7F66">
        <w:rPr>
          <w:szCs w:val="28"/>
        </w:rPr>
        <w:t xml:space="preserve"> </w:t>
      </w:r>
      <w:r w:rsidR="005D7F66">
        <w:rPr>
          <w:i/>
          <w:szCs w:val="28"/>
        </w:rPr>
        <w:t xml:space="preserve">– </w:t>
      </w:r>
      <w:r w:rsidRPr="00F82D28">
        <w:rPr>
          <w:szCs w:val="28"/>
        </w:rPr>
        <w:t xml:space="preserve">Джинса приводит к бесконечно большой энергии излучения, </w:t>
      </w:r>
      <w:r w:rsidR="00B522C7">
        <w:rPr>
          <w:szCs w:val="28"/>
        </w:rPr>
        <w:t>т. е.</w:t>
      </w:r>
      <w:r w:rsidRPr="00F82D28">
        <w:rPr>
          <w:szCs w:val="28"/>
        </w:rPr>
        <w:t xml:space="preserve"> нарушается закон сохранения энергии</w:t>
      </w:r>
    </w:p>
    <w:p w:rsidR="00AD7D3C" w:rsidRPr="00F82D28" w:rsidRDefault="00A00B0C" w:rsidP="00A00B0C">
      <w:pPr>
        <w:pStyle w:val="affc"/>
      </w:pPr>
      <w:r w:rsidRPr="00A00B0C">
        <w:rPr>
          <w:position w:val="-34"/>
        </w:rPr>
        <w:object w:dxaOrig="4700" w:dyaOrig="820" w14:anchorId="6CDBC17B">
          <v:shape id="_x0000_i1530" type="#_x0000_t75" style="width:235.45pt;height:41.25pt" o:ole="">
            <v:imagedata r:id="rId1059" o:title=""/>
          </v:shape>
          <o:OLEObject Type="Embed" ProgID="Equation.3" ShapeID="_x0000_i1530" DrawAspect="Content" ObjectID="_1824385067" r:id="rId1060"/>
        </w:object>
      </w:r>
      <w:r w:rsidR="00AD7D3C" w:rsidRPr="00F82D28">
        <w:t>.</w:t>
      </w:r>
    </w:p>
    <w:p w:rsidR="00AD7D3C" w:rsidRPr="006633CD" w:rsidRDefault="00AD7D3C" w:rsidP="00AD7D3C">
      <w:pPr>
        <w:rPr>
          <w:i/>
          <w:szCs w:val="28"/>
        </w:rPr>
      </w:pPr>
      <w:r w:rsidRPr="006633CD">
        <w:rPr>
          <w:szCs w:val="28"/>
        </w:rPr>
        <w:t xml:space="preserve">Итак, классическая физика не смогла объяснить зависимость </w:t>
      </w:r>
      <w:r w:rsidRPr="006633CD">
        <w:rPr>
          <w:position w:val="-14"/>
          <w:szCs w:val="28"/>
        </w:rPr>
        <w:object w:dxaOrig="780" w:dyaOrig="440" w14:anchorId="31D369E2">
          <v:shape id="_x0000_i1531" type="#_x0000_t75" style="width:38.25pt;height:21.75pt" o:ole="">
            <v:imagedata r:id="rId1061" o:title=""/>
          </v:shape>
          <o:OLEObject Type="Embed" ProgID="Equation.3" ShapeID="_x0000_i1531" DrawAspect="Content" ObjectID="_1824385068" r:id="rId1062"/>
        </w:object>
      </w:r>
      <w:r w:rsidRPr="006633CD">
        <w:rPr>
          <w:szCs w:val="28"/>
        </w:rPr>
        <w:t xml:space="preserve"> для а.ч.т. во всем интервале длин волн. Сложившееся на тот момент времени состояние в классической физике, когда для теплового излучения наблюдалось резкое расхождение между теорией и экспериментом в ультрафиолетовой области, и нарушался закон сохранения энергии, получило название </w:t>
      </w:r>
      <w:r w:rsidRPr="006633CD">
        <w:rPr>
          <w:i/>
          <w:szCs w:val="28"/>
        </w:rPr>
        <w:t>ультрафиолетовой катастрофы</w:t>
      </w:r>
      <w:r w:rsidRPr="006633CD">
        <w:rPr>
          <w:szCs w:val="28"/>
        </w:rPr>
        <w:t xml:space="preserve"> [4]</w:t>
      </w:r>
      <w:r w:rsidRPr="006633CD">
        <w:rPr>
          <w:i/>
          <w:szCs w:val="28"/>
        </w:rPr>
        <w:t>.</w:t>
      </w:r>
    </w:p>
    <w:p w:rsidR="00AD7D3C" w:rsidRPr="006633CD" w:rsidRDefault="00AD7D3C" w:rsidP="00AD7D3C">
      <w:pPr>
        <w:rPr>
          <w:szCs w:val="28"/>
        </w:rPr>
      </w:pPr>
      <w:r w:rsidRPr="006633CD">
        <w:rPr>
          <w:i/>
          <w:szCs w:val="28"/>
        </w:rPr>
        <w:t>2. Формула Планка</w:t>
      </w:r>
      <w:r w:rsidRPr="006633CD">
        <w:rPr>
          <w:szCs w:val="28"/>
        </w:rPr>
        <w:t>. Планк высказал предположение о том</w:t>
      </w:r>
      <w:r w:rsidRPr="006633CD">
        <w:rPr>
          <w:i/>
          <w:szCs w:val="28"/>
        </w:rPr>
        <w:t xml:space="preserve">, </w:t>
      </w:r>
      <w:r w:rsidRPr="006633CD">
        <w:rPr>
          <w:szCs w:val="28"/>
        </w:rPr>
        <w:t>что</w:t>
      </w:r>
      <w:r w:rsidRPr="006633CD">
        <w:rPr>
          <w:i/>
          <w:szCs w:val="28"/>
        </w:rPr>
        <w:t xml:space="preserve"> атомы излучают электромагнитные волны не непрерывно, а отдельными порциями энергии (квантами)</w:t>
      </w:r>
      <w:r w:rsidRPr="006633CD">
        <w:rPr>
          <w:szCs w:val="28"/>
        </w:rPr>
        <w:t xml:space="preserve">. Это означает, что энергии осцилляторов (атомов) квантуются, </w:t>
      </w:r>
      <w:r w:rsidR="00B522C7">
        <w:rPr>
          <w:szCs w:val="28"/>
        </w:rPr>
        <w:t>т. е.</w:t>
      </w:r>
      <w:r w:rsidRPr="006633CD">
        <w:rPr>
          <w:szCs w:val="28"/>
        </w:rPr>
        <w:t xml:space="preserve"> принимают дискретный набор значений </w:t>
      </w:r>
    </w:p>
    <w:p w:rsidR="00AD7D3C" w:rsidRPr="006633CD" w:rsidRDefault="00A00B0C" w:rsidP="00A00B0C">
      <w:pPr>
        <w:pStyle w:val="affc"/>
      </w:pPr>
      <w:r w:rsidRPr="00F371D6">
        <w:tab/>
      </w:r>
      <w:r w:rsidRPr="00A00B0C">
        <w:rPr>
          <w:position w:val="-22"/>
        </w:rPr>
        <w:object w:dxaOrig="3280" w:dyaOrig="540" w14:anchorId="3DFC69B1">
          <v:shape id="_x0000_i1532" type="#_x0000_t75" style="width:145.45pt;height:24pt" o:ole="">
            <v:imagedata r:id="rId1063" o:title=""/>
          </v:shape>
          <o:OLEObject Type="Embed" ProgID="Equation.3" ShapeID="_x0000_i1532" DrawAspect="Content" ObjectID="_1824385069" r:id="rId1064"/>
        </w:object>
      </w:r>
      <w:r w:rsidR="00AD7D3C" w:rsidRPr="006633CD">
        <w:t>,</w:t>
      </w:r>
      <w:r w:rsidR="00AD7D3C" w:rsidRPr="006633CD">
        <w:tab/>
        <w:t>(4.12)</w:t>
      </w:r>
    </w:p>
    <w:p w:rsidR="00AD7D3C" w:rsidRPr="006633CD" w:rsidRDefault="00AD7D3C" w:rsidP="00AD7D3C">
      <w:pPr>
        <w:ind w:firstLine="0"/>
        <w:rPr>
          <w:szCs w:val="28"/>
        </w:rPr>
      </w:pPr>
      <w:r w:rsidRPr="006633CD">
        <w:rPr>
          <w:szCs w:val="28"/>
        </w:rPr>
        <w:t xml:space="preserve">где </w:t>
      </w:r>
      <w:r w:rsidRPr="006633CD">
        <w:rPr>
          <w:position w:val="-12"/>
          <w:szCs w:val="28"/>
        </w:rPr>
        <w:object w:dxaOrig="340" w:dyaOrig="380" w14:anchorId="36A06A56">
          <v:shape id="_x0000_i1533" type="#_x0000_t75" style="width:18pt;height:18.75pt" o:ole="">
            <v:imagedata r:id="rId1065" o:title=""/>
          </v:shape>
          <o:OLEObject Type="Embed" ProgID="Equation.3" ShapeID="_x0000_i1533" DrawAspect="Content" ObjectID="_1824385070" r:id="rId1066"/>
        </w:object>
      </w:r>
      <w:r w:rsidRPr="006633CD">
        <w:rPr>
          <w:szCs w:val="28"/>
        </w:rPr>
        <w:t xml:space="preserve"> – минимальная энергия осциллятора, называемая также квантом энергии (фотоном).</w:t>
      </w:r>
    </w:p>
    <w:p w:rsidR="00AD7D3C" w:rsidRPr="006633CD" w:rsidRDefault="00AD7D3C" w:rsidP="00AD7D3C">
      <w:pPr>
        <w:rPr>
          <w:szCs w:val="28"/>
        </w:rPr>
      </w:pPr>
      <w:r w:rsidRPr="006633CD">
        <w:rPr>
          <w:szCs w:val="28"/>
        </w:rPr>
        <w:t>Согласно Планку</w:t>
      </w:r>
      <w:r w:rsidR="002A09D8">
        <w:rPr>
          <w:szCs w:val="28"/>
        </w:rPr>
        <w:t>,</w:t>
      </w:r>
      <w:r w:rsidRPr="006633CD">
        <w:rPr>
          <w:szCs w:val="28"/>
        </w:rPr>
        <w:t xml:space="preserve"> энергия </w:t>
      </w:r>
      <w:r w:rsidRPr="006633CD">
        <w:rPr>
          <w:position w:val="-12"/>
          <w:szCs w:val="28"/>
        </w:rPr>
        <w:object w:dxaOrig="340" w:dyaOrig="380" w14:anchorId="40EDE854">
          <v:shape id="_x0000_i1534" type="#_x0000_t75" style="width:18pt;height:19.5pt" o:ole="">
            <v:imagedata r:id="rId1067" o:title=""/>
          </v:shape>
          <o:OLEObject Type="Embed" ProgID="Equation.3" ShapeID="_x0000_i1534" DrawAspect="Content" ObjectID="_1824385071" r:id="rId1068"/>
        </w:object>
      </w:r>
      <w:r w:rsidRPr="006633CD">
        <w:rPr>
          <w:szCs w:val="28"/>
        </w:rPr>
        <w:t xml:space="preserve"> кванта электромагнитной волны частоты </w:t>
      </w:r>
      <w:r w:rsidRPr="006633CD">
        <w:rPr>
          <w:position w:val="-6"/>
          <w:szCs w:val="28"/>
        </w:rPr>
        <w:object w:dxaOrig="220" w:dyaOrig="240" w14:anchorId="4FF0F7F7">
          <v:shape id="_x0000_i1535" type="#_x0000_t75" style="width:10.5pt;height:12.75pt" o:ole="">
            <v:imagedata r:id="rId1069" o:title=""/>
          </v:shape>
          <o:OLEObject Type="Embed" ProgID="Equation.3" ShapeID="_x0000_i1535" DrawAspect="Content" ObjectID="_1824385072" r:id="rId1070"/>
        </w:object>
      </w:r>
      <w:r w:rsidRPr="006633CD">
        <w:rPr>
          <w:szCs w:val="28"/>
        </w:rPr>
        <w:t xml:space="preserve"> (энергия фотона) определяется формулой</w:t>
      </w:r>
    </w:p>
    <w:p w:rsidR="00AD7D3C" w:rsidRPr="006633CD" w:rsidRDefault="00A00B0C" w:rsidP="00A00B0C">
      <w:pPr>
        <w:pStyle w:val="affc"/>
      </w:pPr>
      <w:r w:rsidRPr="00F371D6">
        <w:tab/>
      </w:r>
      <w:r w:rsidRPr="00A00B0C">
        <w:rPr>
          <w:position w:val="-26"/>
        </w:rPr>
        <w:object w:dxaOrig="2780" w:dyaOrig="700" w14:anchorId="4F82B5A3">
          <v:shape id="_x0000_i1536" type="#_x0000_t75" style="width:125.25pt;height:31.5pt" o:ole="">
            <v:imagedata r:id="rId1071" o:title=""/>
          </v:shape>
          <o:OLEObject Type="Embed" ProgID="Equation.3" ShapeID="_x0000_i1536" DrawAspect="Content" ObjectID="_1824385073" r:id="rId1072"/>
        </w:object>
      </w:r>
      <w:r w:rsidR="00AD7D3C" w:rsidRPr="006633CD">
        <w:t>,</w:t>
      </w:r>
      <w:r w:rsidR="00AD7D3C" w:rsidRPr="006633CD">
        <w:tab/>
        <w:t xml:space="preserve">  (4.13)</w:t>
      </w:r>
    </w:p>
    <w:p w:rsidR="00AD7D3C" w:rsidRPr="006633CD" w:rsidRDefault="00AD7D3C" w:rsidP="00AD7D3C">
      <w:pPr>
        <w:ind w:firstLine="0"/>
        <w:rPr>
          <w:szCs w:val="28"/>
        </w:rPr>
      </w:pPr>
      <w:r w:rsidRPr="006633CD">
        <w:rPr>
          <w:szCs w:val="28"/>
        </w:rPr>
        <w:t xml:space="preserve">где </w:t>
      </w:r>
      <w:r w:rsidRPr="006633CD">
        <w:rPr>
          <w:position w:val="-12"/>
          <w:szCs w:val="28"/>
        </w:rPr>
        <w:object w:dxaOrig="2640" w:dyaOrig="440" w14:anchorId="6F4B6EBC">
          <v:shape id="_x0000_i1537" type="#_x0000_t75" style="width:120.8pt;height:20.25pt" o:ole="">
            <v:imagedata r:id="rId1073" o:title=""/>
          </v:shape>
          <o:OLEObject Type="Embed" ProgID="Equation.3" ShapeID="_x0000_i1537" DrawAspect="Content" ObjectID="_1824385074" r:id="rId1074"/>
        </w:object>
      </w:r>
      <w:r w:rsidRPr="006633CD">
        <w:rPr>
          <w:szCs w:val="28"/>
        </w:rPr>
        <w:t xml:space="preserve">, </w:t>
      </w:r>
      <w:r w:rsidR="007975E2" w:rsidRPr="006633CD">
        <w:rPr>
          <w:position w:val="-10"/>
        </w:rPr>
        <w:object w:dxaOrig="3460" w:dyaOrig="560" w14:anchorId="55978BB2">
          <v:shape id="_x0000_i1538" type="#_x0000_t75" style="width:152.25pt;height:25.5pt" o:ole="">
            <v:imagedata r:id="rId1075" o:title=""/>
          </v:shape>
          <o:OLEObject Type="Embed" ProgID="Equation.DSMT4" ShapeID="_x0000_i1538" DrawAspect="Content" ObjectID="_1824385075" r:id="rId1076"/>
        </w:object>
      </w:r>
      <w:r w:rsidRPr="006633CD">
        <w:rPr>
          <w:szCs w:val="28"/>
        </w:rPr>
        <w:t>– постоянные Планка.</w:t>
      </w:r>
    </w:p>
    <w:p w:rsidR="00AD7D3C" w:rsidRPr="006633CD" w:rsidRDefault="00AD7D3C" w:rsidP="00AD7D3C">
      <w:pPr>
        <w:rPr>
          <w:szCs w:val="28"/>
        </w:rPr>
      </w:pPr>
      <w:r w:rsidRPr="006633CD">
        <w:rPr>
          <w:szCs w:val="28"/>
        </w:rPr>
        <w:t>Планком было получено выражение для испускательной способности а.ч.т.:</w:t>
      </w:r>
    </w:p>
    <w:p w:rsidR="00AD7D3C" w:rsidRPr="006633CD" w:rsidRDefault="00A00B0C" w:rsidP="00A00B0C">
      <w:pPr>
        <w:pStyle w:val="affc"/>
      </w:pPr>
      <w:r w:rsidRPr="00F371D6">
        <w:tab/>
      </w:r>
      <w:r w:rsidRPr="00A00B0C">
        <w:rPr>
          <w:position w:val="-32"/>
        </w:rPr>
        <w:object w:dxaOrig="4280" w:dyaOrig="760" w14:anchorId="54FB71D8">
          <v:shape id="_x0000_i1539" type="#_x0000_t75" style="width:199.45pt;height:34.5pt" o:ole="">
            <v:imagedata r:id="rId1077" o:title=""/>
          </v:shape>
          <o:OLEObject Type="Embed" ProgID="Equation.3" ShapeID="_x0000_i1539" DrawAspect="Content" ObjectID="_1824385076" r:id="rId1078"/>
        </w:object>
      </w:r>
      <w:r>
        <w:t>,</w:t>
      </w:r>
      <w:r w:rsidR="00AD7D3C" w:rsidRPr="006633CD">
        <w:tab/>
        <w:t>(4.14)</w:t>
      </w:r>
    </w:p>
    <w:p w:rsidR="00AD7D3C" w:rsidRPr="006633CD" w:rsidRDefault="00AD7D3C" w:rsidP="00AD7D3C">
      <w:pPr>
        <w:ind w:firstLine="0"/>
        <w:rPr>
          <w:szCs w:val="28"/>
        </w:rPr>
      </w:pPr>
      <w:r w:rsidRPr="006633CD">
        <w:rPr>
          <w:szCs w:val="28"/>
        </w:rPr>
        <w:t>которое полностью описывает зависимость спектральной плотности энергетической светимости а.ч.т. от длины волны во всем интервале длин волн. Из выражения (4.14) также вытекают законы Стефана</w:t>
      </w:r>
      <w:r w:rsidR="001564DA">
        <w:rPr>
          <w:szCs w:val="28"/>
        </w:rPr>
        <w:t xml:space="preserve"> </w:t>
      </w:r>
      <w:r w:rsidR="001564DA">
        <w:rPr>
          <w:i/>
          <w:szCs w:val="28"/>
        </w:rPr>
        <w:t xml:space="preserve">– </w:t>
      </w:r>
      <w:r w:rsidRPr="006633CD">
        <w:rPr>
          <w:szCs w:val="28"/>
        </w:rPr>
        <w:t>Больцмана и Вина [4].</w:t>
      </w:r>
    </w:p>
    <w:p w:rsidR="00AD7D3C" w:rsidRPr="006633CD" w:rsidRDefault="00AD7D3C" w:rsidP="00AD7D3C">
      <w:pPr>
        <w:rPr>
          <w:szCs w:val="28"/>
        </w:rPr>
      </w:pPr>
      <w:r w:rsidRPr="006633CD">
        <w:rPr>
          <w:szCs w:val="28"/>
        </w:rPr>
        <w:t>В области длинноволнового излучения формула (4.14) приводит к формуле Релея</w:t>
      </w:r>
      <w:r w:rsidR="001564DA">
        <w:rPr>
          <w:szCs w:val="28"/>
        </w:rPr>
        <w:t xml:space="preserve"> </w:t>
      </w:r>
      <w:r w:rsidR="001564DA">
        <w:rPr>
          <w:i/>
          <w:szCs w:val="28"/>
        </w:rPr>
        <w:t xml:space="preserve">– </w:t>
      </w:r>
      <w:r w:rsidRPr="006633CD">
        <w:rPr>
          <w:szCs w:val="28"/>
        </w:rPr>
        <w:t>Джинса (4.11)</w:t>
      </w:r>
    </w:p>
    <w:p w:rsidR="00AD7D3C" w:rsidRPr="006633CD" w:rsidRDefault="00A00B0C" w:rsidP="00A00B0C">
      <w:pPr>
        <w:pStyle w:val="affc"/>
      </w:pPr>
      <w:r w:rsidRPr="00A00B0C">
        <w:rPr>
          <w:position w:val="-22"/>
        </w:rPr>
        <w:object w:dxaOrig="7240" w:dyaOrig="600" w14:anchorId="14F3959B">
          <v:shape id="_x0000_i1540" type="#_x0000_t75" style="width:368.15pt;height:30pt" o:ole="">
            <v:imagedata r:id="rId1079" o:title=""/>
          </v:shape>
          <o:OLEObject Type="Embed" ProgID="Equation.3" ShapeID="_x0000_i1540" DrawAspect="Content" ObjectID="_1824385077" r:id="rId1080"/>
        </w:object>
      </w:r>
      <w:r w:rsidR="00AD7D3C" w:rsidRPr="006633CD">
        <w:t>.</w:t>
      </w:r>
    </w:p>
    <w:p w:rsidR="00AD7D3C" w:rsidRPr="006633CD" w:rsidRDefault="00AD7D3C" w:rsidP="00AD7D3C">
      <w:pPr>
        <w:rPr>
          <w:szCs w:val="28"/>
        </w:rPr>
      </w:pPr>
      <w:r w:rsidRPr="006633CD">
        <w:rPr>
          <w:szCs w:val="28"/>
        </w:rPr>
        <w:t xml:space="preserve">Кроме того, формула Планка (4.14) позволяет получить точные выражения для постоянной </w:t>
      </w:r>
      <w:r w:rsidRPr="006633CD">
        <w:rPr>
          <w:szCs w:val="28"/>
        </w:rPr>
        <w:sym w:font="Symbol" w:char="F073"/>
      </w:r>
      <w:r w:rsidRPr="006633CD">
        <w:rPr>
          <w:szCs w:val="28"/>
        </w:rPr>
        <w:t xml:space="preserve"> Стефана</w:t>
      </w:r>
      <w:r w:rsidR="001564DA">
        <w:rPr>
          <w:szCs w:val="28"/>
        </w:rPr>
        <w:t xml:space="preserve"> </w:t>
      </w:r>
      <w:r w:rsidR="001564DA">
        <w:rPr>
          <w:i/>
          <w:szCs w:val="28"/>
        </w:rPr>
        <w:t xml:space="preserve">– </w:t>
      </w:r>
      <w:r w:rsidRPr="006633CD">
        <w:rPr>
          <w:szCs w:val="28"/>
        </w:rPr>
        <w:t xml:space="preserve">Больцмана и постоянной </w:t>
      </w:r>
      <w:r w:rsidRPr="006633CD">
        <w:rPr>
          <w:position w:val="-6"/>
          <w:szCs w:val="28"/>
        </w:rPr>
        <w:object w:dxaOrig="200" w:dyaOrig="300" w14:anchorId="61F7F3E3">
          <v:shape id="_x0000_i1541" type="#_x0000_t75" style="width:9.75pt;height:15.75pt" o:ole="">
            <v:imagedata r:id="rId1081" o:title=""/>
          </v:shape>
          <o:OLEObject Type="Embed" ProgID="Equation.3" ShapeID="_x0000_i1541" DrawAspect="Content" ObjectID="_1824385078" r:id="rId1082"/>
        </w:object>
      </w:r>
      <w:r w:rsidRPr="006633CD">
        <w:rPr>
          <w:szCs w:val="28"/>
        </w:rPr>
        <w:t xml:space="preserve"> Вина, входящих в опытные законы теплового излучения, </w:t>
      </w:r>
    </w:p>
    <w:p w:rsidR="00AD7D3C" w:rsidRPr="006633CD" w:rsidRDefault="00A00B0C" w:rsidP="00A00B0C">
      <w:pPr>
        <w:pStyle w:val="affc"/>
      </w:pPr>
      <w:r w:rsidRPr="00A00B0C">
        <w:rPr>
          <w:position w:val="-30"/>
        </w:rPr>
        <w:object w:dxaOrig="3220" w:dyaOrig="780" w14:anchorId="571D5F13">
          <v:shape id="_x0000_i1542" type="#_x0000_t75" style="width:144.75pt;height:34.5pt" o:ole="">
            <v:imagedata r:id="rId1083" o:title=""/>
          </v:shape>
          <o:OLEObject Type="Embed" ProgID="Equation.3" ShapeID="_x0000_i1542" DrawAspect="Content" ObjectID="_1824385079" r:id="rId1084"/>
        </w:object>
      </w:r>
      <w:r w:rsidR="00AD7D3C" w:rsidRPr="006633CD">
        <w:t>.</w:t>
      </w:r>
    </w:p>
    <w:p w:rsidR="00AD7D3C" w:rsidRPr="006633CD" w:rsidRDefault="00AD7D3C" w:rsidP="00AD7D3C">
      <w:pPr>
        <w:rPr>
          <w:szCs w:val="28"/>
        </w:rPr>
      </w:pPr>
      <w:r w:rsidRPr="006633CD">
        <w:rPr>
          <w:szCs w:val="28"/>
        </w:rPr>
        <w:t xml:space="preserve">С помощью формулы (4.14) оказалось возможным установить зависимость максимального значения спектральной плотности энергетической светимости а.ч.т. </w:t>
      </w:r>
      <w:r w:rsidRPr="006633CD">
        <w:rPr>
          <w:position w:val="-16"/>
          <w:szCs w:val="28"/>
        </w:rPr>
        <w:object w:dxaOrig="1060" w:dyaOrig="480" w14:anchorId="69D3B0A7">
          <v:shape id="_x0000_i1543" type="#_x0000_t75" style="width:48pt;height:21.75pt" o:ole="">
            <v:imagedata r:id="rId1085" o:title=""/>
          </v:shape>
          <o:OLEObject Type="Embed" ProgID="Equation.3" ShapeID="_x0000_i1543" DrawAspect="Content" ObjectID="_1824385080" r:id="rId1086"/>
        </w:object>
      </w:r>
      <w:r w:rsidRPr="006633CD">
        <w:rPr>
          <w:szCs w:val="28"/>
        </w:rPr>
        <w:t xml:space="preserve"> от его абсолютной температуры, </w:t>
      </w:r>
    </w:p>
    <w:p w:rsidR="00AD7D3C" w:rsidRPr="006633CD" w:rsidRDefault="00A00B0C" w:rsidP="00A00B0C">
      <w:pPr>
        <w:pStyle w:val="affc"/>
      </w:pPr>
      <w:r w:rsidRPr="00F371D6">
        <w:tab/>
      </w:r>
      <w:r w:rsidRPr="00A00B0C">
        <w:rPr>
          <w:position w:val="-14"/>
        </w:rPr>
        <w:object w:dxaOrig="1680" w:dyaOrig="440" w14:anchorId="43A8B1BC">
          <v:shape id="_x0000_i1544" type="#_x0000_t75" style="width:82.5pt;height:21.75pt" o:ole="">
            <v:imagedata r:id="rId1087" o:title=""/>
          </v:shape>
          <o:OLEObject Type="Embed" ProgID="Equation.3" ShapeID="_x0000_i1544" DrawAspect="Content" ObjectID="_1824385081" r:id="rId1088"/>
        </w:object>
      </w:r>
      <w:r w:rsidR="00AD7D3C" w:rsidRPr="006633CD">
        <w:t>,</w:t>
      </w:r>
      <w:r w:rsidR="00AD7D3C" w:rsidRPr="006633CD">
        <w:tab/>
        <w:t>(4.16)</w:t>
      </w:r>
    </w:p>
    <w:p w:rsidR="00AD7D3C" w:rsidRPr="006633CD" w:rsidRDefault="00AD7D3C" w:rsidP="002A09D8">
      <w:pPr>
        <w:ind w:firstLine="0"/>
        <w:rPr>
          <w:szCs w:val="28"/>
        </w:rPr>
      </w:pPr>
      <w:r w:rsidRPr="006633CD">
        <w:rPr>
          <w:szCs w:val="28"/>
        </w:rPr>
        <w:t xml:space="preserve">где постоянная </w:t>
      </w:r>
      <w:r w:rsidRPr="006633CD">
        <w:rPr>
          <w:position w:val="-6"/>
          <w:szCs w:val="28"/>
        </w:rPr>
        <w:object w:dxaOrig="260" w:dyaOrig="320" w14:anchorId="3E53C35C">
          <v:shape id="_x0000_i1545" type="#_x0000_t75" style="width:13.5pt;height:16.5pt" o:ole="">
            <v:imagedata r:id="rId1089" o:title=""/>
          </v:shape>
          <o:OLEObject Type="Embed" ProgID="Equation.3" ShapeID="_x0000_i1545" DrawAspect="Content" ObjectID="_1824385082" r:id="rId1090"/>
        </w:object>
      </w:r>
      <w:r w:rsidRPr="006633CD">
        <w:rPr>
          <w:szCs w:val="28"/>
        </w:rPr>
        <w:t xml:space="preserve"> равна </w:t>
      </w:r>
    </w:p>
    <w:p w:rsidR="00AD7D3C" w:rsidRPr="006633CD" w:rsidRDefault="00AD7D3C" w:rsidP="00AD7D3C">
      <w:pPr>
        <w:jc w:val="right"/>
        <w:rPr>
          <w:szCs w:val="28"/>
        </w:rPr>
      </w:pPr>
      <w:r w:rsidRPr="006633CD">
        <w:rPr>
          <w:position w:val="-32"/>
          <w:szCs w:val="28"/>
        </w:rPr>
        <w:object w:dxaOrig="5319" w:dyaOrig="800" w14:anchorId="3F1F5BD1">
          <v:shape id="_x0000_i1546" type="#_x0000_t75" style="width:239.25pt;height:36pt" o:ole="">
            <v:imagedata r:id="rId1091" o:title=""/>
          </v:shape>
          <o:OLEObject Type="Embed" ProgID="Equation.3" ShapeID="_x0000_i1546" DrawAspect="Content" ObjectID="_1824385083" r:id="rId1092"/>
        </w:object>
      </w:r>
      <w:r w:rsidRPr="006633CD">
        <w:rPr>
          <w:szCs w:val="28"/>
        </w:rPr>
        <w:t xml:space="preserve">. </w:t>
      </w:r>
      <w:r w:rsidRPr="006633CD">
        <w:rPr>
          <w:szCs w:val="28"/>
        </w:rPr>
        <w:tab/>
      </w:r>
      <w:r w:rsidRPr="006633CD">
        <w:rPr>
          <w:szCs w:val="28"/>
        </w:rPr>
        <w:tab/>
      </w:r>
      <w:r w:rsidRPr="006633CD">
        <w:rPr>
          <w:szCs w:val="28"/>
        </w:rPr>
        <w:tab/>
      </w:r>
    </w:p>
    <w:p w:rsidR="00AD7D3C" w:rsidRPr="00F16C2D" w:rsidRDefault="00AD7D3C" w:rsidP="00AD7D3C">
      <w:pPr>
        <w:rPr>
          <w:szCs w:val="28"/>
        </w:rPr>
      </w:pPr>
      <w:r w:rsidRPr="006633CD">
        <w:rPr>
          <w:szCs w:val="28"/>
        </w:rPr>
        <w:t>Предположение Планка об излучении атомами квантов энергии свидетельствует о дискретном характере энергетических уровней атома. Тепловое движение переводит осцилляторы на выше расположенные уровни</w:t>
      </w:r>
      <w:r w:rsidRPr="00F16C2D">
        <w:rPr>
          <w:szCs w:val="28"/>
        </w:rPr>
        <w:t xml:space="preserve"> энергии, затем при переходе на нижние уровни и происходит излучение квантов энергии.</w:t>
      </w:r>
    </w:p>
    <w:p w:rsidR="00AD7D3C" w:rsidRPr="007D51E3" w:rsidRDefault="00AD7D3C" w:rsidP="007F4D86">
      <w:pPr>
        <w:pStyle w:val="3"/>
      </w:pPr>
      <w:bookmarkStart w:id="347" w:name="_Toc485459417"/>
      <w:bookmarkStart w:id="348" w:name="_Toc485534367"/>
      <w:bookmarkStart w:id="349" w:name="_Toc216773724"/>
      <w:r w:rsidRPr="00D33753">
        <w:t xml:space="preserve">Вопросы и задания для самоконтроля к лекции </w:t>
      </w:r>
      <w:r>
        <w:t>12</w:t>
      </w:r>
      <w:bookmarkEnd w:id="347"/>
      <w:bookmarkEnd w:id="348"/>
    </w:p>
    <w:p w:rsidR="00AD7D3C" w:rsidRDefault="00AD7D3C" w:rsidP="002A09D8">
      <w:pPr>
        <w:numPr>
          <w:ilvl w:val="0"/>
          <w:numId w:val="17"/>
        </w:numPr>
        <w:tabs>
          <w:tab w:val="left" w:pos="1134"/>
        </w:tabs>
        <w:ind w:left="0" w:firstLine="709"/>
        <w:rPr>
          <w:szCs w:val="28"/>
        </w:rPr>
      </w:pPr>
      <w:r w:rsidRPr="001B1D35">
        <w:rPr>
          <w:szCs w:val="28"/>
        </w:rPr>
        <w:t>Сформулируйте определение</w:t>
      </w:r>
      <w:r>
        <w:rPr>
          <w:szCs w:val="28"/>
        </w:rPr>
        <w:t xml:space="preserve"> спектральной плотности энергетической светимости. Запишите формулу, выражающую взаимосвязь между испускательной способностью тела и его энергетической светимостью.</w:t>
      </w:r>
    </w:p>
    <w:p w:rsidR="00AD7D3C" w:rsidRPr="001B1D35" w:rsidRDefault="00AD7D3C" w:rsidP="002A09D8">
      <w:pPr>
        <w:numPr>
          <w:ilvl w:val="0"/>
          <w:numId w:val="17"/>
        </w:numPr>
        <w:tabs>
          <w:tab w:val="left" w:pos="1134"/>
        </w:tabs>
        <w:ind w:left="0" w:firstLine="709"/>
        <w:rPr>
          <w:szCs w:val="28"/>
        </w:rPr>
      </w:pPr>
      <w:r w:rsidRPr="001B1D35">
        <w:rPr>
          <w:szCs w:val="28"/>
          <w:shd w:val="clear" w:color="auto" w:fill="FFFFFF"/>
        </w:rPr>
        <w:t>Сформулируйте отличие моделей абсолютно черного тела (а.ч.т.) и абсолютно серого тела (а.с.т.)</w:t>
      </w:r>
    </w:p>
    <w:p w:rsidR="00AD7D3C" w:rsidRPr="007F4D86" w:rsidRDefault="00AD7D3C" w:rsidP="002A09D8">
      <w:pPr>
        <w:pStyle w:val="aff7"/>
        <w:numPr>
          <w:ilvl w:val="0"/>
          <w:numId w:val="17"/>
        </w:numPr>
        <w:tabs>
          <w:tab w:val="left" w:pos="1134"/>
        </w:tabs>
        <w:spacing w:before="0" w:after="0" w:line="360" w:lineRule="auto"/>
        <w:ind w:left="0" w:firstLine="709"/>
        <w:jc w:val="both"/>
        <w:rPr>
          <w:rFonts w:ascii="Times New Roman" w:hAnsi="Times New Roman"/>
          <w:sz w:val="28"/>
          <w:szCs w:val="28"/>
        </w:rPr>
      </w:pPr>
      <w:r w:rsidRPr="007F4D86">
        <w:rPr>
          <w:rFonts w:ascii="Times New Roman" w:hAnsi="Times New Roman"/>
          <w:sz w:val="28"/>
          <w:szCs w:val="28"/>
        </w:rPr>
        <w:t>Имеются четыре тела с различными спектральными коэффициентами поглощения. Наиболее эффективным нагревателем в нагревательном приборе является тело с коэффициентом поглощения равным…</w:t>
      </w:r>
    </w:p>
    <w:p w:rsidR="00AD7D3C" w:rsidRPr="001B1D35" w:rsidRDefault="00AD7D3C" w:rsidP="002A09D8">
      <w:pPr>
        <w:ind w:firstLine="0"/>
        <w:jc w:val="center"/>
        <w:rPr>
          <w:szCs w:val="28"/>
        </w:rPr>
      </w:pPr>
      <w:r w:rsidRPr="001B1D35">
        <w:rPr>
          <w:szCs w:val="28"/>
        </w:rPr>
        <w:t xml:space="preserve">1) </w:t>
      </w:r>
      <w:r w:rsidRPr="001B1D35">
        <w:rPr>
          <w:i/>
          <w:szCs w:val="28"/>
        </w:rPr>
        <w:t>а</w:t>
      </w:r>
      <w:r w:rsidRPr="001B1D35">
        <w:rPr>
          <w:szCs w:val="28"/>
          <w:vertAlign w:val="subscript"/>
        </w:rPr>
        <w:sym w:font="Symbol" w:char="F06C"/>
      </w:r>
      <w:r w:rsidRPr="001B1D35">
        <w:rPr>
          <w:i/>
          <w:szCs w:val="28"/>
          <w:vertAlign w:val="subscript"/>
        </w:rPr>
        <w:t xml:space="preserve">Т </w:t>
      </w:r>
      <w:r w:rsidRPr="001B1D35">
        <w:rPr>
          <w:szCs w:val="28"/>
        </w:rPr>
        <w:t> = 1    2)</w:t>
      </w:r>
      <w:r w:rsidRPr="001B1D35">
        <w:rPr>
          <w:i/>
          <w:szCs w:val="28"/>
        </w:rPr>
        <w:t xml:space="preserve"> а</w:t>
      </w:r>
      <w:r w:rsidRPr="001B1D35">
        <w:rPr>
          <w:szCs w:val="28"/>
          <w:vertAlign w:val="subscript"/>
        </w:rPr>
        <w:sym w:font="Symbol" w:char="F06C"/>
      </w:r>
      <w:r w:rsidRPr="001B1D35">
        <w:rPr>
          <w:i/>
          <w:szCs w:val="28"/>
          <w:vertAlign w:val="subscript"/>
        </w:rPr>
        <w:t>Т</w:t>
      </w:r>
      <w:r w:rsidRPr="001B1D35">
        <w:rPr>
          <w:szCs w:val="28"/>
        </w:rPr>
        <w:t xml:space="preserve">  = 0,8      3)</w:t>
      </w:r>
      <w:r w:rsidRPr="001B1D35">
        <w:rPr>
          <w:i/>
          <w:szCs w:val="28"/>
        </w:rPr>
        <w:t xml:space="preserve"> а</w:t>
      </w:r>
      <w:r w:rsidRPr="001B1D35">
        <w:rPr>
          <w:szCs w:val="28"/>
          <w:vertAlign w:val="subscript"/>
        </w:rPr>
        <w:sym w:font="Symbol" w:char="F06C"/>
      </w:r>
      <w:r w:rsidRPr="001B1D35">
        <w:rPr>
          <w:i/>
          <w:szCs w:val="28"/>
          <w:vertAlign w:val="subscript"/>
        </w:rPr>
        <w:t xml:space="preserve">Т </w:t>
      </w:r>
      <w:r w:rsidRPr="001B1D35">
        <w:rPr>
          <w:szCs w:val="28"/>
        </w:rPr>
        <w:t xml:space="preserve">  = 0      4)</w:t>
      </w:r>
      <w:r w:rsidRPr="001B1D35">
        <w:rPr>
          <w:i/>
          <w:szCs w:val="28"/>
        </w:rPr>
        <w:t xml:space="preserve"> а</w:t>
      </w:r>
      <w:r w:rsidRPr="001B1D35">
        <w:rPr>
          <w:szCs w:val="28"/>
          <w:vertAlign w:val="subscript"/>
        </w:rPr>
        <w:sym w:font="Symbol" w:char="F06C"/>
      </w:r>
      <w:r w:rsidRPr="001B1D35">
        <w:rPr>
          <w:i/>
          <w:szCs w:val="28"/>
          <w:vertAlign w:val="subscript"/>
        </w:rPr>
        <w:t xml:space="preserve">Т </w:t>
      </w:r>
      <w:r w:rsidRPr="001B1D35">
        <w:rPr>
          <w:szCs w:val="28"/>
        </w:rPr>
        <w:t> = 0,2</w:t>
      </w:r>
    </w:p>
    <w:p w:rsidR="00AD7D3C" w:rsidRPr="007F4D86" w:rsidRDefault="00AD7D3C" w:rsidP="002A09D8">
      <w:pPr>
        <w:pStyle w:val="aff7"/>
        <w:numPr>
          <w:ilvl w:val="0"/>
          <w:numId w:val="17"/>
        </w:numPr>
        <w:tabs>
          <w:tab w:val="left" w:pos="1134"/>
        </w:tabs>
        <w:spacing w:before="0" w:after="0" w:line="360" w:lineRule="auto"/>
        <w:ind w:left="0" w:firstLine="709"/>
        <w:jc w:val="both"/>
        <w:rPr>
          <w:rFonts w:ascii="Times New Roman" w:hAnsi="Times New Roman"/>
          <w:sz w:val="28"/>
          <w:szCs w:val="28"/>
        </w:rPr>
      </w:pPr>
      <w:r w:rsidRPr="007F4D86">
        <w:rPr>
          <w:rFonts w:ascii="Times New Roman" w:hAnsi="Times New Roman"/>
          <w:noProof/>
          <w:sz w:val="28"/>
          <w:szCs w:val="28"/>
          <w:lang w:eastAsia="ru-RU"/>
        </w:rPr>
        <w:drawing>
          <wp:anchor distT="0" distB="0" distL="114300" distR="114300" simplePos="0" relativeHeight="251698176" behindDoc="0" locked="0" layoutInCell="1" allowOverlap="1" wp14:anchorId="561689D8" wp14:editId="39B2F72A">
            <wp:simplePos x="0" y="0"/>
            <wp:positionH relativeFrom="column">
              <wp:posOffset>3954145</wp:posOffset>
            </wp:positionH>
            <wp:positionV relativeFrom="paragraph">
              <wp:posOffset>116840</wp:posOffset>
            </wp:positionV>
            <wp:extent cx="2203450" cy="1595120"/>
            <wp:effectExtent l="19050" t="0" r="6350" b="0"/>
            <wp:wrapSquare wrapText="bothSides"/>
            <wp:docPr id="5319"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1093" cstate="print"/>
                    <a:srcRect/>
                    <a:stretch>
                      <a:fillRect/>
                    </a:stretch>
                  </pic:blipFill>
                  <pic:spPr bwMode="auto">
                    <a:xfrm>
                      <a:off x="0" y="0"/>
                      <a:ext cx="2203450" cy="1595120"/>
                    </a:xfrm>
                    <a:prstGeom prst="rect">
                      <a:avLst/>
                    </a:prstGeom>
                    <a:noFill/>
                    <a:ln w="9525">
                      <a:noFill/>
                      <a:miter lim="800000"/>
                      <a:headEnd/>
                      <a:tailEnd/>
                    </a:ln>
                  </pic:spPr>
                </pic:pic>
              </a:graphicData>
            </a:graphic>
          </wp:anchor>
        </w:drawing>
      </w:r>
      <w:r w:rsidRPr="007F4D86">
        <w:rPr>
          <w:rFonts w:ascii="Times New Roman" w:hAnsi="Times New Roman"/>
          <w:sz w:val="28"/>
          <w:szCs w:val="28"/>
        </w:rPr>
        <w:t>На рисунке приведено распределение энергии в спектре излучения для двух абсолютно черных тел, имеющих разную температуру. Какое тело имеет большую температуру? Во сколько раз отличаются энергетические светимости этих тел?</w:t>
      </w:r>
    </w:p>
    <w:p w:rsidR="00AD7D3C" w:rsidRDefault="00AD7D3C" w:rsidP="002A09D8">
      <w:pPr>
        <w:tabs>
          <w:tab w:val="left" w:pos="1134"/>
        </w:tabs>
        <w:ind w:firstLine="709"/>
      </w:pPr>
      <w:r w:rsidRPr="007F4D86">
        <w:t>Температура а.ч.т. увеличилась от 1000 К до 1500 К. Во сколько раз увеличилась максимальная спектральная плотность энергетической светимости при этом?</w:t>
      </w:r>
    </w:p>
    <w:p w:rsidR="00AD7D3C" w:rsidRDefault="00AD7D3C" w:rsidP="00A3773E">
      <w:pPr>
        <w:pStyle w:val="aff7"/>
        <w:numPr>
          <w:ilvl w:val="0"/>
          <w:numId w:val="1"/>
        </w:numPr>
        <w:tabs>
          <w:tab w:val="clear" w:pos="1070"/>
          <w:tab w:val="num" w:pos="928"/>
        </w:tabs>
        <w:spacing w:before="0" w:after="0" w:line="360" w:lineRule="auto"/>
        <w:ind w:left="720" w:firstLine="0"/>
        <w:jc w:val="both"/>
        <w:rPr>
          <w:sz w:val="26"/>
          <w:szCs w:val="26"/>
        </w:rPr>
      </w:pPr>
      <w:r>
        <w:rPr>
          <w:szCs w:val="28"/>
        </w:rPr>
        <w:br w:type="page"/>
      </w:r>
    </w:p>
    <w:p w:rsidR="00181E63" w:rsidRDefault="00181E63" w:rsidP="00181E63">
      <w:pPr>
        <w:pStyle w:val="1"/>
      </w:pPr>
      <w:bookmarkStart w:id="350" w:name="_Toc485534368"/>
      <w:r w:rsidRPr="0059229C">
        <w:t>Лекция 1</w:t>
      </w:r>
      <w:r w:rsidR="007F4D86">
        <w:t>3</w:t>
      </w:r>
      <w:bookmarkEnd w:id="350"/>
    </w:p>
    <w:p w:rsidR="00AD7D3C" w:rsidRPr="00E44319" w:rsidRDefault="00181E63" w:rsidP="007F4D86">
      <w:r w:rsidRPr="00C62FE9">
        <w:rPr>
          <w:b/>
        </w:rPr>
        <w:t>Основные понятия и законы</w:t>
      </w:r>
      <w:r w:rsidRPr="00C62FE9">
        <w:t>, которые должны быть освоены в ходе</w:t>
      </w:r>
      <w:bookmarkStart w:id="351" w:name="_Toc461574351"/>
      <w:bookmarkStart w:id="352" w:name="_Toc485459418"/>
      <w:r w:rsidR="0033519D">
        <w:t xml:space="preserve"> </w:t>
      </w:r>
      <w:r w:rsidR="00AD7D3C" w:rsidRPr="00E44319">
        <w:t>лекции: внешний фотоэффект</w:t>
      </w:r>
      <w:r w:rsidR="00AD7D3C" w:rsidRPr="00BD2C10">
        <w:t>; опытные законы фотоэффекта; задерживающее напряжение, ток насыщения; уравнение Эйнштейна для фотоэффекта; работа выхода; красная граница фотоэффекта; эффект Комптона; корпускулярно-волновой дуализм.</w:t>
      </w:r>
      <w:bookmarkEnd w:id="351"/>
      <w:bookmarkEnd w:id="352"/>
    </w:p>
    <w:p w:rsidR="00AD7D3C" w:rsidRPr="00F16C2D" w:rsidRDefault="00AD7D3C" w:rsidP="00AD7D3C">
      <w:pPr>
        <w:pStyle w:val="20"/>
      </w:pPr>
      <w:bookmarkStart w:id="353" w:name="_Toc461574352"/>
      <w:bookmarkStart w:id="354" w:name="_Toc485459419"/>
      <w:bookmarkStart w:id="355" w:name="_Toc485534369"/>
      <w:r>
        <w:t>4</w:t>
      </w:r>
      <w:r w:rsidRPr="00F16C2D">
        <w:t xml:space="preserve">.2. Внешний </w:t>
      </w:r>
      <w:r w:rsidRPr="001B13C1">
        <w:t>фотоэффект</w:t>
      </w:r>
      <w:bookmarkEnd w:id="349"/>
      <w:bookmarkEnd w:id="353"/>
      <w:bookmarkEnd w:id="354"/>
      <w:bookmarkEnd w:id="355"/>
    </w:p>
    <w:p w:rsidR="00AD7D3C" w:rsidRPr="00BD2C10" w:rsidRDefault="00AD7D3C" w:rsidP="00AD7D3C">
      <w:pPr>
        <w:rPr>
          <w:b/>
          <w:szCs w:val="28"/>
        </w:rPr>
      </w:pPr>
      <w:r w:rsidRPr="00BD2C10">
        <w:rPr>
          <w:i/>
          <w:szCs w:val="28"/>
        </w:rPr>
        <w:t>Внешним фотоэффектом</w:t>
      </w:r>
      <w:r w:rsidRPr="00BD2C10">
        <w:rPr>
          <w:szCs w:val="28"/>
        </w:rPr>
        <w:t xml:space="preserve"> называют явление выбивания электронов из металла под действием падающего излучения.</w:t>
      </w:r>
    </w:p>
    <w:p w:rsidR="00AD7D3C" w:rsidRPr="00F16C2D" w:rsidRDefault="00AD7D3C" w:rsidP="00AD7D3C">
      <w:pPr>
        <w:rPr>
          <w:szCs w:val="28"/>
        </w:rPr>
      </w:pPr>
      <w:r w:rsidRPr="00486597">
        <w:rPr>
          <w:szCs w:val="28"/>
        </w:rPr>
        <w:t>Объяснение опытных законов фотоэффекта приводит к выводу о том, что электромагнитное излучение не только испускается атомами в виде отдельных порций энергии (гипотеза Планка), но также распространяется и поглощается отдельными порциями энергии, называемыми фотонами [4]. Рассмотрим, как</w:t>
      </w:r>
      <w:r w:rsidRPr="00F16C2D">
        <w:rPr>
          <w:szCs w:val="28"/>
        </w:rPr>
        <w:t xml:space="preserve"> этот вывод был сделан. </w:t>
      </w:r>
    </w:p>
    <w:p w:rsidR="00AD7D3C" w:rsidRDefault="00AD7D3C" w:rsidP="00AD7D3C">
      <w:pPr>
        <w:pStyle w:val="3"/>
        <w:rPr>
          <w:rFonts w:ascii="Arial" w:hAnsi="Arial"/>
        </w:rPr>
      </w:pPr>
      <w:bookmarkStart w:id="356" w:name="_Toc461574353"/>
      <w:bookmarkStart w:id="357" w:name="_Toc485459420"/>
      <w:bookmarkStart w:id="358" w:name="_Toc485534370"/>
      <w:r w:rsidRPr="005C4BFF">
        <w:t>4.2.1. Вольт-амперная характеристика, ее основные закономерности</w:t>
      </w:r>
      <w:r w:rsidRPr="005C4BFF">
        <w:rPr>
          <w:rFonts w:ascii="Arial" w:hAnsi="Arial"/>
        </w:rPr>
        <w:t>.</w:t>
      </w:r>
      <w:bookmarkEnd w:id="356"/>
      <w:bookmarkEnd w:id="357"/>
      <w:bookmarkEnd w:id="358"/>
    </w:p>
    <w:p w:rsidR="00AD7D3C" w:rsidRPr="00486597" w:rsidRDefault="00AD7D3C" w:rsidP="00AD7D3C">
      <w:pPr>
        <w:ind w:firstLine="708"/>
        <w:rPr>
          <w:szCs w:val="28"/>
        </w:rPr>
      </w:pPr>
      <w:r w:rsidRPr="00486597">
        <w:rPr>
          <w:szCs w:val="28"/>
        </w:rPr>
        <w:t>Схема установки для изучени</w:t>
      </w:r>
      <w:r w:rsidR="006761A0">
        <w:rPr>
          <w:szCs w:val="28"/>
        </w:rPr>
        <w:t>я фотоэффекта приведена на рис.</w:t>
      </w:r>
      <w:r w:rsidR="006761A0">
        <w:rPr>
          <w:szCs w:val="28"/>
          <w:lang w:val="en-US"/>
        </w:rPr>
        <w:t> </w:t>
      </w:r>
      <w:r w:rsidR="006761A0">
        <w:rPr>
          <w:szCs w:val="28"/>
        </w:rPr>
        <w:t>4.3,</w:t>
      </w:r>
      <w:r w:rsidR="006761A0">
        <w:rPr>
          <w:szCs w:val="28"/>
          <w:lang w:val="en-US"/>
        </w:rPr>
        <w:t> </w:t>
      </w:r>
      <w:r w:rsidR="00435F66" w:rsidRPr="00533674">
        <w:rPr>
          <w:i/>
          <w:szCs w:val="28"/>
        </w:rPr>
        <w:t>а</w:t>
      </w:r>
      <w:r w:rsidRPr="00486597">
        <w:rPr>
          <w:szCs w:val="28"/>
        </w:rPr>
        <w:t>.</w:t>
      </w:r>
    </w:p>
    <w:p w:rsidR="00AD7D3C" w:rsidRPr="00F16C2D" w:rsidRDefault="00AD7D3C" w:rsidP="00AD7D3C">
      <w:pPr>
        <w:ind w:firstLine="708"/>
        <w:rPr>
          <w:szCs w:val="28"/>
        </w:rPr>
      </w:pPr>
      <w:r w:rsidRPr="00486597">
        <w:rPr>
          <w:szCs w:val="28"/>
        </w:rPr>
        <w:t xml:space="preserve">Анод и катод находятся внутри вакуумной трубки. Между ними приложено напряжение </w:t>
      </w:r>
      <w:r w:rsidRPr="00486597">
        <w:rPr>
          <w:position w:val="-6"/>
          <w:szCs w:val="28"/>
        </w:rPr>
        <w:object w:dxaOrig="279" w:dyaOrig="300" w14:anchorId="27C4B780">
          <v:shape id="_x0000_i1547" type="#_x0000_t75" style="width:13.5pt;height:15.75pt" o:ole="">
            <v:imagedata r:id="rId1094" o:title=""/>
          </v:shape>
          <o:OLEObject Type="Embed" ProgID="Equation.3" ShapeID="_x0000_i1547" DrawAspect="Content" ObjectID="_1824385084" r:id="rId1095"/>
        </w:object>
      </w:r>
      <w:r w:rsidRPr="00486597">
        <w:rPr>
          <w:szCs w:val="28"/>
        </w:rPr>
        <w:t>. Через кварцевое окно на катод падает монохроматическое излучение, выбивающее из катода электроны. Электроны летят на анод, цепь замыкается и возникает электрический ток.</w:t>
      </w:r>
    </w:p>
    <w:p w:rsidR="00AD7D3C" w:rsidRDefault="006761A0" w:rsidP="00AD7D3C">
      <w:pPr>
        <w:ind w:firstLine="708"/>
        <w:rPr>
          <w:szCs w:val="28"/>
        </w:rPr>
      </w:pPr>
      <w:r>
        <w:rPr>
          <w:szCs w:val="28"/>
        </w:rPr>
        <w:t>На рис.</w:t>
      </w:r>
      <w:r>
        <w:rPr>
          <w:szCs w:val="28"/>
          <w:lang w:val="en-US"/>
        </w:rPr>
        <w:t> </w:t>
      </w:r>
      <w:r w:rsidR="00AD7D3C">
        <w:rPr>
          <w:szCs w:val="28"/>
        </w:rPr>
        <w:t>4</w:t>
      </w:r>
      <w:r w:rsidR="00AD7D3C" w:rsidRPr="00F16C2D">
        <w:rPr>
          <w:szCs w:val="28"/>
        </w:rPr>
        <w:t>.</w:t>
      </w:r>
      <w:r w:rsidR="00AD7D3C">
        <w:rPr>
          <w:szCs w:val="28"/>
        </w:rPr>
        <w:t>3</w:t>
      </w:r>
      <w:r w:rsidR="00AD7D3C" w:rsidRPr="00F16C2D">
        <w:rPr>
          <w:szCs w:val="28"/>
        </w:rPr>
        <w:t>,</w:t>
      </w:r>
      <w:r>
        <w:rPr>
          <w:szCs w:val="28"/>
          <w:lang w:val="en-US"/>
        </w:rPr>
        <w:t> </w:t>
      </w:r>
      <w:r w:rsidR="00435F66" w:rsidRPr="00533674">
        <w:rPr>
          <w:i/>
          <w:szCs w:val="28"/>
        </w:rPr>
        <w:t>в</w:t>
      </w:r>
      <w:r w:rsidR="00AD7D3C" w:rsidRPr="00F16C2D">
        <w:rPr>
          <w:szCs w:val="28"/>
        </w:rPr>
        <w:t>.</w:t>
      </w:r>
      <w:r w:rsidR="00AD7D3C">
        <w:rPr>
          <w:szCs w:val="28"/>
        </w:rPr>
        <w:t xml:space="preserve"> приведена </w:t>
      </w:r>
      <w:r w:rsidR="00AD7D3C" w:rsidRPr="00F16C2D">
        <w:rPr>
          <w:szCs w:val="28"/>
        </w:rPr>
        <w:t>вольт-амперн</w:t>
      </w:r>
      <w:r w:rsidR="00AD7D3C">
        <w:rPr>
          <w:szCs w:val="28"/>
        </w:rPr>
        <w:t>ая характеристика, снятая на установке по изучению фотоэффекта.</w:t>
      </w:r>
      <w:r w:rsidR="00AD7D3C" w:rsidRPr="00F16C2D">
        <w:rPr>
          <w:szCs w:val="28"/>
        </w:rPr>
        <w:t xml:space="preserve"> Обсудим ее основные особенности.</w:t>
      </w:r>
    </w:p>
    <w:p w:rsidR="00AD7D3C" w:rsidRDefault="00AD7D3C" w:rsidP="00AD7D3C">
      <w:pPr>
        <w:ind w:firstLine="708"/>
        <w:rPr>
          <w:szCs w:val="28"/>
        </w:rPr>
      </w:pPr>
      <w:r w:rsidRPr="00F16C2D">
        <w:rPr>
          <w:szCs w:val="28"/>
        </w:rPr>
        <w:t>1</w:t>
      </w:r>
      <w:r w:rsidR="002A09D8">
        <w:rPr>
          <w:szCs w:val="28"/>
        </w:rPr>
        <w:t>. </w:t>
      </w:r>
      <w:r w:rsidRPr="00F16C2D">
        <w:rPr>
          <w:b/>
          <w:position w:val="-6"/>
          <w:szCs w:val="28"/>
        </w:rPr>
        <w:object w:dxaOrig="700" w:dyaOrig="300" w14:anchorId="3F2A599B">
          <v:shape id="_x0000_i1548" type="#_x0000_t75" style="width:34.5pt;height:15.75pt" o:ole="">
            <v:imagedata r:id="rId1096" o:title=""/>
          </v:shape>
          <o:OLEObject Type="Embed" ProgID="Equation.3" ShapeID="_x0000_i1548" DrawAspect="Content" ObjectID="_1824385085" r:id="rId1097"/>
        </w:object>
      </w:r>
      <w:r w:rsidRPr="00F16C2D">
        <w:rPr>
          <w:szCs w:val="28"/>
        </w:rPr>
        <w:t xml:space="preserve">. </w:t>
      </w:r>
      <w:r w:rsidRPr="009B61DC">
        <w:rPr>
          <w:szCs w:val="28"/>
        </w:rPr>
        <w:t xml:space="preserve">Даже при напряжении </w:t>
      </w:r>
      <w:r w:rsidRPr="009B61DC">
        <w:rPr>
          <w:position w:val="-6"/>
          <w:szCs w:val="28"/>
        </w:rPr>
        <w:object w:dxaOrig="279" w:dyaOrig="300" w14:anchorId="2B65C1A1">
          <v:shape id="_x0000_i1549" type="#_x0000_t75" style="width:13.5pt;height:15.75pt" o:ole="">
            <v:imagedata r:id="rId1098" o:title=""/>
          </v:shape>
          <o:OLEObject Type="Embed" ProgID="Equation.3" ShapeID="_x0000_i1549" DrawAspect="Content" ObjectID="_1824385086" r:id="rId1099"/>
        </w:object>
      </w:r>
      <w:r w:rsidRPr="009B61DC">
        <w:rPr>
          <w:szCs w:val="28"/>
        </w:rPr>
        <w:t xml:space="preserve"> между анодом и катодом, равном нулю, в цепи наблюдается отличный от нуля</w:t>
      </w:r>
      <w:r w:rsidR="006761A0">
        <w:rPr>
          <w:szCs w:val="28"/>
        </w:rPr>
        <w:t xml:space="preserve"> электрический ток (рис.</w:t>
      </w:r>
      <w:r w:rsidR="006761A0">
        <w:rPr>
          <w:szCs w:val="28"/>
          <w:lang w:val="en-US"/>
        </w:rPr>
        <w:t> </w:t>
      </w:r>
      <w:r w:rsidRPr="009B61DC">
        <w:rPr>
          <w:szCs w:val="28"/>
        </w:rPr>
        <w:t>4.3,</w:t>
      </w:r>
      <w:r w:rsidR="006761A0">
        <w:rPr>
          <w:szCs w:val="28"/>
          <w:lang w:val="en-US"/>
        </w:rPr>
        <w:t> </w:t>
      </w:r>
      <w:r w:rsidR="00435F66" w:rsidRPr="00533674">
        <w:rPr>
          <w:i/>
          <w:szCs w:val="28"/>
        </w:rPr>
        <w:t>в</w:t>
      </w:r>
      <w:r w:rsidRPr="009B61DC">
        <w:rPr>
          <w:szCs w:val="28"/>
        </w:rPr>
        <w:t>). Падающее электромагнитное излучение, выбивает с поверхности катода электроны, которые покидая катод, оставляют его положительно заряженным. При этом вылетевшие с поверхности катода электроны, притягиваются к положительно заряженному металлу и стремятся снова вернут</w:t>
      </w:r>
      <w:r>
        <w:rPr>
          <w:szCs w:val="28"/>
        </w:rPr>
        <w:t>ь</w:t>
      </w:r>
      <w:r w:rsidRPr="009B61DC">
        <w:rPr>
          <w:szCs w:val="28"/>
        </w:rPr>
        <w:t>ся в металл.</w:t>
      </w:r>
      <w:r w:rsidR="0033519D">
        <w:rPr>
          <w:szCs w:val="28"/>
        </w:rPr>
        <w:t xml:space="preserve"> </w:t>
      </w:r>
      <w:r>
        <w:rPr>
          <w:szCs w:val="28"/>
        </w:rPr>
        <w:t>Таким образом, в</w:t>
      </w:r>
      <w:r w:rsidRPr="00F16C2D">
        <w:rPr>
          <w:szCs w:val="28"/>
        </w:rPr>
        <w:t xml:space="preserve">близи металла </w:t>
      </w:r>
      <w:r>
        <w:rPr>
          <w:szCs w:val="28"/>
        </w:rPr>
        <w:t>появля</w:t>
      </w:r>
      <w:r w:rsidRPr="00F16C2D">
        <w:rPr>
          <w:szCs w:val="28"/>
        </w:rPr>
        <w:t>ется электронное облако</w:t>
      </w:r>
      <w:r w:rsidR="00185B63">
        <w:rPr>
          <w:szCs w:val="28"/>
        </w:rPr>
        <w:t xml:space="preserve"> </w:t>
      </w:r>
      <w:r w:rsidR="006761A0">
        <w:rPr>
          <w:szCs w:val="28"/>
        </w:rPr>
        <w:t>(рис.</w:t>
      </w:r>
      <w:r w:rsidR="006761A0">
        <w:rPr>
          <w:szCs w:val="28"/>
          <w:lang w:val="en-US"/>
        </w:rPr>
        <w:t> </w:t>
      </w:r>
      <w:r w:rsidRPr="009B61DC">
        <w:rPr>
          <w:szCs w:val="28"/>
        </w:rPr>
        <w:t>4.3,</w:t>
      </w:r>
      <w:r w:rsidR="006761A0">
        <w:rPr>
          <w:szCs w:val="28"/>
          <w:lang w:val="en-US"/>
        </w:rPr>
        <w:t> </w:t>
      </w:r>
      <w:r w:rsidR="00185B63">
        <w:rPr>
          <w:i/>
          <w:szCs w:val="28"/>
        </w:rPr>
        <w:t>б</w:t>
      </w:r>
      <w:r w:rsidRPr="009B61DC">
        <w:rPr>
          <w:szCs w:val="28"/>
        </w:rPr>
        <w:t>)</w:t>
      </w:r>
      <w:r w:rsidRPr="00F16C2D">
        <w:rPr>
          <w:szCs w:val="28"/>
        </w:rPr>
        <w:t xml:space="preserve">, которое образовано электронами, покидающими и возвращающимися на катод. </w:t>
      </w:r>
      <w:r w:rsidRPr="009B61DC">
        <w:rPr>
          <w:szCs w:val="28"/>
        </w:rPr>
        <w:t>Однако часть электронов (их скорость при выходе из металла является наибольшей) могут преодолеть двойной электрический барьер (металл притягивает вылетающий электрон, а электронное облако его отталкивает)</w:t>
      </w:r>
      <w:r>
        <w:rPr>
          <w:szCs w:val="28"/>
        </w:rPr>
        <w:t xml:space="preserve"> [</w:t>
      </w:r>
      <w:r w:rsidRPr="00E25751">
        <w:rPr>
          <w:szCs w:val="28"/>
        </w:rPr>
        <w:t>4</w:t>
      </w:r>
      <w:r>
        <w:rPr>
          <w:szCs w:val="28"/>
        </w:rPr>
        <w:t>]</w:t>
      </w:r>
      <w:r w:rsidRPr="009B61DC">
        <w:rPr>
          <w:szCs w:val="28"/>
        </w:rPr>
        <w:t xml:space="preserve"> вблизи поверхности металла. Эти электроны достигают анода и участвуют в появлении электрического тока в цепи.</w:t>
      </w:r>
    </w:p>
    <w:p w:rsidR="00C05312" w:rsidRDefault="00C05312" w:rsidP="00533674">
      <w:pPr>
        <w:pStyle w:val="af8"/>
      </w:pPr>
      <w:r>
        <w:rPr>
          <w:noProof/>
        </w:rPr>
        <w:drawing>
          <wp:inline distT="0" distB="0" distL="0" distR="0" wp14:anchorId="63537008" wp14:editId="12FDDB52">
            <wp:extent cx="5467350" cy="22447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pic:cNvPicPr>
                      <a:picLocks noChangeAspect="1" noChangeArrowheads="1"/>
                    </pic:cNvPicPr>
                  </pic:nvPicPr>
                  <pic:blipFill>
                    <a:blip r:embed="rId1100" cstate="print">
                      <a:extLst>
                        <a:ext uri="{28A0092B-C50C-407E-A947-70E740481C1C}">
                          <a14:useLocalDpi xmlns:a14="http://schemas.microsoft.com/office/drawing/2010/main" val="0"/>
                        </a:ext>
                      </a:extLst>
                    </a:blip>
                    <a:srcRect/>
                    <a:stretch>
                      <a:fillRect/>
                    </a:stretch>
                  </pic:blipFill>
                  <pic:spPr bwMode="auto">
                    <a:xfrm>
                      <a:off x="0" y="0"/>
                      <a:ext cx="5467350" cy="2244760"/>
                    </a:xfrm>
                    <a:prstGeom prst="rect">
                      <a:avLst/>
                    </a:prstGeom>
                    <a:noFill/>
                    <a:ln>
                      <a:noFill/>
                    </a:ln>
                  </pic:spPr>
                </pic:pic>
              </a:graphicData>
            </a:graphic>
          </wp:inline>
        </w:drawing>
      </w:r>
    </w:p>
    <w:p w:rsidR="00AD7D3C" w:rsidRPr="005C4BFF" w:rsidRDefault="006761A0" w:rsidP="00AD7D3C">
      <w:pPr>
        <w:jc w:val="center"/>
        <w:rPr>
          <w:sz w:val="24"/>
          <w:szCs w:val="24"/>
        </w:rPr>
      </w:pPr>
      <w:r>
        <w:rPr>
          <w:sz w:val="24"/>
          <w:szCs w:val="24"/>
        </w:rPr>
        <w:t>Рис.</w:t>
      </w:r>
      <w:r>
        <w:rPr>
          <w:sz w:val="24"/>
          <w:szCs w:val="24"/>
          <w:lang w:val="en-US"/>
        </w:rPr>
        <w:t> </w:t>
      </w:r>
      <w:r w:rsidR="00AD7D3C">
        <w:rPr>
          <w:sz w:val="24"/>
          <w:szCs w:val="24"/>
        </w:rPr>
        <w:t>4.3</w:t>
      </w:r>
    </w:p>
    <w:p w:rsidR="00AD7D3C" w:rsidRPr="00F16C2D" w:rsidRDefault="002A09D8" w:rsidP="00AD7D3C">
      <w:pPr>
        <w:ind w:firstLine="708"/>
        <w:rPr>
          <w:szCs w:val="28"/>
        </w:rPr>
      </w:pPr>
      <w:r>
        <w:rPr>
          <w:szCs w:val="28"/>
        </w:rPr>
        <w:t>2</w:t>
      </w:r>
      <w:r w:rsidR="00AD7D3C" w:rsidRPr="00E25751">
        <w:rPr>
          <w:szCs w:val="28"/>
        </w:rPr>
        <w:t>.</w:t>
      </w:r>
      <w:r>
        <w:rPr>
          <w:szCs w:val="28"/>
        </w:rPr>
        <w:t> </w:t>
      </w:r>
      <w:r w:rsidR="00AD7D3C" w:rsidRPr="00E25751">
        <w:rPr>
          <w:szCs w:val="28"/>
        </w:rPr>
        <w:t xml:space="preserve">Напряжение между катодом и анодом </w:t>
      </w:r>
      <w:r w:rsidR="00AD7D3C" w:rsidRPr="00E25751">
        <w:rPr>
          <w:position w:val="-6"/>
          <w:szCs w:val="28"/>
        </w:rPr>
        <w:object w:dxaOrig="700" w:dyaOrig="300" w14:anchorId="6256E896">
          <v:shape id="_x0000_i1550" type="#_x0000_t75" style="width:34.5pt;height:15.75pt" o:ole="">
            <v:imagedata r:id="rId1101" o:title=""/>
          </v:shape>
          <o:OLEObject Type="Embed" ProgID="Equation.3" ShapeID="_x0000_i1550" DrawAspect="Content" ObjectID="_1824385087" r:id="rId1102"/>
        </w:object>
      </w:r>
      <w:r w:rsidR="00AD7D3C" w:rsidRPr="00E25751">
        <w:rPr>
          <w:szCs w:val="28"/>
        </w:rPr>
        <w:t xml:space="preserve"> (катод подключается к отрицательному полюсу источника напряжения). В этом случае в вакуумной трубке появляется электрическое поле, «помогающее» электронам перемещаться к аноду. Число электронов, достигающих анода, возрастает, электронное облако становится меньше и при больших напряжениях полностью исчезает [4]. С увеличением напряжения, электрический ток достигает насыщения </w:t>
      </w:r>
      <w:r w:rsidR="00AD7D3C" w:rsidRPr="00E25751">
        <w:rPr>
          <w:position w:val="-12"/>
          <w:szCs w:val="28"/>
        </w:rPr>
        <w:object w:dxaOrig="800" w:dyaOrig="380" w14:anchorId="7057C9FB">
          <v:shape id="_x0000_i1551" type="#_x0000_t75" style="width:39.75pt;height:19.5pt" o:ole="">
            <v:imagedata r:id="rId1103" o:title=""/>
          </v:shape>
          <o:OLEObject Type="Embed" ProgID="Equation.3" ShapeID="_x0000_i1551" DrawAspect="Content" ObjectID="_1824385088" r:id="rId1104"/>
        </w:object>
      </w:r>
      <w:r w:rsidR="00AD7D3C" w:rsidRPr="00E25751">
        <w:rPr>
          <w:szCs w:val="28"/>
        </w:rPr>
        <w:t>, так как все электроны, выбиваемые с поверхности катода, достигают анода.</w:t>
      </w:r>
    </w:p>
    <w:p w:rsidR="00AD7D3C" w:rsidRPr="00F16C2D" w:rsidRDefault="00AD7D3C" w:rsidP="00AD7D3C">
      <w:pPr>
        <w:ind w:firstLine="708"/>
        <w:rPr>
          <w:szCs w:val="28"/>
        </w:rPr>
      </w:pPr>
      <w:r w:rsidRPr="00F16C2D">
        <w:rPr>
          <w:szCs w:val="28"/>
        </w:rPr>
        <w:t>3.</w:t>
      </w:r>
      <w:r w:rsidR="002A09D8">
        <w:rPr>
          <w:szCs w:val="28"/>
        </w:rPr>
        <w:t> </w:t>
      </w:r>
      <w:r w:rsidRPr="00DB11E8">
        <w:rPr>
          <w:szCs w:val="28"/>
        </w:rPr>
        <w:t xml:space="preserve">Напряжение на вакуумной трубке </w:t>
      </w:r>
      <w:r w:rsidRPr="00DB11E8">
        <w:rPr>
          <w:position w:val="-6"/>
          <w:szCs w:val="28"/>
        </w:rPr>
        <w:object w:dxaOrig="700" w:dyaOrig="300" w14:anchorId="76959460">
          <v:shape id="_x0000_i1552" type="#_x0000_t75" style="width:34.5pt;height:15.75pt" o:ole="">
            <v:imagedata r:id="rId1105" o:title=""/>
          </v:shape>
          <o:OLEObject Type="Embed" ProgID="Equation.3" ShapeID="_x0000_i1552" DrawAspect="Content" ObjectID="_1824385089" r:id="rId1106"/>
        </w:object>
      </w:r>
      <w:r w:rsidRPr="00DB11E8">
        <w:rPr>
          <w:szCs w:val="28"/>
        </w:rPr>
        <w:t xml:space="preserve">. Электрическое поле, возникающее при этом в трубке, тормозит электроны. Сила электрического тока уменьшается и при напряжении, называемом </w:t>
      </w:r>
      <w:r w:rsidRPr="00DB11E8">
        <w:rPr>
          <w:i/>
          <w:szCs w:val="28"/>
        </w:rPr>
        <w:t>задерживающим (запирающим) напряжением</w:t>
      </w:r>
      <w:r w:rsidRPr="00DB11E8">
        <w:rPr>
          <w:position w:val="-12"/>
          <w:szCs w:val="28"/>
        </w:rPr>
        <w:object w:dxaOrig="360" w:dyaOrig="380" w14:anchorId="7BAB37AE">
          <v:shape id="_x0000_i1553" type="#_x0000_t75" style="width:18pt;height:18.75pt" o:ole="">
            <v:imagedata r:id="rId1107" o:title=""/>
          </v:shape>
          <o:OLEObject Type="Embed" ProgID="Equation.3" ShapeID="_x0000_i1553" DrawAspect="Content" ObjectID="_1824385090" r:id="rId1108"/>
        </w:object>
      </w:r>
      <w:r w:rsidRPr="00DB11E8">
        <w:rPr>
          <w:szCs w:val="28"/>
        </w:rPr>
        <w:t>, обращается в ноль. В этом случае</w:t>
      </w:r>
      <w:r>
        <w:rPr>
          <w:szCs w:val="28"/>
        </w:rPr>
        <w:t>,</w:t>
      </w:r>
      <w:r w:rsidRPr="00DB11E8">
        <w:rPr>
          <w:szCs w:val="28"/>
        </w:rPr>
        <w:t xml:space="preserve"> даже самые быстрые электроны не достигают поверхности анода, </w:t>
      </w:r>
      <w:r w:rsidR="00B522C7">
        <w:rPr>
          <w:szCs w:val="28"/>
        </w:rPr>
        <w:t>т. к.</w:t>
      </w:r>
      <w:r w:rsidRPr="00DB11E8">
        <w:rPr>
          <w:szCs w:val="28"/>
        </w:rPr>
        <w:t xml:space="preserve"> преодолевая препятствующее их движению электрическое поле, теряют кинетическую энергию. Около поверхности анода, скорость самых быстрых электронов обращается в ноль, вследствие чего электроны, разворачиваются и под действием кулоновских сил летят обратно. Цепь не замыкается. Учитывая вышесказанное, задерживающее напряжение определяется равенством:</w:t>
      </w:r>
    </w:p>
    <w:p w:rsidR="00AD7D3C" w:rsidRPr="00F16C2D" w:rsidRDefault="006761A0" w:rsidP="006761A0">
      <w:pPr>
        <w:pStyle w:val="affc"/>
      </w:pPr>
      <w:r w:rsidRPr="00D57F37">
        <w:tab/>
      </w:r>
      <w:r w:rsidRPr="006761A0">
        <w:rPr>
          <w:position w:val="-26"/>
        </w:rPr>
        <w:object w:dxaOrig="2060" w:dyaOrig="740" w14:anchorId="73F01A7F">
          <v:shape id="_x0000_i1554" type="#_x0000_t75" style="width:105.75pt;height:33.75pt" o:ole="">
            <v:imagedata r:id="rId1109" o:title=""/>
          </v:shape>
          <o:OLEObject Type="Embed" ProgID="Equation.3" ShapeID="_x0000_i1554" DrawAspect="Content" ObjectID="_1824385091" r:id="rId1110"/>
        </w:object>
      </w:r>
      <w:r w:rsidR="00AD7D3C" w:rsidRPr="00F16C2D">
        <w:t>.</w:t>
      </w:r>
      <w:r w:rsidR="00AD7D3C">
        <w:tab/>
        <w:t>(4.17)</w:t>
      </w:r>
    </w:p>
    <w:p w:rsidR="00AD7D3C" w:rsidRPr="00DB11E8" w:rsidRDefault="00AD7D3C" w:rsidP="00AD7D3C">
      <w:pPr>
        <w:pStyle w:val="3"/>
      </w:pPr>
      <w:bookmarkStart w:id="359" w:name="_Toc461574354"/>
      <w:bookmarkStart w:id="360" w:name="_Toc485459421"/>
      <w:bookmarkStart w:id="361" w:name="_Toc485534371"/>
      <w:r w:rsidRPr="00DB11E8">
        <w:t>4.2.2. Уравнение Эйнштейна для фотоэффекта.</w:t>
      </w:r>
      <w:bookmarkEnd w:id="359"/>
      <w:bookmarkEnd w:id="360"/>
      <w:bookmarkEnd w:id="361"/>
    </w:p>
    <w:p w:rsidR="00AD7D3C" w:rsidRPr="00DB11E8" w:rsidRDefault="00AD7D3C" w:rsidP="00AD7D3C">
      <w:pPr>
        <w:ind w:firstLine="708"/>
        <w:rPr>
          <w:szCs w:val="28"/>
        </w:rPr>
      </w:pPr>
      <w:r w:rsidRPr="00DB11E8">
        <w:rPr>
          <w:szCs w:val="28"/>
        </w:rPr>
        <w:t xml:space="preserve">Эйнштейн предположил, что </w:t>
      </w:r>
      <w:r w:rsidRPr="00DB11E8">
        <w:rPr>
          <w:i/>
          <w:szCs w:val="28"/>
        </w:rPr>
        <w:t xml:space="preserve">электромагнитное излучение не только испускается </w:t>
      </w:r>
      <w:r w:rsidRPr="00DB11E8">
        <w:rPr>
          <w:szCs w:val="28"/>
        </w:rPr>
        <w:t>(гипотеза Планка)</w:t>
      </w:r>
      <w:r w:rsidRPr="00DB11E8">
        <w:rPr>
          <w:i/>
          <w:szCs w:val="28"/>
        </w:rPr>
        <w:t>, но также распространяется и поглощается в виде отдельных порций энергии – фотонов</w:t>
      </w:r>
      <w:r w:rsidRPr="00DB11E8">
        <w:rPr>
          <w:szCs w:val="28"/>
        </w:rPr>
        <w:t xml:space="preserve">. Следовательно, электромагнитное излучение представляет собой поток особых частиц, называемых фотонами, они обладают корпускулярно-волновым дуализмом – сочетают в себе свойства и частицы, и волны. Энергия </w:t>
      </w:r>
      <w:r w:rsidRPr="00DB11E8">
        <w:rPr>
          <w:position w:val="-12"/>
          <w:szCs w:val="28"/>
        </w:rPr>
        <w:object w:dxaOrig="400" w:dyaOrig="380" w14:anchorId="6A5FD78A">
          <v:shape id="_x0000_i1555" type="#_x0000_t75" style="width:20.25pt;height:19.5pt" o:ole="">
            <v:imagedata r:id="rId1111" o:title=""/>
          </v:shape>
          <o:OLEObject Type="Embed" ProgID="Equation.3" ShapeID="_x0000_i1555" DrawAspect="Content" ObjectID="_1824385092" r:id="rId1112"/>
        </w:object>
      </w:r>
      <w:r w:rsidRPr="00DB11E8">
        <w:rPr>
          <w:szCs w:val="28"/>
        </w:rPr>
        <w:t xml:space="preserve"> фотона рассчитывается по формулам:</w:t>
      </w:r>
    </w:p>
    <w:p w:rsidR="00AD7D3C" w:rsidRPr="00DB11E8" w:rsidRDefault="006761A0" w:rsidP="006761A0">
      <w:pPr>
        <w:pStyle w:val="affc"/>
      </w:pPr>
      <w:r w:rsidRPr="00D57F37">
        <w:tab/>
      </w:r>
      <w:r w:rsidRPr="006761A0">
        <w:rPr>
          <w:position w:val="-26"/>
        </w:rPr>
        <w:object w:dxaOrig="3180" w:dyaOrig="700" w14:anchorId="54632750">
          <v:shape id="_x0000_i1556" type="#_x0000_t75" style="width:159.75pt;height:33.75pt" o:ole="">
            <v:imagedata r:id="rId1113" o:title=""/>
          </v:shape>
          <o:OLEObject Type="Embed" ProgID="Equation.3" ShapeID="_x0000_i1556" DrawAspect="Content" ObjectID="_1824385093" r:id="rId1114"/>
        </w:object>
      </w:r>
      <w:r w:rsidR="00AD7D3C" w:rsidRPr="00DB11E8">
        <w:t>,</w:t>
      </w:r>
      <w:r w:rsidR="00AD7D3C" w:rsidRPr="00DB11E8">
        <w:tab/>
        <w:t>(4.18)</w:t>
      </w:r>
    </w:p>
    <w:p w:rsidR="00AD7D3C" w:rsidRPr="00DB11E8" w:rsidRDefault="00AD7D3C" w:rsidP="006761A0">
      <w:pPr>
        <w:ind w:firstLine="0"/>
        <w:rPr>
          <w:szCs w:val="28"/>
        </w:rPr>
      </w:pPr>
      <w:r w:rsidRPr="00DB11E8">
        <w:rPr>
          <w:szCs w:val="28"/>
        </w:rPr>
        <w:t xml:space="preserve">в которые входит постоянная Планка </w:t>
      </w:r>
      <w:r w:rsidRPr="00DB11E8">
        <w:rPr>
          <w:position w:val="-6"/>
          <w:szCs w:val="28"/>
        </w:rPr>
        <w:object w:dxaOrig="220" w:dyaOrig="300" w14:anchorId="1A261CAD">
          <v:shape id="_x0000_i1557" type="#_x0000_t75" style="width:10.5pt;height:15.75pt" o:ole="">
            <v:imagedata r:id="rId1115" o:title=""/>
          </v:shape>
          <o:OLEObject Type="Embed" ProgID="Equation.3" ShapeID="_x0000_i1557" DrawAspect="Content" ObjectID="_1824385094" r:id="rId1116"/>
        </w:object>
      </w:r>
      <w:r w:rsidRPr="00DB11E8">
        <w:rPr>
          <w:szCs w:val="28"/>
        </w:rPr>
        <w:t xml:space="preserve">, масса </w:t>
      </w:r>
      <w:r w:rsidRPr="00DB11E8">
        <w:rPr>
          <w:position w:val="-12"/>
          <w:szCs w:val="28"/>
        </w:rPr>
        <w:object w:dxaOrig="440" w:dyaOrig="380" w14:anchorId="0376506F">
          <v:shape id="_x0000_i1558" type="#_x0000_t75" style="width:21.75pt;height:19.5pt" o:ole="">
            <v:imagedata r:id="rId1117" o:title=""/>
          </v:shape>
          <o:OLEObject Type="Embed" ProgID="Equation.3" ShapeID="_x0000_i1558" DrawAspect="Content" ObjectID="_1824385095" r:id="rId1118"/>
        </w:object>
      </w:r>
      <w:r w:rsidRPr="00DB11E8">
        <w:rPr>
          <w:szCs w:val="28"/>
        </w:rPr>
        <w:t xml:space="preserve"> и импульс </w:t>
      </w:r>
      <w:r w:rsidRPr="00DB11E8">
        <w:rPr>
          <w:position w:val="-12"/>
          <w:szCs w:val="28"/>
        </w:rPr>
        <w:object w:dxaOrig="400" w:dyaOrig="380" w14:anchorId="30BDB247">
          <v:shape id="_x0000_i1559" type="#_x0000_t75" style="width:20.25pt;height:19.5pt" o:ole="">
            <v:imagedata r:id="rId1119" o:title=""/>
          </v:shape>
          <o:OLEObject Type="Embed" ProgID="Equation.3" ShapeID="_x0000_i1559" DrawAspect="Content" ObjectID="_1824385096" r:id="rId1120"/>
        </w:object>
      </w:r>
      <w:r w:rsidRPr="00DB11E8">
        <w:rPr>
          <w:szCs w:val="28"/>
        </w:rPr>
        <w:t xml:space="preserve"> фотона, длина волны </w:t>
      </w:r>
      <w:r w:rsidRPr="00DB11E8">
        <w:rPr>
          <w:position w:val="-6"/>
          <w:szCs w:val="28"/>
        </w:rPr>
        <w:object w:dxaOrig="220" w:dyaOrig="300" w14:anchorId="1DE3213E">
          <v:shape id="_x0000_i1560" type="#_x0000_t75" style="width:10.5pt;height:15.75pt" o:ole="">
            <v:imagedata r:id="rId1121" o:title=""/>
          </v:shape>
          <o:OLEObject Type="Embed" ProgID="Equation.3" ShapeID="_x0000_i1560" DrawAspect="Content" ObjectID="_1824385097" r:id="rId1122"/>
        </w:object>
      </w:r>
      <w:r w:rsidRPr="00DB11E8">
        <w:rPr>
          <w:szCs w:val="28"/>
        </w:rPr>
        <w:t xml:space="preserve"> и частота </w:t>
      </w:r>
      <w:r w:rsidRPr="00DB11E8">
        <w:rPr>
          <w:position w:val="-6"/>
          <w:szCs w:val="28"/>
        </w:rPr>
        <w:object w:dxaOrig="200" w:dyaOrig="220" w14:anchorId="03B58C37">
          <v:shape id="_x0000_i1561" type="#_x0000_t75" style="width:9.75pt;height:10.5pt" o:ole="">
            <v:imagedata r:id="rId1123" o:title=""/>
          </v:shape>
          <o:OLEObject Type="Embed" ProgID="Equation.3" ShapeID="_x0000_i1561" DrawAspect="Content" ObjectID="_1824385098" r:id="rId1124"/>
        </w:object>
      </w:r>
      <w:r w:rsidRPr="00DB11E8">
        <w:rPr>
          <w:szCs w:val="28"/>
        </w:rPr>
        <w:t xml:space="preserve"> электромагнитного излучения.</w:t>
      </w:r>
    </w:p>
    <w:p w:rsidR="00AD7D3C" w:rsidRPr="00F16C2D" w:rsidRDefault="00AD7D3C" w:rsidP="00AD7D3C">
      <w:pPr>
        <w:rPr>
          <w:szCs w:val="28"/>
        </w:rPr>
      </w:pPr>
      <w:r w:rsidRPr="00DB11E8">
        <w:rPr>
          <w:szCs w:val="28"/>
        </w:rPr>
        <w:t xml:space="preserve">Согласно Эйнштейну электрон поглощает фотон. Энергия фотона позволяет электрону выйти из металла (это требует энергии </w:t>
      </w:r>
      <w:r w:rsidRPr="00DB11E8">
        <w:rPr>
          <w:position w:val="-12"/>
          <w:szCs w:val="28"/>
        </w:rPr>
        <w:object w:dxaOrig="660" w:dyaOrig="380" w14:anchorId="6DCCF43D">
          <v:shape id="_x0000_i1562" type="#_x0000_t75" style="width:33.75pt;height:18.75pt" o:ole="">
            <v:imagedata r:id="rId1125" o:title=""/>
          </v:shape>
          <o:OLEObject Type="Embed" ProgID="Equation.3" ShapeID="_x0000_i1562" DrawAspect="Content" ObjectID="_1824385099" r:id="rId1126"/>
        </w:object>
      </w:r>
      <w:r w:rsidRPr="00DB11E8">
        <w:rPr>
          <w:szCs w:val="28"/>
        </w:rPr>
        <w:t xml:space="preserve">) с кинетической энергией </w:t>
      </w:r>
      <w:r w:rsidRPr="00DB11E8">
        <w:rPr>
          <w:position w:val="-10"/>
          <w:szCs w:val="28"/>
        </w:rPr>
        <w:object w:dxaOrig="360" w:dyaOrig="340" w14:anchorId="5364E88D">
          <v:shape id="_x0000_i1563" type="#_x0000_t75" style="width:20.25pt;height:20.25pt" o:ole="">
            <v:imagedata r:id="rId1127" o:title=""/>
          </v:shape>
          <o:OLEObject Type="Embed" ProgID="Equation.3" ShapeID="_x0000_i1563" DrawAspect="Content" ObjectID="_1824385100" r:id="rId1128"/>
        </w:object>
      </w:r>
      <w:r w:rsidRPr="00DB11E8">
        <w:rPr>
          <w:szCs w:val="28"/>
        </w:rPr>
        <w:t xml:space="preserve">. Энергия выхода </w:t>
      </w:r>
      <w:r w:rsidRPr="00DB11E8">
        <w:rPr>
          <w:position w:val="-12"/>
          <w:szCs w:val="28"/>
        </w:rPr>
        <w:object w:dxaOrig="639" w:dyaOrig="380" w14:anchorId="15B6F975">
          <v:shape id="_x0000_i1564" type="#_x0000_t75" style="width:31.5pt;height:19.5pt" o:ole="">
            <v:imagedata r:id="rId1129" o:title=""/>
          </v:shape>
          <o:OLEObject Type="Embed" ProgID="Equation.3" ShapeID="_x0000_i1564" DrawAspect="Content" ObjectID="_1824385101" r:id="rId1130"/>
        </w:object>
      </w:r>
      <w:r w:rsidRPr="00DB11E8">
        <w:rPr>
          <w:szCs w:val="28"/>
        </w:rPr>
        <w:t xml:space="preserve"> электрона из металла изменяется в зависимости от расстояния, на котором находится электрон внутри металла до его поверхности</w:t>
      </w:r>
      <w:r w:rsidRPr="00277C8A">
        <w:rPr>
          <w:szCs w:val="28"/>
        </w:rPr>
        <w:t xml:space="preserve"> [4]</w:t>
      </w:r>
      <w:r w:rsidRPr="00DB11E8">
        <w:rPr>
          <w:szCs w:val="28"/>
        </w:rPr>
        <w:t xml:space="preserve">. Для электронов, вылетающих с поверхности металла, энергия выхода будет минимальной (для каждого металла она имеет определенное значение и называется работой выхода </w:t>
      </w:r>
      <w:r w:rsidRPr="00DB11E8">
        <w:rPr>
          <w:position w:val="-12"/>
          <w:szCs w:val="28"/>
        </w:rPr>
        <w:object w:dxaOrig="580" w:dyaOrig="380" w14:anchorId="4881ACA7">
          <v:shape id="_x0000_i1565" type="#_x0000_t75" style="width:28.5pt;height:19.5pt" o:ole="">
            <v:imagedata r:id="rId1131" o:title=""/>
          </v:shape>
          <o:OLEObject Type="Embed" ProgID="Equation.3" ShapeID="_x0000_i1565" DrawAspect="Content" ObjectID="_1824385102" r:id="rId1132"/>
        </w:object>
      </w:r>
      <w:r w:rsidRPr="00DB11E8">
        <w:rPr>
          <w:szCs w:val="28"/>
        </w:rPr>
        <w:t>),</w:t>
      </w:r>
      <w:r w:rsidR="00510D6D">
        <w:rPr>
          <w:szCs w:val="28"/>
        </w:rPr>
        <w:t xml:space="preserve"> </w:t>
      </w:r>
      <w:r w:rsidRPr="00277C8A">
        <w:rPr>
          <w:szCs w:val="28"/>
        </w:rPr>
        <w:t>а их кинетическая энергия будет соответственно максимально</w:t>
      </w:r>
      <w:r w:rsidRPr="00F16C2D">
        <w:rPr>
          <w:szCs w:val="28"/>
        </w:rPr>
        <w:t xml:space="preserve"> возможной. </w:t>
      </w:r>
      <w:r>
        <w:rPr>
          <w:szCs w:val="28"/>
        </w:rPr>
        <w:t>По</w:t>
      </w:r>
      <w:r w:rsidRPr="00F16C2D">
        <w:rPr>
          <w:szCs w:val="28"/>
        </w:rPr>
        <w:t xml:space="preserve"> закон</w:t>
      </w:r>
      <w:r>
        <w:rPr>
          <w:szCs w:val="28"/>
        </w:rPr>
        <w:t>у</w:t>
      </w:r>
      <w:r w:rsidRPr="00F16C2D">
        <w:rPr>
          <w:szCs w:val="28"/>
        </w:rPr>
        <w:t xml:space="preserve"> сохранения энергии для такого процесса можно записать:</w:t>
      </w:r>
    </w:p>
    <w:p w:rsidR="00AD7D3C" w:rsidRPr="00F16C2D" w:rsidRDefault="006761A0" w:rsidP="006761A0">
      <w:pPr>
        <w:pStyle w:val="affc"/>
      </w:pPr>
      <w:r w:rsidRPr="00D57F37">
        <w:tab/>
      </w:r>
      <w:r w:rsidRPr="006761A0">
        <w:rPr>
          <w:position w:val="-26"/>
        </w:rPr>
        <w:object w:dxaOrig="4540" w:dyaOrig="740" w14:anchorId="05E5230B">
          <v:shape id="_x0000_i1566" type="#_x0000_t75" style="width:217.5pt;height:33.75pt" o:ole="">
            <v:imagedata r:id="rId1133" o:title=""/>
          </v:shape>
          <o:OLEObject Type="Embed" ProgID="Equation.3" ShapeID="_x0000_i1566" DrawAspect="Content" ObjectID="_1824385103" r:id="rId1134"/>
        </w:object>
      </w:r>
      <w:r w:rsidR="00AD7D3C" w:rsidRPr="00F16C2D">
        <w:t>.</w:t>
      </w:r>
      <w:r w:rsidR="00AD7D3C">
        <w:tab/>
      </w:r>
      <w:r w:rsidR="00AD7D3C" w:rsidRPr="00F16C2D">
        <w:t>(</w:t>
      </w:r>
      <w:r w:rsidR="00AD7D3C">
        <w:t>4</w:t>
      </w:r>
      <w:r w:rsidR="00AD7D3C" w:rsidRPr="00F16C2D">
        <w:t>.19)</w:t>
      </w:r>
    </w:p>
    <w:p w:rsidR="00AD7D3C" w:rsidRDefault="00AD7D3C" w:rsidP="00AD7D3C">
      <w:pPr>
        <w:ind w:firstLine="708"/>
        <w:rPr>
          <w:szCs w:val="28"/>
        </w:rPr>
      </w:pPr>
      <w:r w:rsidRPr="008F0E62">
        <w:rPr>
          <w:szCs w:val="28"/>
        </w:rPr>
        <w:t xml:space="preserve">Выражение (4.19) </w:t>
      </w:r>
      <w:r w:rsidRPr="00277C8A">
        <w:rPr>
          <w:szCs w:val="28"/>
        </w:rPr>
        <w:t>называется уравнением Эйнштейна для фотоэффекта</w:t>
      </w:r>
      <w:r>
        <w:rPr>
          <w:szCs w:val="28"/>
        </w:rPr>
        <w:t>.</w:t>
      </w:r>
    </w:p>
    <w:p w:rsidR="00AD7D3C" w:rsidRPr="00E9535A" w:rsidRDefault="00AD7D3C" w:rsidP="002A09D8">
      <w:pPr>
        <w:keepNext/>
        <w:spacing w:before="120"/>
        <w:rPr>
          <w:b/>
          <w:i/>
          <w:szCs w:val="28"/>
        </w:rPr>
      </w:pPr>
      <w:r w:rsidRPr="00E9535A">
        <w:rPr>
          <w:b/>
          <w:i/>
          <w:szCs w:val="28"/>
        </w:rPr>
        <w:t xml:space="preserve">4.2.3. Опытные законы фотоэффекта, их объяснение </w:t>
      </w:r>
    </w:p>
    <w:p w:rsidR="00AD7D3C" w:rsidRPr="00277C8A" w:rsidRDefault="00AD7D3C" w:rsidP="002A09D8">
      <w:pPr>
        <w:rPr>
          <w:szCs w:val="28"/>
        </w:rPr>
      </w:pPr>
      <w:r w:rsidRPr="00277C8A">
        <w:rPr>
          <w:szCs w:val="28"/>
        </w:rPr>
        <w:t>Приведем формулировку экспериментальных законов фотоэффекта, открытых Столетовым в 1886-</w:t>
      </w:r>
      <w:smartTag w:uri="urn:schemas-microsoft-com:office:smarttags" w:element="metricconverter">
        <w:smartTagPr>
          <w:attr w:name="ProductID" w:val="1889 г"/>
        </w:smartTagPr>
        <w:r w:rsidRPr="00277C8A">
          <w:rPr>
            <w:szCs w:val="28"/>
          </w:rPr>
          <w:t>1889 г</w:t>
        </w:r>
      </w:smartTag>
      <w:r w:rsidRPr="00277C8A">
        <w:rPr>
          <w:szCs w:val="28"/>
        </w:rPr>
        <w:t>г., и их объяснение с точки зрения волновой и корпускулярной теории.</w:t>
      </w:r>
    </w:p>
    <w:p w:rsidR="00AD7D3C" w:rsidRPr="00F16C2D" w:rsidRDefault="00AD7D3C" w:rsidP="00AD7D3C">
      <w:pPr>
        <w:ind w:firstLine="708"/>
        <w:rPr>
          <w:szCs w:val="28"/>
        </w:rPr>
      </w:pPr>
      <w:r w:rsidRPr="00277C8A">
        <w:rPr>
          <w:i/>
          <w:szCs w:val="28"/>
        </w:rPr>
        <w:t>1 закон:</w:t>
      </w:r>
      <w:r w:rsidR="00510D6D">
        <w:rPr>
          <w:i/>
          <w:szCs w:val="28"/>
        </w:rPr>
        <w:t xml:space="preserve"> </w:t>
      </w:r>
      <w:r w:rsidRPr="00277C8A">
        <w:rPr>
          <w:i/>
          <w:szCs w:val="28"/>
        </w:rPr>
        <w:t xml:space="preserve">сила </w:t>
      </w:r>
      <w:r w:rsidRPr="00277C8A">
        <w:rPr>
          <w:i/>
          <w:position w:val="-12"/>
          <w:szCs w:val="28"/>
        </w:rPr>
        <w:object w:dxaOrig="320" w:dyaOrig="380" w14:anchorId="3D5B63DB">
          <v:shape id="_x0000_i1567" type="#_x0000_t75" style="width:16.5pt;height:19.5pt" o:ole="">
            <v:imagedata r:id="rId1135" o:title=""/>
          </v:shape>
          <o:OLEObject Type="Embed" ProgID="Equation.3" ShapeID="_x0000_i1567" DrawAspect="Content" ObjectID="_1824385104" r:id="rId1136"/>
        </w:object>
      </w:r>
      <w:r w:rsidRPr="00277C8A">
        <w:rPr>
          <w:i/>
          <w:szCs w:val="28"/>
        </w:rPr>
        <w:t xml:space="preserve"> фототока насыщения прямо пропорциональна падающему на катод потоку </w:t>
      </w:r>
      <w:r w:rsidRPr="00277C8A">
        <w:rPr>
          <w:i/>
          <w:position w:val="-12"/>
          <w:szCs w:val="28"/>
        </w:rPr>
        <w:object w:dxaOrig="400" w:dyaOrig="380" w14:anchorId="7605D9A1">
          <v:shape id="_x0000_i1568" type="#_x0000_t75" style="width:19.5pt;height:18pt" o:ole="" fillcolor="window">
            <v:imagedata r:id="rId1137" o:title=""/>
          </v:shape>
          <o:OLEObject Type="Embed" ProgID="Equation.3" ShapeID="_x0000_i1568" DrawAspect="Content" ObjectID="_1824385105" r:id="rId1138"/>
        </w:object>
      </w:r>
      <w:r w:rsidRPr="00277C8A">
        <w:rPr>
          <w:i/>
          <w:szCs w:val="28"/>
        </w:rPr>
        <w:t xml:space="preserve"> электромагнитного излучения</w:t>
      </w:r>
      <w:r w:rsidR="00085FC7">
        <w:rPr>
          <w:i/>
          <w:szCs w:val="28"/>
        </w:rPr>
        <w:t xml:space="preserve"> </w:t>
      </w:r>
      <w:r w:rsidRPr="00F16C2D">
        <w:rPr>
          <w:szCs w:val="28"/>
        </w:rPr>
        <w:t>(</w:t>
      </w:r>
      <w:r w:rsidRPr="00F16C2D">
        <w:rPr>
          <w:i/>
          <w:position w:val="-12"/>
          <w:szCs w:val="28"/>
        </w:rPr>
        <w:object w:dxaOrig="320" w:dyaOrig="380" w14:anchorId="6DCCE8E8">
          <v:shape id="_x0000_i1569" type="#_x0000_t75" style="width:16.5pt;height:19.5pt" o:ole="">
            <v:imagedata r:id="rId1139" o:title=""/>
          </v:shape>
          <o:OLEObject Type="Embed" ProgID="Equation.3" ShapeID="_x0000_i1569" DrawAspect="Content" ObjectID="_1824385106" r:id="rId1140"/>
        </w:object>
      </w:r>
      <w:r w:rsidRPr="00F16C2D">
        <w:rPr>
          <w:i/>
          <w:szCs w:val="28"/>
        </w:rPr>
        <w:t>~</w:t>
      </w:r>
      <w:r w:rsidRPr="00F16C2D">
        <w:rPr>
          <w:i/>
          <w:position w:val="-12"/>
          <w:szCs w:val="28"/>
        </w:rPr>
        <w:object w:dxaOrig="420" w:dyaOrig="380" w14:anchorId="356E1490">
          <v:shape id="_x0000_i1570" type="#_x0000_t75" style="width:21pt;height:18pt" o:ole="" fillcolor="window">
            <v:imagedata r:id="rId1141" o:title=""/>
          </v:shape>
          <o:OLEObject Type="Embed" ProgID="Equation.3" ShapeID="_x0000_i1570" DrawAspect="Content" ObjectID="_1824385107" r:id="rId1142"/>
        </w:object>
      </w:r>
      <w:r w:rsidRPr="00F16C2D">
        <w:rPr>
          <w:szCs w:val="28"/>
        </w:rPr>
        <w:t xml:space="preserve">). </w:t>
      </w:r>
      <w:r>
        <w:rPr>
          <w:szCs w:val="28"/>
        </w:rPr>
        <w:t xml:space="preserve">Учитывая </w:t>
      </w:r>
      <w:r w:rsidRPr="00F16C2D">
        <w:rPr>
          <w:szCs w:val="28"/>
        </w:rPr>
        <w:t>формул</w:t>
      </w:r>
      <w:r>
        <w:rPr>
          <w:szCs w:val="28"/>
        </w:rPr>
        <w:t>у</w:t>
      </w:r>
      <w:r w:rsidRPr="00F16C2D">
        <w:rPr>
          <w:szCs w:val="28"/>
        </w:rPr>
        <w:t xml:space="preserve"> (</w:t>
      </w:r>
      <w:r>
        <w:rPr>
          <w:szCs w:val="28"/>
        </w:rPr>
        <w:t>4</w:t>
      </w:r>
      <w:r w:rsidRPr="00F16C2D">
        <w:rPr>
          <w:szCs w:val="28"/>
        </w:rPr>
        <w:t>.18)</w:t>
      </w:r>
      <w:r>
        <w:rPr>
          <w:szCs w:val="28"/>
        </w:rPr>
        <w:t>,</w:t>
      </w:r>
      <w:r w:rsidRPr="00F16C2D">
        <w:rPr>
          <w:szCs w:val="28"/>
        </w:rPr>
        <w:t xml:space="preserve"> для потока </w:t>
      </w:r>
      <w:r w:rsidRPr="00277C8A">
        <w:rPr>
          <w:position w:val="-12"/>
          <w:szCs w:val="28"/>
        </w:rPr>
        <w:object w:dxaOrig="360" w:dyaOrig="360" w14:anchorId="6BFD84F6">
          <v:shape id="_x0000_i1571" type="#_x0000_t75" style="width:20.25pt;height:18.75pt" o:ole="" fillcolor="window">
            <v:imagedata r:id="rId1143" o:title=""/>
          </v:shape>
          <o:OLEObject Type="Embed" ProgID="Equation.3" ShapeID="_x0000_i1571" DrawAspect="Content" ObjectID="_1824385108" r:id="rId1144"/>
        </w:object>
      </w:r>
      <w:r w:rsidRPr="00277C8A">
        <w:rPr>
          <w:szCs w:val="28"/>
        </w:rPr>
        <w:t xml:space="preserve"> падающего на металл излучения и для силы фототока насыщения можно записать</w:t>
      </w:r>
    </w:p>
    <w:p w:rsidR="00AD7D3C" w:rsidRPr="00F16C2D" w:rsidRDefault="006761A0" w:rsidP="006761A0">
      <w:pPr>
        <w:pStyle w:val="affc"/>
      </w:pPr>
      <w:r w:rsidRPr="00D57F37">
        <w:tab/>
      </w:r>
      <w:r w:rsidRPr="006761A0">
        <w:rPr>
          <w:position w:val="-26"/>
        </w:rPr>
        <w:object w:dxaOrig="5260" w:dyaOrig="740" w14:anchorId="26147B0B">
          <v:shape id="_x0000_i1572" type="#_x0000_t75" style="width:297.75pt;height:36pt" o:ole="" fillcolor="window">
            <v:imagedata r:id="rId1145" o:title=""/>
          </v:shape>
          <o:OLEObject Type="Embed" ProgID="Equation.3" ShapeID="_x0000_i1572" DrawAspect="Content" ObjectID="_1824385109" r:id="rId1146"/>
        </w:object>
      </w:r>
      <w:r w:rsidR="00AD7D3C" w:rsidRPr="00F16C2D">
        <w:t>,</w:t>
      </w:r>
      <w:r w:rsidR="00AD7D3C">
        <w:tab/>
        <w:t>(4.20)</w:t>
      </w:r>
    </w:p>
    <w:p w:rsidR="00AD7D3C" w:rsidRPr="00F16C2D" w:rsidRDefault="00AD7D3C" w:rsidP="006761A0">
      <w:pPr>
        <w:ind w:firstLine="0"/>
        <w:rPr>
          <w:szCs w:val="28"/>
        </w:rPr>
      </w:pPr>
      <w:r w:rsidRPr="00277C8A">
        <w:rPr>
          <w:szCs w:val="28"/>
        </w:rPr>
        <w:t xml:space="preserve">где </w:t>
      </w:r>
      <w:r w:rsidRPr="00277C8A">
        <w:rPr>
          <w:position w:val="-12"/>
          <w:szCs w:val="28"/>
        </w:rPr>
        <w:object w:dxaOrig="560" w:dyaOrig="380" w14:anchorId="06684A13">
          <v:shape id="_x0000_i1573" type="#_x0000_t75" style="width:27.75pt;height:19.5pt" o:ole="">
            <v:imagedata r:id="rId1147" o:title=""/>
          </v:shape>
          <o:OLEObject Type="Embed" ProgID="Equation.3" ShapeID="_x0000_i1573" DrawAspect="Content" ObjectID="_1824385110" r:id="rId1148"/>
        </w:object>
      </w:r>
      <w:r w:rsidRPr="00277C8A">
        <w:rPr>
          <w:szCs w:val="28"/>
        </w:rPr>
        <w:t xml:space="preserve"> и </w:t>
      </w:r>
      <w:r w:rsidRPr="00277C8A">
        <w:rPr>
          <w:position w:val="-12"/>
          <w:szCs w:val="28"/>
        </w:rPr>
        <w:object w:dxaOrig="639" w:dyaOrig="380" w14:anchorId="4FC15C22">
          <v:shape id="_x0000_i1574" type="#_x0000_t75" style="width:32.25pt;height:18.75pt" o:ole="">
            <v:imagedata r:id="rId1149" o:title=""/>
          </v:shape>
          <o:OLEObject Type="Embed" ProgID="Equation.3" ShapeID="_x0000_i1574" DrawAspect="Content" ObjectID="_1824385111" r:id="rId1150"/>
        </w:object>
      </w:r>
      <w:r w:rsidRPr="00277C8A">
        <w:rPr>
          <w:szCs w:val="28"/>
        </w:rPr>
        <w:t xml:space="preserve"> – число падающих на катод фотонов и число электронов, вылетающих из него за время </w:t>
      </w:r>
      <w:r w:rsidRPr="00277C8A">
        <w:rPr>
          <w:position w:val="-6"/>
          <w:szCs w:val="28"/>
        </w:rPr>
        <w:object w:dxaOrig="300" w:dyaOrig="300" w14:anchorId="453C3812">
          <v:shape id="_x0000_i1575" type="#_x0000_t75" style="width:15.75pt;height:15.75pt" o:ole="">
            <v:imagedata r:id="rId1151" o:title=""/>
          </v:shape>
          <o:OLEObject Type="Embed" ProgID="Equation.3" ShapeID="_x0000_i1575" DrawAspect="Content" ObjectID="_1824385112" r:id="rId1152"/>
        </w:object>
      </w:r>
      <w:r w:rsidRPr="00277C8A">
        <w:rPr>
          <w:szCs w:val="28"/>
        </w:rPr>
        <w:t>, соответственно. Так как лишь малая часть фотонов выбивает электроны (большая часть фотонов поглощается металлом), то</w:t>
      </w:r>
    </w:p>
    <w:p w:rsidR="00AD7D3C" w:rsidRPr="00F16C2D" w:rsidRDefault="00AD7D3C" w:rsidP="006761A0">
      <w:pPr>
        <w:pStyle w:val="affc"/>
      </w:pPr>
      <w:r w:rsidRPr="00F16C2D">
        <w:object w:dxaOrig="1740" w:dyaOrig="380" w14:anchorId="133380C0">
          <v:shape id="_x0000_i1576" type="#_x0000_t75" style="width:85.5pt;height:18.75pt" o:ole="">
            <v:imagedata r:id="rId1153" o:title=""/>
          </v:shape>
          <o:OLEObject Type="Embed" ProgID="Equation.3" ShapeID="_x0000_i1576" DrawAspect="Content" ObjectID="_1824385113" r:id="rId1154"/>
        </w:object>
      </w:r>
      <w:r w:rsidRPr="00F16C2D">
        <w:t>,</w:t>
      </w:r>
    </w:p>
    <w:p w:rsidR="00AD7D3C" w:rsidRPr="00F16C2D" w:rsidRDefault="00AD7D3C" w:rsidP="006761A0">
      <w:pPr>
        <w:ind w:firstLine="0"/>
        <w:rPr>
          <w:szCs w:val="28"/>
        </w:rPr>
      </w:pPr>
      <w:r w:rsidRPr="00F16C2D">
        <w:rPr>
          <w:szCs w:val="28"/>
        </w:rPr>
        <w:t xml:space="preserve">где </w:t>
      </w:r>
      <w:r w:rsidRPr="00F16C2D">
        <w:rPr>
          <w:position w:val="-10"/>
          <w:szCs w:val="28"/>
        </w:rPr>
        <w:object w:dxaOrig="740" w:dyaOrig="340" w14:anchorId="6299A9B0">
          <v:shape id="_x0000_i1577" type="#_x0000_t75" style="width:36pt;height:17.25pt" o:ole="">
            <v:imagedata r:id="rId1155" o:title=""/>
          </v:shape>
          <o:OLEObject Type="Embed" ProgID="Equation.3" ShapeID="_x0000_i1577" DrawAspect="Content" ObjectID="_1824385114" r:id="rId1156"/>
        </w:object>
      </w:r>
      <w:r>
        <w:rPr>
          <w:szCs w:val="28"/>
        </w:rPr>
        <w:t xml:space="preserve"> – «коэффициент выбивания» электронов</w:t>
      </w:r>
      <w:r w:rsidRPr="00F16C2D">
        <w:rPr>
          <w:szCs w:val="28"/>
        </w:rPr>
        <w:t>.</w:t>
      </w:r>
    </w:p>
    <w:p w:rsidR="00AD7D3C" w:rsidRPr="00F16C2D" w:rsidRDefault="00AD7D3C" w:rsidP="00AD7D3C">
      <w:pPr>
        <w:ind w:firstLine="708"/>
        <w:rPr>
          <w:szCs w:val="28"/>
        </w:rPr>
      </w:pPr>
      <w:r>
        <w:rPr>
          <w:szCs w:val="28"/>
        </w:rPr>
        <w:t xml:space="preserve">Таким образом, для силы фототока насыщения </w:t>
      </w:r>
      <w:r w:rsidRPr="00F16C2D">
        <w:rPr>
          <w:i/>
          <w:position w:val="-12"/>
          <w:szCs w:val="28"/>
        </w:rPr>
        <w:object w:dxaOrig="320" w:dyaOrig="380" w14:anchorId="6F5BB046">
          <v:shape id="_x0000_i1578" type="#_x0000_t75" style="width:16.5pt;height:19.5pt" o:ole="">
            <v:imagedata r:id="rId1157" o:title=""/>
          </v:shape>
          <o:OLEObject Type="Embed" ProgID="Equation.3" ShapeID="_x0000_i1578" DrawAspect="Content" ObjectID="_1824385115" r:id="rId1158"/>
        </w:object>
      </w:r>
      <w:r w:rsidRPr="00D51A85">
        <w:rPr>
          <w:szCs w:val="28"/>
        </w:rPr>
        <w:t>полу</w:t>
      </w:r>
      <w:r>
        <w:rPr>
          <w:szCs w:val="28"/>
        </w:rPr>
        <w:t>чаем выражение</w:t>
      </w:r>
      <w:r w:rsidRPr="00F16C2D">
        <w:rPr>
          <w:szCs w:val="28"/>
        </w:rPr>
        <w:t xml:space="preserve">: </w:t>
      </w:r>
    </w:p>
    <w:p w:rsidR="00AD7D3C" w:rsidRPr="00F16C2D" w:rsidRDefault="006761A0" w:rsidP="006761A0">
      <w:pPr>
        <w:pStyle w:val="affc"/>
      </w:pPr>
      <w:r w:rsidRPr="00D57F37">
        <w:tab/>
      </w:r>
      <w:r w:rsidRPr="006761A0">
        <w:rPr>
          <w:position w:val="-32"/>
        </w:rPr>
        <w:object w:dxaOrig="5040" w:dyaOrig="800" w14:anchorId="4630E278">
          <v:shape id="_x0000_i1579" type="#_x0000_t75" style="width:241.5pt;height:38.25pt" o:ole="">
            <v:imagedata r:id="rId1159" o:title=""/>
          </v:shape>
          <o:OLEObject Type="Embed" ProgID="Equation.3" ShapeID="_x0000_i1579" DrawAspect="Content" ObjectID="_1824385116" r:id="rId1160"/>
        </w:object>
      </w:r>
      <w:r>
        <w:t>,</w:t>
      </w:r>
      <w:r w:rsidR="00AD7D3C">
        <w:tab/>
      </w:r>
      <w:r w:rsidR="00AD7D3C" w:rsidRPr="00F16C2D">
        <w:t>(</w:t>
      </w:r>
      <w:r w:rsidR="00AD7D3C">
        <w:t>4</w:t>
      </w:r>
      <w:r w:rsidR="00AD7D3C" w:rsidRPr="00F16C2D">
        <w:t>.2</w:t>
      </w:r>
      <w:r w:rsidR="00AD7D3C">
        <w:t>1</w:t>
      </w:r>
      <w:r w:rsidR="00AD7D3C" w:rsidRPr="00F16C2D">
        <w:t>)</w:t>
      </w:r>
    </w:p>
    <w:p w:rsidR="00AD7D3C" w:rsidRPr="00F16C2D" w:rsidRDefault="00AD7D3C" w:rsidP="002A09D8">
      <w:pPr>
        <w:ind w:firstLine="0"/>
        <w:rPr>
          <w:szCs w:val="28"/>
        </w:rPr>
      </w:pPr>
      <w:r w:rsidRPr="00F16C2D">
        <w:rPr>
          <w:szCs w:val="28"/>
        </w:rPr>
        <w:t>что подтверждает первый закон фотоэффекта</w:t>
      </w:r>
      <w:r>
        <w:rPr>
          <w:szCs w:val="28"/>
        </w:rPr>
        <w:t xml:space="preserve"> (</w:t>
      </w:r>
      <w:r w:rsidRPr="00F16C2D">
        <w:rPr>
          <w:position w:val="-12"/>
          <w:szCs w:val="28"/>
        </w:rPr>
        <w:object w:dxaOrig="320" w:dyaOrig="380" w14:anchorId="0E6C3633">
          <v:shape id="_x0000_i1580" type="#_x0000_t75" style="width:16.5pt;height:19.5pt" o:ole="">
            <v:imagedata r:id="rId1161" o:title=""/>
          </v:shape>
          <o:OLEObject Type="Embed" ProgID="Equation.3" ShapeID="_x0000_i1580" DrawAspect="Content" ObjectID="_1824385117" r:id="rId1162"/>
        </w:object>
      </w:r>
      <w:r w:rsidRPr="00F16C2D">
        <w:rPr>
          <w:szCs w:val="28"/>
        </w:rPr>
        <w:t>~</w:t>
      </w:r>
      <w:r w:rsidRPr="00F16C2D">
        <w:rPr>
          <w:position w:val="-12"/>
          <w:szCs w:val="28"/>
        </w:rPr>
        <w:object w:dxaOrig="400" w:dyaOrig="380" w14:anchorId="0EA7154F">
          <v:shape id="_x0000_i1581" type="#_x0000_t75" style="width:22.5pt;height:18.75pt" o:ole="" fillcolor="window">
            <v:imagedata r:id="rId1163" o:title=""/>
          </v:shape>
          <o:OLEObject Type="Embed" ProgID="Equation.3" ShapeID="_x0000_i1581" DrawAspect="Content" ObjectID="_1824385118" r:id="rId1164"/>
        </w:object>
      </w:r>
      <w:r>
        <w:rPr>
          <w:szCs w:val="28"/>
        </w:rPr>
        <w:t xml:space="preserve">, при </w:t>
      </w:r>
      <w:r w:rsidR="008D51A2" w:rsidRPr="00F16C2D">
        <w:rPr>
          <w:position w:val="-6"/>
          <w:szCs w:val="28"/>
        </w:rPr>
        <w:object w:dxaOrig="1100" w:dyaOrig="279" w14:anchorId="559F307A">
          <v:shape id="_x0000_i1582" type="#_x0000_t75" style="width:54pt;height:14.25pt" o:ole="">
            <v:imagedata r:id="rId1165" o:title=""/>
          </v:shape>
          <o:OLEObject Type="Embed" ProgID="Equation.3" ShapeID="_x0000_i1582" DrawAspect="Content" ObjectID="_1824385119" r:id="rId1166"/>
        </w:object>
      </w:r>
      <w:r>
        <w:rPr>
          <w:szCs w:val="28"/>
        </w:rPr>
        <w:t>)</w:t>
      </w:r>
      <w:r w:rsidRPr="00F16C2D">
        <w:rPr>
          <w:szCs w:val="28"/>
        </w:rPr>
        <w:t xml:space="preserve">. </w:t>
      </w:r>
    </w:p>
    <w:p w:rsidR="00AD7D3C" w:rsidRPr="00F16C2D" w:rsidRDefault="00AD7D3C" w:rsidP="00AD7D3C">
      <w:pPr>
        <w:ind w:firstLine="708"/>
        <w:rPr>
          <w:szCs w:val="28"/>
        </w:rPr>
      </w:pPr>
      <w:r w:rsidRPr="00277C8A">
        <w:rPr>
          <w:szCs w:val="28"/>
        </w:rPr>
        <w:t xml:space="preserve">С помощью волновой теории света тоже можно объяснить первый закон фотоэффекта. Согласно волновой теории, энергия падающей волны определяется ее амплитудой и частотой. Увеличение потока падающего монохроматического излучения связано с увеличением его амплитуды, что и приводит к выбиванию большего числа электронов из металла, </w:t>
      </w:r>
      <w:r w:rsidR="00B522C7">
        <w:rPr>
          <w:szCs w:val="28"/>
        </w:rPr>
        <w:t>т. е.</w:t>
      </w:r>
      <w:r w:rsidRPr="00277C8A">
        <w:rPr>
          <w:szCs w:val="28"/>
        </w:rPr>
        <w:t xml:space="preserve"> к большей силе тока насыщения [4].</w:t>
      </w:r>
    </w:p>
    <w:p w:rsidR="00AD7D3C" w:rsidRPr="00F16C2D" w:rsidRDefault="00AD7D3C" w:rsidP="00AD7D3C">
      <w:pPr>
        <w:ind w:firstLine="708"/>
        <w:rPr>
          <w:i/>
          <w:szCs w:val="28"/>
        </w:rPr>
      </w:pPr>
      <w:r w:rsidRPr="00DF7A9D">
        <w:rPr>
          <w:i/>
          <w:szCs w:val="28"/>
        </w:rPr>
        <w:t>2 за</w:t>
      </w:r>
      <w:r>
        <w:rPr>
          <w:i/>
          <w:szCs w:val="28"/>
        </w:rPr>
        <w:t>кон:</w:t>
      </w:r>
      <w:r w:rsidR="00571793">
        <w:rPr>
          <w:i/>
          <w:szCs w:val="28"/>
        </w:rPr>
        <w:t xml:space="preserve"> </w:t>
      </w:r>
      <w:r>
        <w:rPr>
          <w:i/>
          <w:szCs w:val="28"/>
        </w:rPr>
        <w:t>м</w:t>
      </w:r>
      <w:r w:rsidRPr="00F16C2D">
        <w:rPr>
          <w:i/>
          <w:szCs w:val="28"/>
        </w:rPr>
        <w:t>аксимальная кинетическая энергия вылетающих с поверхности катода электронов зависит линейно от частоты падающего излучения и не зависит от его интенсивности.</w:t>
      </w:r>
    </w:p>
    <w:p w:rsidR="00AD7D3C" w:rsidRPr="00F16C2D" w:rsidRDefault="00AD7D3C" w:rsidP="00AD7D3C">
      <w:pPr>
        <w:ind w:firstLine="708"/>
        <w:rPr>
          <w:szCs w:val="28"/>
        </w:rPr>
      </w:pPr>
      <w:r>
        <w:rPr>
          <w:szCs w:val="28"/>
        </w:rPr>
        <w:t>О</w:t>
      </w:r>
      <w:r w:rsidRPr="00F16C2D">
        <w:rPr>
          <w:szCs w:val="28"/>
        </w:rPr>
        <w:t>бъяснени</w:t>
      </w:r>
      <w:r>
        <w:rPr>
          <w:szCs w:val="28"/>
        </w:rPr>
        <w:t>е</w:t>
      </w:r>
      <w:r w:rsidRPr="00F16C2D">
        <w:rPr>
          <w:szCs w:val="28"/>
        </w:rPr>
        <w:t xml:space="preserve"> второго закона</w:t>
      </w:r>
      <w:r>
        <w:rPr>
          <w:szCs w:val="28"/>
        </w:rPr>
        <w:t xml:space="preserve"> фотоэффекта вытекает из </w:t>
      </w:r>
      <w:r w:rsidRPr="00F16C2D">
        <w:rPr>
          <w:szCs w:val="28"/>
        </w:rPr>
        <w:t>уравнени</w:t>
      </w:r>
      <w:r>
        <w:rPr>
          <w:szCs w:val="28"/>
        </w:rPr>
        <w:t>я</w:t>
      </w:r>
      <w:r w:rsidRPr="00F16C2D">
        <w:rPr>
          <w:szCs w:val="28"/>
        </w:rPr>
        <w:t xml:space="preserve"> Эйнштейна </w:t>
      </w:r>
      <w:r>
        <w:rPr>
          <w:szCs w:val="28"/>
        </w:rPr>
        <w:t>(4.19), из которого следует</w:t>
      </w:r>
      <w:r w:rsidRPr="00F16C2D">
        <w:rPr>
          <w:szCs w:val="28"/>
        </w:rPr>
        <w:t>:</w:t>
      </w:r>
      <w:r w:rsidRPr="00842E18">
        <w:rPr>
          <w:position w:val="-20"/>
          <w:szCs w:val="28"/>
        </w:rPr>
        <w:object w:dxaOrig="1400" w:dyaOrig="460" w14:anchorId="392338FC">
          <v:shape id="_x0000_i1583" type="#_x0000_t75" style="width:66pt;height:21.75pt" o:ole="">
            <v:imagedata r:id="rId1167" o:title=""/>
          </v:shape>
          <o:OLEObject Type="Embed" ProgID="Equation.3" ShapeID="_x0000_i1583" DrawAspect="Content" ObjectID="_1824385120" r:id="rId1168"/>
        </w:object>
      </w:r>
      <w:r>
        <w:rPr>
          <w:szCs w:val="28"/>
        </w:rPr>
        <w:t>.</w:t>
      </w:r>
    </w:p>
    <w:p w:rsidR="00AD7D3C" w:rsidRPr="00277C8A" w:rsidRDefault="00AD7D3C" w:rsidP="00AD7D3C">
      <w:pPr>
        <w:ind w:firstLine="708"/>
        <w:rPr>
          <w:szCs w:val="28"/>
        </w:rPr>
      </w:pPr>
      <w:r w:rsidRPr="00277C8A">
        <w:rPr>
          <w:szCs w:val="28"/>
        </w:rPr>
        <w:t xml:space="preserve">При обычных интенсивностях падающего излучения один электрон поглощает один фотон, вероятность многофотонных процессов практически равна нулю, поэтому </w:t>
      </w:r>
      <w:r w:rsidRPr="00277C8A">
        <w:rPr>
          <w:position w:val="-16"/>
          <w:szCs w:val="28"/>
        </w:rPr>
        <w:object w:dxaOrig="840" w:dyaOrig="420" w14:anchorId="7F2CFD76">
          <v:shape id="_x0000_i1584" type="#_x0000_t75" style="width:42pt;height:21pt" o:ole="">
            <v:imagedata r:id="rId1169" o:title=""/>
          </v:shape>
          <o:OLEObject Type="Embed" ProgID="Equation.3" ShapeID="_x0000_i1584" DrawAspect="Content" ObjectID="_1824385121" r:id="rId1170"/>
        </w:object>
      </w:r>
      <w:r w:rsidRPr="00277C8A">
        <w:rPr>
          <w:szCs w:val="28"/>
        </w:rPr>
        <w:t xml:space="preserve"> не зависит от интенсивности падающего излучения, </w:t>
      </w:r>
      <w:r w:rsidR="00B522C7">
        <w:rPr>
          <w:szCs w:val="28"/>
        </w:rPr>
        <w:t>т. е.</w:t>
      </w:r>
      <w:r w:rsidRPr="00277C8A">
        <w:rPr>
          <w:szCs w:val="28"/>
        </w:rPr>
        <w:t xml:space="preserve"> от числа фотонов, падающих на металл в единицу времени [4].</w:t>
      </w:r>
    </w:p>
    <w:p w:rsidR="00AD7D3C" w:rsidRPr="005C1E5B" w:rsidRDefault="00AD7D3C" w:rsidP="00AD7D3C">
      <w:pPr>
        <w:ind w:firstLine="708"/>
        <w:rPr>
          <w:szCs w:val="28"/>
        </w:rPr>
      </w:pPr>
      <w:r w:rsidRPr="005C1E5B">
        <w:rPr>
          <w:szCs w:val="28"/>
        </w:rPr>
        <w:t xml:space="preserve">Волновая теория объясняет второй закон фотоэффекта лишь частично. Увеличивая частоту волны, можно увеличить энергию вылетающего электрона, что объясняет пропорциональность максимальной кинетической энергии </w:t>
      </w:r>
      <w:r w:rsidRPr="005C1E5B">
        <w:rPr>
          <w:position w:val="-14"/>
          <w:szCs w:val="28"/>
        </w:rPr>
        <w:object w:dxaOrig="820" w:dyaOrig="380" w14:anchorId="27FAF5F6">
          <v:shape id="_x0000_i1585" type="#_x0000_t75" style="width:41.25pt;height:18.75pt" o:ole="">
            <v:imagedata r:id="rId1171" o:title=""/>
          </v:shape>
          <o:OLEObject Type="Embed" ProgID="Equation.3" ShapeID="_x0000_i1585" DrawAspect="Content" ObjectID="_1824385122" r:id="rId1172"/>
        </w:object>
      </w:r>
      <w:r w:rsidRPr="005C1E5B">
        <w:rPr>
          <w:szCs w:val="28"/>
        </w:rPr>
        <w:t xml:space="preserve"> вылетающего электрона частоте падающего излучения. Но волновая теория не может объяснить, почему увеличение амплитуды волны, </w:t>
      </w:r>
      <w:r w:rsidR="00B522C7">
        <w:rPr>
          <w:szCs w:val="28"/>
        </w:rPr>
        <w:t>т. е.</w:t>
      </w:r>
      <w:r w:rsidRPr="005C1E5B">
        <w:rPr>
          <w:szCs w:val="28"/>
        </w:rPr>
        <w:t xml:space="preserve"> интенсивности волны, не приводит к увеличению </w:t>
      </w:r>
      <w:r w:rsidRPr="005C1E5B">
        <w:rPr>
          <w:position w:val="-16"/>
          <w:szCs w:val="28"/>
        </w:rPr>
        <w:object w:dxaOrig="840" w:dyaOrig="420" w14:anchorId="2025E846">
          <v:shape id="_x0000_i1586" type="#_x0000_t75" style="width:42pt;height:21pt" o:ole="">
            <v:imagedata r:id="rId1173" o:title=""/>
          </v:shape>
          <o:OLEObject Type="Embed" ProgID="Equation.3" ShapeID="_x0000_i1586" DrawAspect="Content" ObjectID="_1824385123" r:id="rId1174"/>
        </w:object>
      </w:r>
      <w:r w:rsidRPr="005C1E5B">
        <w:rPr>
          <w:szCs w:val="28"/>
        </w:rPr>
        <w:t xml:space="preserve"> электрона [4].</w:t>
      </w:r>
    </w:p>
    <w:p w:rsidR="00AD7D3C" w:rsidRPr="005C1E5B" w:rsidRDefault="00AD7D3C" w:rsidP="00AD7D3C">
      <w:pPr>
        <w:ind w:firstLine="708"/>
        <w:rPr>
          <w:i/>
          <w:szCs w:val="28"/>
        </w:rPr>
      </w:pPr>
      <w:r w:rsidRPr="005C1E5B">
        <w:rPr>
          <w:i/>
          <w:szCs w:val="28"/>
        </w:rPr>
        <w:t>3 закон</w:t>
      </w:r>
      <w:r w:rsidR="002A09D8" w:rsidRPr="002A09D8">
        <w:rPr>
          <w:i/>
          <w:szCs w:val="28"/>
        </w:rPr>
        <w:t>: с</w:t>
      </w:r>
      <w:r w:rsidRPr="005C1E5B">
        <w:rPr>
          <w:i/>
          <w:szCs w:val="28"/>
        </w:rPr>
        <w:t xml:space="preserve">уществует красная граница </w:t>
      </w:r>
      <w:r w:rsidRPr="005C1E5B">
        <w:rPr>
          <w:i/>
          <w:position w:val="-12"/>
          <w:szCs w:val="28"/>
        </w:rPr>
        <w:object w:dxaOrig="360" w:dyaOrig="380" w14:anchorId="26278FF3">
          <v:shape id="_x0000_i1587" type="#_x0000_t75" style="width:18pt;height:18pt" o:ole="">
            <v:imagedata r:id="rId1175" o:title=""/>
          </v:shape>
          <o:OLEObject Type="Embed" ProgID="Equation.3" ShapeID="_x0000_i1587" DrawAspect="Content" ObjectID="_1824385124" r:id="rId1176"/>
        </w:object>
      </w:r>
      <w:r w:rsidRPr="005C1E5B">
        <w:rPr>
          <w:i/>
          <w:szCs w:val="28"/>
        </w:rPr>
        <w:t xml:space="preserve"> фотоэффекта – такая минимальная частота падающего излучения, ниже которой фотоэффект не наблюдается.</w:t>
      </w:r>
    </w:p>
    <w:p w:rsidR="00AD7D3C" w:rsidRPr="005C1E5B" w:rsidRDefault="00AD7D3C" w:rsidP="00AD7D3C">
      <w:pPr>
        <w:ind w:firstLine="708"/>
        <w:rPr>
          <w:szCs w:val="28"/>
        </w:rPr>
      </w:pPr>
      <w:r w:rsidRPr="005C1E5B">
        <w:rPr>
          <w:szCs w:val="28"/>
        </w:rPr>
        <w:t>Фотоэффект наблюдается, если падающее излучение имеет частоту</w:t>
      </w:r>
      <w:r w:rsidR="00DF6467">
        <w:rPr>
          <w:szCs w:val="28"/>
        </w:rPr>
        <w:t xml:space="preserve"> большую, чем красная граница (</w:t>
      </w:r>
      <w:r w:rsidRPr="005C1E5B">
        <w:rPr>
          <w:position w:val="-12"/>
          <w:szCs w:val="28"/>
        </w:rPr>
        <w:object w:dxaOrig="760" w:dyaOrig="380" w14:anchorId="408417D3">
          <v:shape id="_x0000_i1588" type="#_x0000_t75" style="width:36pt;height:18pt" o:ole="">
            <v:imagedata r:id="rId1177" o:title=""/>
          </v:shape>
          <o:OLEObject Type="Embed" ProgID="Equation.3" ShapeID="_x0000_i1588" DrawAspect="Content" ObjectID="_1824385125" r:id="rId1178"/>
        </w:object>
      </w:r>
      <w:r w:rsidR="00DF6467">
        <w:rPr>
          <w:szCs w:val="28"/>
        </w:rPr>
        <w:t>)</w:t>
      </w:r>
      <w:r w:rsidRPr="005C1E5B">
        <w:rPr>
          <w:szCs w:val="28"/>
        </w:rPr>
        <w:t xml:space="preserve">. В случае, если частота падающего на металл излучения </w:t>
      </w:r>
      <w:r w:rsidRPr="005C1E5B">
        <w:rPr>
          <w:position w:val="-12"/>
          <w:szCs w:val="28"/>
        </w:rPr>
        <w:object w:dxaOrig="760" w:dyaOrig="380" w14:anchorId="53FC1212">
          <v:shape id="_x0000_i1589" type="#_x0000_t75" style="width:38.25pt;height:19.5pt" o:ole="">
            <v:imagedata r:id="rId1179" o:title=""/>
          </v:shape>
          <o:OLEObject Type="Embed" ProgID="Equation.3" ShapeID="_x0000_i1589" DrawAspect="Content" ObjectID="_1824385126" r:id="rId1180"/>
        </w:object>
      </w:r>
      <w:r w:rsidRPr="005C1E5B">
        <w:rPr>
          <w:szCs w:val="28"/>
        </w:rPr>
        <w:t xml:space="preserve"> – фотоэффект отсутствует. Кроме того, под </w:t>
      </w:r>
      <w:r w:rsidRPr="005C1E5B">
        <w:rPr>
          <w:i/>
          <w:szCs w:val="28"/>
        </w:rPr>
        <w:t>красной границей</w:t>
      </w:r>
      <w:r w:rsidRPr="005C1E5B">
        <w:rPr>
          <w:szCs w:val="28"/>
        </w:rPr>
        <w:t xml:space="preserve"> фотоэффекта также понимают длину волны </w:t>
      </w:r>
      <w:r w:rsidRPr="005C1E5B">
        <w:rPr>
          <w:position w:val="-12"/>
          <w:szCs w:val="28"/>
        </w:rPr>
        <w:object w:dxaOrig="1180" w:dyaOrig="380" w14:anchorId="2750B967">
          <v:shape id="_x0000_i1590" type="#_x0000_t75" style="width:56.25pt;height:18.75pt" o:ole="">
            <v:imagedata r:id="rId1181" o:title=""/>
          </v:shape>
          <o:OLEObject Type="Embed" ProgID="Equation.3" ShapeID="_x0000_i1590" DrawAspect="Content" ObjectID="_1824385127" r:id="rId1182"/>
        </w:object>
      </w:r>
      <w:r w:rsidRPr="005C1E5B">
        <w:rPr>
          <w:szCs w:val="28"/>
        </w:rPr>
        <w:t xml:space="preserve">. Фотоэффект наблюдается, если длина волны падающего на металл излучения будет меньше или равна красной границе фотоэффекта </w:t>
      </w:r>
      <w:r w:rsidRPr="005C1E5B">
        <w:rPr>
          <w:position w:val="-12"/>
          <w:szCs w:val="28"/>
        </w:rPr>
        <w:object w:dxaOrig="380" w:dyaOrig="380" w14:anchorId="6432D5EB">
          <v:shape id="_x0000_i1591" type="#_x0000_t75" style="width:18pt;height:18.75pt" o:ole="">
            <v:imagedata r:id="rId1183" o:title=""/>
          </v:shape>
          <o:OLEObject Type="Embed" ProgID="Equation.3" ShapeID="_x0000_i1591" DrawAspect="Content" ObjectID="_1824385128" r:id="rId1184"/>
        </w:object>
      </w:r>
      <w:r w:rsidRPr="005C1E5B">
        <w:rPr>
          <w:szCs w:val="28"/>
        </w:rPr>
        <w:t xml:space="preserve">: </w:t>
      </w:r>
      <w:r w:rsidRPr="005C1E5B">
        <w:rPr>
          <w:position w:val="-12"/>
          <w:szCs w:val="28"/>
        </w:rPr>
        <w:object w:dxaOrig="820" w:dyaOrig="380" w14:anchorId="36BFFB86">
          <v:shape id="_x0000_i1592" type="#_x0000_t75" style="width:41.25pt;height:19.5pt" o:ole="">
            <v:imagedata r:id="rId1185" o:title=""/>
          </v:shape>
          <o:OLEObject Type="Embed" ProgID="Equation.3" ShapeID="_x0000_i1592" DrawAspect="Content" ObjectID="_1824385129" r:id="rId1186"/>
        </w:object>
      </w:r>
      <w:r w:rsidRPr="005C1E5B">
        <w:rPr>
          <w:szCs w:val="28"/>
        </w:rPr>
        <w:t>.</w:t>
      </w:r>
    </w:p>
    <w:p w:rsidR="00AD7D3C" w:rsidRDefault="00AD7D3C" w:rsidP="00AD7D3C">
      <w:pPr>
        <w:ind w:firstLine="708"/>
        <w:rPr>
          <w:szCs w:val="28"/>
        </w:rPr>
      </w:pPr>
      <w:r>
        <w:rPr>
          <w:szCs w:val="28"/>
        </w:rPr>
        <w:t>Т</w:t>
      </w:r>
      <w:r w:rsidRPr="00F16C2D">
        <w:rPr>
          <w:szCs w:val="28"/>
        </w:rPr>
        <w:t>рет</w:t>
      </w:r>
      <w:r>
        <w:rPr>
          <w:szCs w:val="28"/>
        </w:rPr>
        <w:t>ий закон</w:t>
      </w:r>
      <w:r w:rsidRPr="00F16C2D">
        <w:rPr>
          <w:szCs w:val="28"/>
        </w:rPr>
        <w:t xml:space="preserve"> фот</w:t>
      </w:r>
      <w:r>
        <w:rPr>
          <w:szCs w:val="28"/>
        </w:rPr>
        <w:t xml:space="preserve">оэффекта также объясняется из уравнения Эйнштейна. </w:t>
      </w:r>
    </w:p>
    <w:p w:rsidR="00AD7D3C" w:rsidRPr="00F16C2D" w:rsidRDefault="00AD7D3C" w:rsidP="00AD7D3C">
      <w:pPr>
        <w:ind w:firstLine="708"/>
        <w:rPr>
          <w:szCs w:val="28"/>
        </w:rPr>
      </w:pPr>
      <w:r w:rsidRPr="004666F2">
        <w:rPr>
          <w:szCs w:val="28"/>
        </w:rPr>
        <w:t xml:space="preserve">С уменьшением частоты </w:t>
      </w:r>
      <w:r w:rsidRPr="004666F2">
        <w:rPr>
          <w:szCs w:val="28"/>
        </w:rPr>
        <w:sym w:font="Symbol" w:char="F06E"/>
      </w:r>
      <w:r w:rsidRPr="004666F2">
        <w:rPr>
          <w:szCs w:val="28"/>
        </w:rPr>
        <w:t xml:space="preserve"> падающего излучения, согласно формуле (4.19) будет уменьшаться и максимальная кинетическая энергия </w:t>
      </w:r>
      <w:r w:rsidRPr="004666F2">
        <w:rPr>
          <w:position w:val="-20"/>
          <w:szCs w:val="28"/>
        </w:rPr>
        <w:object w:dxaOrig="940" w:dyaOrig="460" w14:anchorId="3AFFF1DC">
          <v:shape id="_x0000_i1593" type="#_x0000_t75" style="width:42.75pt;height:21pt" o:ole="">
            <v:imagedata r:id="rId1187" o:title=""/>
          </v:shape>
          <o:OLEObject Type="Embed" ProgID="Equation.3" ShapeID="_x0000_i1593" DrawAspect="Content" ObjectID="_1824385130" r:id="rId1188"/>
        </w:object>
      </w:r>
      <w:r w:rsidRPr="004666F2">
        <w:rPr>
          <w:szCs w:val="28"/>
        </w:rPr>
        <w:t xml:space="preserve"> вылетающих из металла электронов (так как для каждого металла </w:t>
      </w:r>
      <w:r w:rsidRPr="004666F2">
        <w:rPr>
          <w:position w:val="-12"/>
          <w:szCs w:val="28"/>
        </w:rPr>
        <w:object w:dxaOrig="1540" w:dyaOrig="380" w14:anchorId="73EF1E28">
          <v:shape id="_x0000_i1594" type="#_x0000_t75" style="width:70.5pt;height:18pt" o:ole="">
            <v:imagedata r:id="rId1189" o:title=""/>
          </v:shape>
          <o:OLEObject Type="Embed" ProgID="Equation.3" ShapeID="_x0000_i1594" DrawAspect="Content" ObjectID="_1824385131" r:id="rId1190"/>
        </w:object>
      </w:r>
      <w:r w:rsidRPr="004666F2">
        <w:rPr>
          <w:szCs w:val="28"/>
        </w:rPr>
        <w:t>). При частоте излучения, равной красной границе фотоэффекта (</w:t>
      </w:r>
      <w:r w:rsidRPr="004666F2">
        <w:rPr>
          <w:position w:val="-12"/>
          <w:szCs w:val="28"/>
        </w:rPr>
        <w:object w:dxaOrig="800" w:dyaOrig="380" w14:anchorId="2428015C">
          <v:shape id="_x0000_i1595" type="#_x0000_t75" style="width:38.25pt;height:18pt" o:ole="">
            <v:imagedata r:id="rId1191" o:title=""/>
          </v:shape>
          <o:OLEObject Type="Embed" ProgID="Equation.3" ShapeID="_x0000_i1595" DrawAspect="Content" ObjectID="_1824385132" r:id="rId1192"/>
        </w:object>
      </w:r>
      <w:r w:rsidRPr="004666F2">
        <w:rPr>
          <w:szCs w:val="28"/>
        </w:rPr>
        <w:t xml:space="preserve">),  вся энергия фотона расходуется только на выбивание электрона из металла без сообщения ему кинетической энергии: </w:t>
      </w:r>
      <w:r w:rsidRPr="004666F2">
        <w:rPr>
          <w:position w:val="-12"/>
          <w:szCs w:val="28"/>
        </w:rPr>
        <w:object w:dxaOrig="1340" w:dyaOrig="380" w14:anchorId="2901C25C">
          <v:shape id="_x0000_i1596" type="#_x0000_t75" style="width:60pt;height:18pt" o:ole="">
            <v:imagedata r:id="rId1193" o:title=""/>
          </v:shape>
          <o:OLEObject Type="Embed" ProgID="Equation.3" ShapeID="_x0000_i1596" DrawAspect="Content" ObjectID="_1824385133" r:id="rId1194"/>
        </w:object>
      </w:r>
      <w:r w:rsidRPr="004666F2">
        <w:rPr>
          <w:szCs w:val="28"/>
        </w:rPr>
        <w:t xml:space="preserve">, </w:t>
      </w:r>
      <w:r w:rsidRPr="004666F2">
        <w:rPr>
          <w:position w:val="-20"/>
          <w:szCs w:val="28"/>
        </w:rPr>
        <w:object w:dxaOrig="1400" w:dyaOrig="460" w14:anchorId="001709CC">
          <v:shape id="_x0000_i1597" type="#_x0000_t75" style="width:63.75pt;height:21pt" o:ole="">
            <v:imagedata r:id="rId1195" o:title=""/>
          </v:shape>
          <o:OLEObject Type="Embed" ProgID="Equation.3" ShapeID="_x0000_i1597" DrawAspect="Content" ObjectID="_1824385134" r:id="rId1196"/>
        </w:object>
      </w:r>
      <w:r w:rsidRPr="004666F2">
        <w:rPr>
          <w:szCs w:val="28"/>
        </w:rPr>
        <w:t xml:space="preserve">. Если частота излучения </w:t>
      </w:r>
      <w:r w:rsidRPr="004666F2">
        <w:rPr>
          <w:position w:val="-12"/>
          <w:szCs w:val="28"/>
        </w:rPr>
        <w:object w:dxaOrig="760" w:dyaOrig="380" w14:anchorId="08BC9CAC">
          <v:shape id="_x0000_i1598" type="#_x0000_t75" style="width:38.25pt;height:19.5pt" o:ole="">
            <v:imagedata r:id="rId1179" o:title=""/>
          </v:shape>
          <o:OLEObject Type="Embed" ProgID="Equation.3" ShapeID="_x0000_i1598" DrawAspect="Content" ObjectID="_1824385135" r:id="rId1197"/>
        </w:object>
      </w:r>
      <w:r w:rsidRPr="004666F2">
        <w:rPr>
          <w:szCs w:val="28"/>
        </w:rPr>
        <w:t>, то энергии фотона не достаточно для того, чтобы выбить электрон с поверхности металла и фотоэффекта наблюдаться не будет.</w:t>
      </w:r>
    </w:p>
    <w:p w:rsidR="00AD7D3C" w:rsidRPr="00F16C2D" w:rsidRDefault="00AD7D3C" w:rsidP="00AD7D3C">
      <w:pPr>
        <w:ind w:firstLine="708"/>
        <w:rPr>
          <w:szCs w:val="28"/>
        </w:rPr>
      </w:pPr>
      <w:r w:rsidRPr="00F16C2D">
        <w:rPr>
          <w:szCs w:val="28"/>
        </w:rPr>
        <w:t>Таким образом, красная граница фотоэффекта для данного металла определяется формулой</w:t>
      </w:r>
    </w:p>
    <w:p w:rsidR="00AD7D3C" w:rsidRPr="00F16C2D" w:rsidRDefault="006761A0" w:rsidP="006761A0">
      <w:pPr>
        <w:pStyle w:val="affc"/>
      </w:pPr>
      <w:r w:rsidRPr="00D57F37">
        <w:tab/>
      </w:r>
      <w:r w:rsidRPr="006761A0">
        <w:rPr>
          <w:position w:val="-18"/>
        </w:rPr>
        <w:object w:dxaOrig="4660" w:dyaOrig="560" w14:anchorId="40525C97">
          <v:shape id="_x0000_i1599" type="#_x0000_t75" style="width:231.75pt;height:29.25pt" o:ole="">
            <v:imagedata r:id="rId1198" o:title=""/>
          </v:shape>
          <o:OLEObject Type="Embed" ProgID="Equation.3" ShapeID="_x0000_i1599" DrawAspect="Content" ObjectID="_1824385136" r:id="rId1199"/>
        </w:object>
      </w:r>
      <w:r w:rsidR="00435F66" w:rsidRPr="00533674">
        <w:t>.</w:t>
      </w:r>
      <w:r w:rsidR="00AD7D3C">
        <w:tab/>
      </w:r>
      <w:r w:rsidR="00AD7D3C" w:rsidRPr="00F16C2D">
        <w:t xml:space="preserve"> (</w:t>
      </w:r>
      <w:r w:rsidR="00AD7D3C">
        <w:t>4</w:t>
      </w:r>
      <w:r w:rsidR="00AD7D3C" w:rsidRPr="00F16C2D">
        <w:t>.22)</w:t>
      </w:r>
    </w:p>
    <w:p w:rsidR="00AD7D3C" w:rsidRPr="004666F2" w:rsidRDefault="00AD7D3C" w:rsidP="00AD7D3C">
      <w:pPr>
        <w:ind w:firstLine="708"/>
        <w:rPr>
          <w:szCs w:val="28"/>
        </w:rPr>
      </w:pPr>
      <w:r w:rsidRPr="004666F2">
        <w:rPr>
          <w:szCs w:val="28"/>
        </w:rPr>
        <w:t>Волновая теория</w:t>
      </w:r>
      <w:r w:rsidR="00571793">
        <w:rPr>
          <w:szCs w:val="28"/>
        </w:rPr>
        <w:t xml:space="preserve"> </w:t>
      </w:r>
      <w:r w:rsidRPr="004666F2">
        <w:rPr>
          <w:szCs w:val="28"/>
        </w:rPr>
        <w:t xml:space="preserve">третий закон фотоэффекта объяснить не может. Согласно волновой теории, даже если частота волны мала, то можно так увеличить ее амплитуду, что энергии волны будет достаточно для наблюдения фотоэффекта и при значениях </w:t>
      </w:r>
      <w:r w:rsidRPr="004666F2">
        <w:rPr>
          <w:position w:val="-6"/>
          <w:szCs w:val="28"/>
        </w:rPr>
        <w:object w:dxaOrig="200" w:dyaOrig="220" w14:anchorId="19FAF255">
          <v:shape id="_x0000_i1600" type="#_x0000_t75" style="width:9.75pt;height:10.5pt" o:ole="">
            <v:imagedata r:id="rId1200" o:title=""/>
          </v:shape>
          <o:OLEObject Type="Embed" ProgID="Equation.3" ShapeID="_x0000_i1600" DrawAspect="Content" ObjectID="_1824385137" r:id="rId1201"/>
        </w:object>
      </w:r>
      <w:r w:rsidRPr="004666F2">
        <w:rPr>
          <w:szCs w:val="28"/>
        </w:rPr>
        <w:t xml:space="preserve">, меньших </w:t>
      </w:r>
      <w:r w:rsidRPr="004666F2">
        <w:rPr>
          <w:position w:val="-12"/>
          <w:szCs w:val="28"/>
        </w:rPr>
        <w:object w:dxaOrig="340" w:dyaOrig="380" w14:anchorId="43392169">
          <v:shape id="_x0000_i1601" type="#_x0000_t75" style="width:18pt;height:19.5pt" o:ole="">
            <v:imagedata r:id="rId1202" o:title=""/>
          </v:shape>
          <o:OLEObject Type="Embed" ProgID="Equation.3" ShapeID="_x0000_i1601" DrawAspect="Content" ObjectID="_1824385138" r:id="rId1203"/>
        </w:object>
      </w:r>
      <w:r w:rsidRPr="004666F2">
        <w:rPr>
          <w:szCs w:val="28"/>
        </w:rPr>
        <w:t xml:space="preserve"> (</w:t>
      </w:r>
      <w:r w:rsidRPr="004666F2">
        <w:rPr>
          <w:position w:val="-12"/>
          <w:szCs w:val="28"/>
        </w:rPr>
        <w:object w:dxaOrig="760" w:dyaOrig="380" w14:anchorId="1DD7E600">
          <v:shape id="_x0000_i1602" type="#_x0000_t75" style="width:38.25pt;height:19.5pt" o:ole="">
            <v:imagedata r:id="rId1204" o:title=""/>
          </v:shape>
          <o:OLEObject Type="Embed" ProgID="Equation.3" ShapeID="_x0000_i1602" DrawAspect="Content" ObjectID="_1824385139" r:id="rId1205"/>
        </w:object>
      </w:r>
      <w:r w:rsidRPr="004666F2">
        <w:rPr>
          <w:szCs w:val="28"/>
        </w:rPr>
        <w:t xml:space="preserve">). </w:t>
      </w:r>
    </w:p>
    <w:p w:rsidR="00AD7D3C" w:rsidRPr="00472C9B" w:rsidRDefault="00AD7D3C" w:rsidP="00AD7D3C">
      <w:pPr>
        <w:ind w:firstLine="708"/>
        <w:rPr>
          <w:szCs w:val="28"/>
        </w:rPr>
      </w:pPr>
      <w:r w:rsidRPr="005F12D8">
        <w:rPr>
          <w:szCs w:val="28"/>
        </w:rPr>
        <w:t xml:space="preserve">Отметим, что </w:t>
      </w:r>
      <w:r w:rsidRPr="005F12D8">
        <w:rPr>
          <w:i/>
          <w:szCs w:val="28"/>
        </w:rPr>
        <w:t xml:space="preserve">фотоэффект является безынерционным явлением </w:t>
      </w:r>
      <w:r w:rsidRPr="005F12D8">
        <w:rPr>
          <w:szCs w:val="28"/>
        </w:rPr>
        <w:t xml:space="preserve">(выход электронов из металла при поглощении излучения происходит мгновенно). </w:t>
      </w:r>
    </w:p>
    <w:p w:rsidR="00AD7D3C" w:rsidRPr="005F12D8" w:rsidRDefault="00AD7D3C" w:rsidP="00AD7D3C">
      <w:pPr>
        <w:ind w:firstLine="708"/>
        <w:rPr>
          <w:szCs w:val="28"/>
        </w:rPr>
      </w:pPr>
      <w:r w:rsidRPr="005F12D8">
        <w:rPr>
          <w:szCs w:val="28"/>
        </w:rPr>
        <w:t xml:space="preserve">Волновая теория этот факт объяснить не может. Согласно волновой теории, падающее на металл излучение возбуждает вынужденные колебания электронов. На раскачку электрона падающей волной до энергии, необходимой для выхода из металла, требуется время [4]. </w:t>
      </w:r>
    </w:p>
    <w:p w:rsidR="00110286" w:rsidRPr="00D57F37" w:rsidRDefault="00AD7D3C" w:rsidP="002A09D8">
      <w:pPr>
        <w:ind w:firstLine="708"/>
        <w:rPr>
          <w:szCs w:val="28"/>
        </w:rPr>
      </w:pPr>
      <w:r w:rsidRPr="005F12D8">
        <w:rPr>
          <w:szCs w:val="28"/>
        </w:rPr>
        <w:t>Таким образом, экспериментальные законы фотоэффекта полностью объясняются в рамках корпускулярных представлений о свете и остаются необ</w:t>
      </w:r>
      <w:r w:rsidR="00110286">
        <w:rPr>
          <w:szCs w:val="28"/>
        </w:rPr>
        <w:t>ъясненными волновой теорией.</w:t>
      </w:r>
    </w:p>
    <w:p w:rsidR="00AD7D3C" w:rsidRPr="005F12D8" w:rsidRDefault="00AD7D3C" w:rsidP="00AD7D3C">
      <w:pPr>
        <w:pStyle w:val="3"/>
      </w:pPr>
      <w:bookmarkStart w:id="362" w:name="_Toc461574355"/>
      <w:bookmarkStart w:id="363" w:name="_Toc485459422"/>
      <w:bookmarkStart w:id="364" w:name="_Toc485534372"/>
      <w:r w:rsidRPr="005F12D8">
        <w:t>4.2.4. Зависимость задерживающего напряжения от частоты.</w:t>
      </w:r>
      <w:bookmarkEnd w:id="362"/>
      <w:bookmarkEnd w:id="363"/>
      <w:bookmarkEnd w:id="364"/>
    </w:p>
    <w:p w:rsidR="00AD7D3C" w:rsidRPr="005F12D8" w:rsidRDefault="00AD7D3C" w:rsidP="00AD7D3C">
      <w:pPr>
        <w:ind w:firstLine="708"/>
        <w:rPr>
          <w:szCs w:val="28"/>
        </w:rPr>
      </w:pPr>
      <w:r w:rsidRPr="005F12D8">
        <w:rPr>
          <w:szCs w:val="28"/>
        </w:rPr>
        <w:t>Запишем уравнение Эйнштейна для фотоэффекта (4.19) в следующем виде:</w:t>
      </w:r>
    </w:p>
    <w:p w:rsidR="00AD7D3C" w:rsidRPr="005F12D8" w:rsidRDefault="006761A0" w:rsidP="006761A0">
      <w:pPr>
        <w:pStyle w:val="affc"/>
      </w:pPr>
      <w:r w:rsidRPr="006761A0">
        <w:rPr>
          <w:position w:val="-34"/>
        </w:rPr>
        <w:object w:dxaOrig="4980" w:dyaOrig="780" w14:anchorId="7892E1F6">
          <v:shape id="_x0000_i1603" type="#_x0000_t75" style="width:249.75pt;height:38.25pt" o:ole="">
            <v:imagedata r:id="rId1206" o:title=""/>
          </v:shape>
          <o:OLEObject Type="Embed" ProgID="Equation.3" ShapeID="_x0000_i1603" DrawAspect="Content" ObjectID="_1824385140" r:id="rId1207"/>
        </w:object>
      </w:r>
      <w:r w:rsidR="00AD7D3C" w:rsidRPr="005F12D8">
        <w:t>.</w:t>
      </w:r>
    </w:p>
    <w:p w:rsidR="00AD7D3C" w:rsidRPr="005F12D8" w:rsidRDefault="00AD7D3C" w:rsidP="00AD7D3C">
      <w:pPr>
        <w:ind w:firstLine="708"/>
        <w:rPr>
          <w:rFonts w:ascii="Arial" w:hAnsi="Arial"/>
          <w:szCs w:val="28"/>
        </w:rPr>
      </w:pPr>
      <w:r w:rsidRPr="005F12D8">
        <w:rPr>
          <w:szCs w:val="28"/>
        </w:rPr>
        <w:t>График этой зависимос</w:t>
      </w:r>
      <w:r w:rsidR="006761A0">
        <w:rPr>
          <w:szCs w:val="28"/>
        </w:rPr>
        <w:t>ти приведен на рис.</w:t>
      </w:r>
      <w:r w:rsidR="006761A0">
        <w:rPr>
          <w:szCs w:val="28"/>
          <w:lang w:val="en-US"/>
        </w:rPr>
        <w:t> </w:t>
      </w:r>
      <w:r w:rsidRPr="005F12D8">
        <w:rPr>
          <w:szCs w:val="28"/>
        </w:rPr>
        <w:t xml:space="preserve">4.4. По графику можно найти постоянную Планка </w:t>
      </w:r>
      <w:r w:rsidRPr="005F12D8">
        <w:rPr>
          <w:i/>
          <w:szCs w:val="28"/>
          <w:lang w:val="en-US"/>
        </w:rPr>
        <w:t>h</w:t>
      </w:r>
      <w:r w:rsidRPr="005F12D8">
        <w:rPr>
          <w:szCs w:val="28"/>
        </w:rPr>
        <w:t xml:space="preserve"> (</w:t>
      </w:r>
      <w:r w:rsidRPr="005F12D8">
        <w:rPr>
          <w:position w:val="-14"/>
          <w:szCs w:val="28"/>
        </w:rPr>
        <w:object w:dxaOrig="1240" w:dyaOrig="420" w14:anchorId="7CE3E5C0">
          <v:shape id="_x0000_i1604" type="#_x0000_t75" style="width:62.25pt;height:21.75pt" o:ole="">
            <v:imagedata r:id="rId1208" o:title=""/>
          </v:shape>
          <o:OLEObject Type="Embed" ProgID="Equation.3" ShapeID="_x0000_i1604" DrawAspect="Content" ObjectID="_1824385141" r:id="rId1209"/>
        </w:object>
      </w:r>
      <w:r w:rsidRPr="005F12D8">
        <w:rPr>
          <w:szCs w:val="28"/>
        </w:rPr>
        <w:t xml:space="preserve">) и красную границу </w:t>
      </w:r>
      <w:r w:rsidRPr="005F12D8">
        <w:rPr>
          <w:position w:val="-12"/>
          <w:szCs w:val="28"/>
        </w:rPr>
        <w:object w:dxaOrig="400" w:dyaOrig="380" w14:anchorId="23653074">
          <v:shape id="_x0000_i1605" type="#_x0000_t75" style="width:20.25pt;height:19.5pt" o:ole="">
            <v:imagedata r:id="rId1210" o:title=""/>
          </v:shape>
          <o:OLEObject Type="Embed" ProgID="Equation.3" ShapeID="_x0000_i1605" DrawAspect="Content" ObjectID="_1824385142" r:id="rId1211"/>
        </w:object>
      </w:r>
      <w:r w:rsidRPr="005F12D8">
        <w:rPr>
          <w:szCs w:val="28"/>
        </w:rPr>
        <w:t xml:space="preserve"> для данного металла (по точке пересечения графика с осью частот: </w:t>
      </w:r>
      <w:r w:rsidRPr="005F12D8">
        <w:rPr>
          <w:rFonts w:ascii="Arial" w:hAnsi="Arial"/>
          <w:b/>
          <w:position w:val="-12"/>
          <w:szCs w:val="28"/>
        </w:rPr>
        <w:object w:dxaOrig="3180" w:dyaOrig="420" w14:anchorId="00D79E56">
          <v:shape id="_x0000_i1606" type="#_x0000_t75" style="width:159.75pt;height:21.75pt" o:ole="">
            <v:imagedata r:id="rId1212" o:title=""/>
          </v:shape>
          <o:OLEObject Type="Embed" ProgID="Equation.3" ShapeID="_x0000_i1606" DrawAspect="Content" ObjectID="_1824385143" r:id="rId1213"/>
        </w:object>
      </w:r>
      <w:r w:rsidRPr="005F12D8">
        <w:rPr>
          <w:rFonts w:ascii="Arial" w:hAnsi="Arial"/>
          <w:szCs w:val="28"/>
        </w:rPr>
        <w:t>).</w:t>
      </w:r>
    </w:p>
    <w:p w:rsidR="00AD7D3C" w:rsidRPr="00AB1BC3" w:rsidRDefault="00AD7D3C" w:rsidP="00110286">
      <w:pPr>
        <w:pStyle w:val="af4"/>
      </w:pPr>
      <w:r>
        <w:rPr>
          <w:noProof/>
          <w:szCs w:val="28"/>
        </w:rPr>
        <w:drawing>
          <wp:anchor distT="0" distB="0" distL="114300" distR="114300" simplePos="0" relativeHeight="251689984" behindDoc="0" locked="0" layoutInCell="1" allowOverlap="1" wp14:anchorId="2FD39F4C" wp14:editId="6492FD86">
            <wp:simplePos x="0" y="0"/>
            <wp:positionH relativeFrom="column">
              <wp:posOffset>2084705</wp:posOffset>
            </wp:positionH>
            <wp:positionV relativeFrom="paragraph">
              <wp:posOffset>173355</wp:posOffset>
            </wp:positionV>
            <wp:extent cx="2371725" cy="1362075"/>
            <wp:effectExtent l="19050" t="0" r="9525" b="0"/>
            <wp:wrapTopAndBottom/>
            <wp:docPr id="5311" name="Рисунок 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1"/>
                    <pic:cNvPicPr>
                      <a:picLocks noChangeAspect="1" noChangeArrowheads="1"/>
                    </pic:cNvPicPr>
                  </pic:nvPicPr>
                  <pic:blipFill>
                    <a:blip r:embed="rId1214" cstate="print"/>
                    <a:srcRect/>
                    <a:stretch>
                      <a:fillRect/>
                    </a:stretch>
                  </pic:blipFill>
                  <pic:spPr bwMode="auto">
                    <a:xfrm>
                      <a:off x="0" y="0"/>
                      <a:ext cx="2372794" cy="1358781"/>
                    </a:xfrm>
                    <a:prstGeom prst="rect">
                      <a:avLst/>
                    </a:prstGeom>
                    <a:noFill/>
                    <a:ln w="9525">
                      <a:noFill/>
                      <a:miter lim="800000"/>
                      <a:headEnd/>
                      <a:tailEnd/>
                    </a:ln>
                  </pic:spPr>
                </pic:pic>
              </a:graphicData>
            </a:graphic>
          </wp:anchor>
        </w:drawing>
      </w:r>
      <w:r w:rsidRPr="005F12D8">
        <w:t>Рис.</w:t>
      </w:r>
      <w:r w:rsidR="00110286">
        <w:rPr>
          <w:lang w:val="en-US"/>
        </w:rPr>
        <w:t> </w:t>
      </w:r>
      <w:r w:rsidRPr="005F12D8">
        <w:t>4.4</w:t>
      </w:r>
    </w:p>
    <w:p w:rsidR="00AD7D3C" w:rsidRPr="00F16C2D" w:rsidRDefault="00AD7D3C" w:rsidP="00AD7D3C">
      <w:pPr>
        <w:pStyle w:val="20"/>
      </w:pPr>
      <w:bookmarkStart w:id="365" w:name="_Toc216773725"/>
      <w:bookmarkStart w:id="366" w:name="_Toc461574356"/>
      <w:bookmarkStart w:id="367" w:name="_Toc485459423"/>
      <w:bookmarkStart w:id="368" w:name="_Toc485534373"/>
      <w:r>
        <w:t>4.3.</w:t>
      </w:r>
      <w:r w:rsidRPr="00F16C2D">
        <w:t xml:space="preserve"> Эффект Комптона</w:t>
      </w:r>
      <w:bookmarkEnd w:id="365"/>
      <w:bookmarkEnd w:id="366"/>
      <w:bookmarkEnd w:id="367"/>
      <w:bookmarkEnd w:id="368"/>
    </w:p>
    <w:p w:rsidR="00AD7D3C" w:rsidRPr="002C1B7A" w:rsidRDefault="00AD7D3C" w:rsidP="00AD7D3C">
      <w:pPr>
        <w:ind w:firstLine="708"/>
        <w:rPr>
          <w:szCs w:val="28"/>
        </w:rPr>
      </w:pPr>
      <w:r w:rsidRPr="002C1B7A">
        <w:rPr>
          <w:szCs w:val="28"/>
        </w:rPr>
        <w:t>Рассмотрим</w:t>
      </w:r>
      <w:r w:rsidR="004D7E37">
        <w:rPr>
          <w:szCs w:val="28"/>
        </w:rPr>
        <w:t xml:space="preserve"> </w:t>
      </w:r>
      <w:r w:rsidRPr="002C1B7A">
        <w:rPr>
          <w:szCs w:val="28"/>
        </w:rPr>
        <w:t xml:space="preserve">эксперимент по рассеянию рентгеновского излучения веществом. Пучок рентгеновских лучей с определенной длиной волны </w:t>
      </w:r>
      <w:r w:rsidRPr="002C1B7A">
        <w:rPr>
          <w:position w:val="-6"/>
          <w:szCs w:val="28"/>
        </w:rPr>
        <w:object w:dxaOrig="220" w:dyaOrig="300" w14:anchorId="58236DEA">
          <v:shape id="_x0000_i1607" type="#_x0000_t75" style="width:10.5pt;height:15.75pt" o:ole="">
            <v:imagedata r:id="rId1215" o:title=""/>
          </v:shape>
          <o:OLEObject Type="Embed" ProgID="Equation.3" ShapeID="_x0000_i1607" DrawAspect="Content" ObjectID="_1824385144" r:id="rId1216"/>
        </w:object>
      </w:r>
      <w:r w:rsidRPr="002C1B7A">
        <w:rPr>
          <w:szCs w:val="28"/>
        </w:rPr>
        <w:t xml:space="preserve"> падает на кристалл и рассеивае</w:t>
      </w:r>
      <w:r w:rsidR="00110286">
        <w:rPr>
          <w:szCs w:val="28"/>
        </w:rPr>
        <w:t>тся им под разными углами (рис.</w:t>
      </w:r>
      <w:r w:rsidR="00110286">
        <w:rPr>
          <w:szCs w:val="28"/>
          <w:lang w:val="en-US"/>
        </w:rPr>
        <w:t> </w:t>
      </w:r>
      <w:r w:rsidRPr="002C1B7A">
        <w:rPr>
          <w:szCs w:val="28"/>
        </w:rPr>
        <w:t>4.5,</w:t>
      </w:r>
      <w:r w:rsidR="00110286">
        <w:rPr>
          <w:szCs w:val="28"/>
          <w:lang w:val="en-US"/>
        </w:rPr>
        <w:t> </w:t>
      </w:r>
      <w:r w:rsidR="00435F66" w:rsidRPr="00533674">
        <w:rPr>
          <w:i/>
          <w:szCs w:val="28"/>
        </w:rPr>
        <w:t>а</w:t>
      </w:r>
      <w:r w:rsidRPr="002C1B7A">
        <w:rPr>
          <w:szCs w:val="28"/>
        </w:rPr>
        <w:t>).</w:t>
      </w:r>
    </w:p>
    <w:p w:rsidR="00AD7D3C" w:rsidRPr="00DE663F" w:rsidRDefault="00AD7D3C" w:rsidP="00AD7D3C">
      <w:pPr>
        <w:ind w:firstLine="708"/>
        <w:rPr>
          <w:szCs w:val="28"/>
        </w:rPr>
      </w:pPr>
      <w:r w:rsidRPr="002C1B7A">
        <w:rPr>
          <w:szCs w:val="28"/>
        </w:rPr>
        <w:t xml:space="preserve">В рассеянном излучении наряду с излучением длиной волны </w:t>
      </w:r>
      <w:r w:rsidRPr="002C1B7A">
        <w:rPr>
          <w:position w:val="-6"/>
          <w:szCs w:val="28"/>
        </w:rPr>
        <w:object w:dxaOrig="220" w:dyaOrig="300" w14:anchorId="426F0946">
          <v:shape id="_x0000_i1608" type="#_x0000_t75" style="width:10.5pt;height:15.75pt" o:ole="">
            <v:imagedata r:id="rId1217" o:title=""/>
          </v:shape>
          <o:OLEObject Type="Embed" ProgID="Equation.3" ShapeID="_x0000_i1608" DrawAspect="Content" ObjectID="_1824385145" r:id="rId1218"/>
        </w:object>
      </w:r>
      <w:r w:rsidRPr="002C1B7A">
        <w:rPr>
          <w:szCs w:val="28"/>
        </w:rPr>
        <w:t xml:space="preserve"> (несмещенная компонента излучения) появляется излучение с длиной волны </w:t>
      </w:r>
      <w:r w:rsidRPr="002C1B7A">
        <w:rPr>
          <w:position w:val="-6"/>
          <w:szCs w:val="28"/>
        </w:rPr>
        <w:object w:dxaOrig="300" w:dyaOrig="320" w14:anchorId="7AC1D2ED">
          <v:shape id="_x0000_i1609" type="#_x0000_t75" style="width:15.75pt;height:17.25pt" o:ole="">
            <v:imagedata r:id="rId1219" o:title=""/>
          </v:shape>
          <o:OLEObject Type="Embed" ProgID="Equation.3" ShapeID="_x0000_i1609" DrawAspect="Content" ObjectID="_1824385146" r:id="rId1220"/>
        </w:object>
      </w:r>
      <w:r w:rsidRPr="002C1B7A">
        <w:rPr>
          <w:szCs w:val="28"/>
        </w:rPr>
        <w:t xml:space="preserve"> (смещенная компонента излучения), причем </w:t>
      </w:r>
      <w:r w:rsidRPr="002C1B7A">
        <w:rPr>
          <w:position w:val="-6"/>
          <w:szCs w:val="28"/>
        </w:rPr>
        <w:object w:dxaOrig="720" w:dyaOrig="320" w14:anchorId="7C0D8E9B">
          <v:shape id="_x0000_i1610" type="#_x0000_t75" style="width:36pt;height:17.25pt" o:ole="">
            <v:imagedata r:id="rId1221" o:title=""/>
          </v:shape>
          <o:OLEObject Type="Embed" ProgID="Equation.3" ShapeID="_x0000_i1610" DrawAspect="Content" ObjectID="_1824385147" r:id="rId1222"/>
        </w:object>
      </w:r>
      <w:r w:rsidR="00110286">
        <w:rPr>
          <w:szCs w:val="28"/>
        </w:rPr>
        <w:t xml:space="preserve"> (рис. </w:t>
      </w:r>
      <w:r w:rsidRPr="002C1B7A">
        <w:rPr>
          <w:szCs w:val="28"/>
        </w:rPr>
        <w:t>4.5,</w:t>
      </w:r>
      <w:r w:rsidR="00110286">
        <w:rPr>
          <w:szCs w:val="28"/>
          <w:lang w:val="en-US"/>
        </w:rPr>
        <w:t> </w:t>
      </w:r>
      <w:r w:rsidR="00435F66" w:rsidRPr="00533674">
        <w:rPr>
          <w:i/>
          <w:szCs w:val="28"/>
        </w:rPr>
        <w:t>б</w:t>
      </w:r>
      <w:r w:rsidRPr="002C1B7A">
        <w:rPr>
          <w:szCs w:val="28"/>
        </w:rPr>
        <w:t>) [4].</w:t>
      </w:r>
    </w:p>
    <w:p w:rsidR="00AD7D3C" w:rsidRPr="002C1B7A" w:rsidRDefault="00AD7D3C" w:rsidP="00AD7D3C">
      <w:pPr>
        <w:ind w:firstLine="708"/>
        <w:rPr>
          <w:szCs w:val="28"/>
        </w:rPr>
      </w:pPr>
      <w:r>
        <w:rPr>
          <w:i/>
          <w:szCs w:val="28"/>
        </w:rPr>
        <w:t>Эффект Комптона заключается в</w:t>
      </w:r>
      <w:r w:rsidRPr="00F16C2D">
        <w:rPr>
          <w:i/>
          <w:szCs w:val="28"/>
        </w:rPr>
        <w:t xml:space="preserve"> появлении смещенной компоненты в рассеянном веществом рентгеновском излучении</w:t>
      </w:r>
      <w:r>
        <w:rPr>
          <w:szCs w:val="28"/>
        </w:rPr>
        <w:t>. Причем,</w:t>
      </w:r>
      <w:r w:rsidR="004D7E37">
        <w:rPr>
          <w:szCs w:val="28"/>
        </w:rPr>
        <w:t xml:space="preserve"> </w:t>
      </w:r>
      <w:r>
        <w:rPr>
          <w:szCs w:val="28"/>
        </w:rPr>
        <w:t xml:space="preserve">длина волны смещенной компоненты </w:t>
      </w:r>
      <w:r w:rsidRPr="002C1B7A">
        <w:rPr>
          <w:position w:val="-6"/>
          <w:szCs w:val="28"/>
        </w:rPr>
        <w:object w:dxaOrig="260" w:dyaOrig="279" w14:anchorId="131A24EC">
          <v:shape id="_x0000_i1611" type="#_x0000_t75" style="width:13.5pt;height:14.25pt" o:ole="">
            <v:imagedata r:id="rId1223" o:title=""/>
          </v:shape>
          <o:OLEObject Type="Embed" ProgID="Equation.3" ShapeID="_x0000_i1611" DrawAspect="Content" ObjectID="_1824385148" r:id="rId1224"/>
        </w:object>
      </w:r>
      <w:r w:rsidRPr="002C1B7A">
        <w:rPr>
          <w:szCs w:val="28"/>
        </w:rPr>
        <w:t xml:space="preserve"> не зависит от природы рассеивающего вещества и рассчитывается по формуле </w:t>
      </w:r>
    </w:p>
    <w:p w:rsidR="00AD7D3C" w:rsidRPr="00F16C2D" w:rsidRDefault="00110286" w:rsidP="00110286">
      <w:pPr>
        <w:pStyle w:val="affc"/>
      </w:pPr>
      <w:r w:rsidRPr="00D57F37">
        <w:tab/>
      </w:r>
      <w:r w:rsidRPr="00110286">
        <w:rPr>
          <w:position w:val="-12"/>
        </w:rPr>
        <w:object w:dxaOrig="2360" w:dyaOrig="380" w14:anchorId="5A1CFA69">
          <v:shape id="_x0000_i1612" type="#_x0000_t75" style="width:143.25pt;height:18.75pt" o:ole="">
            <v:imagedata r:id="rId1225" o:title=""/>
          </v:shape>
          <o:OLEObject Type="Embed" ProgID="Equation.3" ShapeID="_x0000_i1612" DrawAspect="Content" ObjectID="_1824385149" r:id="rId1226"/>
        </w:object>
      </w:r>
      <w:r w:rsidR="00AD7D3C" w:rsidRPr="002C1B7A">
        <w:t>,</w:t>
      </w:r>
      <w:r w:rsidR="00AD7D3C">
        <w:tab/>
      </w:r>
      <w:r w:rsidR="00AD7D3C" w:rsidRPr="00F16C2D">
        <w:t>(</w:t>
      </w:r>
      <w:r w:rsidR="00AD7D3C">
        <w:t>4.24</w:t>
      </w:r>
      <w:r w:rsidR="00AD7D3C" w:rsidRPr="00F16C2D">
        <w:t>)</w:t>
      </w:r>
    </w:p>
    <w:p w:rsidR="00AD7D3C" w:rsidRPr="00F16C2D" w:rsidRDefault="00AD7D3C" w:rsidP="00110286">
      <w:pPr>
        <w:ind w:firstLine="0"/>
        <w:rPr>
          <w:szCs w:val="28"/>
        </w:rPr>
      </w:pPr>
      <w:r>
        <w:rPr>
          <w:szCs w:val="28"/>
        </w:rPr>
        <w:t>где</w:t>
      </w:r>
      <w:r w:rsidRPr="00F16C2D">
        <w:rPr>
          <w:szCs w:val="28"/>
        </w:rPr>
        <w:t xml:space="preserve"> величина </w:t>
      </w:r>
      <w:r w:rsidRPr="00F16C2D">
        <w:rPr>
          <w:position w:val="-12"/>
          <w:szCs w:val="28"/>
        </w:rPr>
        <w:object w:dxaOrig="360" w:dyaOrig="380" w14:anchorId="3645CB32">
          <v:shape id="_x0000_i1613" type="#_x0000_t75" style="width:18.75pt;height:20.25pt" o:ole="">
            <v:imagedata r:id="rId1227" o:title=""/>
          </v:shape>
          <o:OLEObject Type="Embed" ProgID="Equation.3" ShapeID="_x0000_i1613" DrawAspect="Content" ObjectID="_1824385150" r:id="rId1228"/>
        </w:object>
      </w:r>
      <w:r w:rsidRPr="00F16C2D">
        <w:rPr>
          <w:szCs w:val="28"/>
        </w:rPr>
        <w:t xml:space="preserve"> называ</w:t>
      </w:r>
      <w:r>
        <w:rPr>
          <w:szCs w:val="28"/>
        </w:rPr>
        <w:t xml:space="preserve">ется </w:t>
      </w:r>
      <w:r w:rsidRPr="006B55BA">
        <w:rPr>
          <w:i/>
          <w:szCs w:val="28"/>
        </w:rPr>
        <w:t>комптоновской длиной волны</w:t>
      </w:r>
      <w:r>
        <w:rPr>
          <w:szCs w:val="28"/>
        </w:rPr>
        <w:t>. Она равна</w:t>
      </w:r>
    </w:p>
    <w:p w:rsidR="00AD7D3C" w:rsidRDefault="00435F66" w:rsidP="00110286">
      <w:pPr>
        <w:pStyle w:val="affc"/>
      </w:pPr>
      <w:r w:rsidRPr="00533674">
        <w:tab/>
      </w:r>
      <w:r w:rsidR="00110286" w:rsidRPr="00110286">
        <w:rPr>
          <w:position w:val="-34"/>
        </w:rPr>
        <w:object w:dxaOrig="2540" w:dyaOrig="780" w14:anchorId="147A7962">
          <v:shape id="_x0000_i1614" type="#_x0000_t75" style="width:117.75pt;height:36pt" o:ole="">
            <v:imagedata r:id="rId1229" o:title=""/>
          </v:shape>
          <o:OLEObject Type="Embed" ProgID="Equation.3" ShapeID="_x0000_i1614" DrawAspect="Content" ObjectID="_1824385151" r:id="rId1230"/>
        </w:object>
      </w:r>
      <w:r w:rsidR="00AD7D3C">
        <w:t>,</w:t>
      </w:r>
      <w:r w:rsidR="00AD7D3C">
        <w:tab/>
      </w:r>
      <w:r w:rsidR="00AD7D3C" w:rsidRPr="00F16C2D">
        <w:t>(</w:t>
      </w:r>
      <w:r w:rsidR="00AD7D3C">
        <w:t>4</w:t>
      </w:r>
      <w:r w:rsidR="00AD7D3C" w:rsidRPr="00F16C2D">
        <w:t>.2</w:t>
      </w:r>
      <w:r w:rsidR="00AD7D3C">
        <w:t>5</w:t>
      </w:r>
      <w:r w:rsidR="00AD7D3C" w:rsidRPr="00F16C2D">
        <w:t>)</w:t>
      </w:r>
    </w:p>
    <w:p w:rsidR="00AD7D3C" w:rsidRDefault="00AD7D3C" w:rsidP="00110286">
      <w:pPr>
        <w:tabs>
          <w:tab w:val="left" w:pos="5103"/>
          <w:tab w:val="left" w:pos="5670"/>
          <w:tab w:val="left" w:pos="6379"/>
        </w:tabs>
        <w:ind w:firstLine="0"/>
        <w:rPr>
          <w:szCs w:val="28"/>
        </w:rPr>
      </w:pPr>
      <w:r>
        <w:rPr>
          <w:szCs w:val="28"/>
        </w:rPr>
        <w:t xml:space="preserve">где </w:t>
      </w:r>
      <w:r w:rsidRPr="00992B00">
        <w:rPr>
          <w:position w:val="-12"/>
        </w:rPr>
        <w:object w:dxaOrig="420" w:dyaOrig="380" w14:anchorId="65CE1AB4">
          <v:shape id="_x0000_i1615" type="#_x0000_t75" style="width:21pt;height:18.75pt" o:ole="">
            <v:imagedata r:id="rId1231" o:title=""/>
          </v:shape>
          <o:OLEObject Type="Embed" ProgID="Equation.3" ShapeID="_x0000_i1615" DrawAspect="Content" ObjectID="_1824385152" r:id="rId1232"/>
        </w:object>
      </w:r>
      <w:r>
        <w:rPr>
          <w:szCs w:val="28"/>
        </w:rPr>
        <w:t xml:space="preserve"> – масса покоя электрона.</w:t>
      </w:r>
    </w:p>
    <w:p w:rsidR="00CC78C2" w:rsidRPr="002C1B7A" w:rsidRDefault="00CC78C2" w:rsidP="00CC78C2">
      <w:pPr>
        <w:ind w:firstLine="708"/>
        <w:rPr>
          <w:szCs w:val="28"/>
        </w:rPr>
      </w:pPr>
      <w:r w:rsidRPr="002C1B7A">
        <w:rPr>
          <w:szCs w:val="28"/>
        </w:rPr>
        <w:t>В рассмотренном ранее явлении фотоэффекта, при облучении металла излучением видимого диапазона, энергия падающего фотона мала по сравнению с энергией покоя свободного электрона (</w:t>
      </w:r>
      <w:r w:rsidRPr="002C1B7A">
        <w:rPr>
          <w:position w:val="-12"/>
          <w:szCs w:val="28"/>
        </w:rPr>
        <w:object w:dxaOrig="1960" w:dyaOrig="420" w14:anchorId="77AEE173">
          <v:shape id="_x0000_i1616" type="#_x0000_t75" style="width:88.5pt;height:19.5pt" o:ole="">
            <v:imagedata r:id="rId1233" o:title=""/>
          </v:shape>
          <o:OLEObject Type="Embed" ProgID="Equation.3" ShapeID="_x0000_i1616" DrawAspect="Content" ObjectID="_1824385153" r:id="rId1234"/>
        </w:object>
      </w:r>
      <w:r w:rsidRPr="002C1B7A">
        <w:rPr>
          <w:szCs w:val="28"/>
        </w:rPr>
        <w:t>), поэтому происходит поглощение фотона электроном</w:t>
      </w:r>
      <w:r>
        <w:rPr>
          <w:szCs w:val="28"/>
        </w:rPr>
        <w:t xml:space="preserve"> [</w:t>
      </w:r>
      <w:r w:rsidRPr="002C1B7A">
        <w:rPr>
          <w:szCs w:val="28"/>
        </w:rPr>
        <w:t>4</w:t>
      </w:r>
      <w:r>
        <w:rPr>
          <w:szCs w:val="28"/>
        </w:rPr>
        <w:t>]</w:t>
      </w:r>
      <w:r w:rsidRPr="002C1B7A">
        <w:rPr>
          <w:szCs w:val="28"/>
        </w:rPr>
        <w:t>.</w:t>
      </w:r>
    </w:p>
    <w:p w:rsidR="00C05312" w:rsidRDefault="00C05312" w:rsidP="00533674">
      <w:pPr>
        <w:pStyle w:val="af8"/>
      </w:pPr>
      <w:r>
        <w:rPr>
          <w:noProof/>
        </w:rPr>
        <w:drawing>
          <wp:inline distT="0" distB="0" distL="0" distR="0" wp14:anchorId="7614F27D" wp14:editId="1CA7AC6F">
            <wp:extent cx="5600700" cy="277417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pic:cNvPicPr>
                      <a:picLocks noChangeAspect="1" noChangeArrowheads="1"/>
                    </pic:cNvPicPr>
                  </pic:nvPicPr>
                  <pic:blipFill>
                    <a:blip r:embed="rId1235" cstate="print">
                      <a:extLst>
                        <a:ext uri="{28A0092B-C50C-407E-A947-70E740481C1C}">
                          <a14:useLocalDpi xmlns:a14="http://schemas.microsoft.com/office/drawing/2010/main" val="0"/>
                        </a:ext>
                      </a:extLst>
                    </a:blip>
                    <a:srcRect/>
                    <a:stretch>
                      <a:fillRect/>
                    </a:stretch>
                  </pic:blipFill>
                  <pic:spPr bwMode="auto">
                    <a:xfrm>
                      <a:off x="0" y="0"/>
                      <a:ext cx="5600700" cy="2774179"/>
                    </a:xfrm>
                    <a:prstGeom prst="rect">
                      <a:avLst/>
                    </a:prstGeom>
                    <a:noFill/>
                    <a:ln>
                      <a:noFill/>
                    </a:ln>
                  </pic:spPr>
                </pic:pic>
              </a:graphicData>
            </a:graphic>
          </wp:inline>
        </w:drawing>
      </w:r>
    </w:p>
    <w:p w:rsidR="00AD7D3C" w:rsidRPr="00E23795" w:rsidRDefault="00110286" w:rsidP="00110286">
      <w:pPr>
        <w:pStyle w:val="af4"/>
      </w:pPr>
      <w:r>
        <w:t>Рис.</w:t>
      </w:r>
      <w:r>
        <w:rPr>
          <w:lang w:val="en-US"/>
        </w:rPr>
        <w:t> </w:t>
      </w:r>
      <w:r w:rsidR="00AD7D3C">
        <w:t>4.5</w:t>
      </w:r>
    </w:p>
    <w:p w:rsidR="00AD7D3C" w:rsidRPr="00F16C2D" w:rsidRDefault="00AD7D3C" w:rsidP="00AD7D3C">
      <w:pPr>
        <w:ind w:firstLine="708"/>
        <w:rPr>
          <w:szCs w:val="28"/>
        </w:rPr>
      </w:pPr>
      <w:r w:rsidRPr="002C1B7A">
        <w:rPr>
          <w:szCs w:val="28"/>
        </w:rPr>
        <w:t>В области рентгеновских лучей энергия фотона возрастает настолько (</w:t>
      </w:r>
      <w:r w:rsidR="00A7176C" w:rsidRPr="002A09D8">
        <w:rPr>
          <w:sz w:val="10"/>
          <w:szCs w:val="28"/>
        </w:rPr>
        <w:t> </w:t>
      </w:r>
      <w:r w:rsidRPr="002C1B7A">
        <w:rPr>
          <w:position w:val="-12"/>
          <w:szCs w:val="28"/>
        </w:rPr>
        <w:object w:dxaOrig="1760" w:dyaOrig="380" w14:anchorId="6799F53B">
          <v:shape id="_x0000_i1617" type="#_x0000_t75" style="width:88.5pt;height:18.75pt" o:ole="">
            <v:imagedata r:id="rId1236" o:title=""/>
          </v:shape>
          <o:OLEObject Type="Embed" ProgID="Equation.3" ShapeID="_x0000_i1617" DrawAspect="Content" ObjectID="_1824385154" r:id="rId1237"/>
        </w:object>
      </w:r>
      <w:r w:rsidRPr="002C1B7A">
        <w:rPr>
          <w:szCs w:val="28"/>
        </w:rPr>
        <w:t>), что при взаимодействии фотона со свободным электроном (его энергия связи с атомом значительно меньше энергии налетающего фотона), происходит процесс упругого рассеяния фотона на электроне. При этом возникает смещенная компонента излучения.</w:t>
      </w:r>
    </w:p>
    <w:p w:rsidR="00AD7D3C" w:rsidRPr="00F16C2D" w:rsidRDefault="00AD7D3C" w:rsidP="00AD7D3C">
      <w:pPr>
        <w:ind w:firstLine="708"/>
        <w:rPr>
          <w:szCs w:val="28"/>
        </w:rPr>
      </w:pPr>
      <w:r>
        <w:rPr>
          <w:szCs w:val="28"/>
        </w:rPr>
        <w:t>При в</w:t>
      </w:r>
      <w:r w:rsidRPr="00F16C2D">
        <w:rPr>
          <w:szCs w:val="28"/>
        </w:rPr>
        <w:t>ыв</w:t>
      </w:r>
      <w:r>
        <w:rPr>
          <w:szCs w:val="28"/>
        </w:rPr>
        <w:t>оде</w:t>
      </w:r>
      <w:r w:rsidRPr="00F16C2D">
        <w:rPr>
          <w:szCs w:val="28"/>
        </w:rPr>
        <w:t xml:space="preserve"> формул</w:t>
      </w:r>
      <w:r>
        <w:rPr>
          <w:szCs w:val="28"/>
        </w:rPr>
        <w:t>ы</w:t>
      </w:r>
      <w:r w:rsidRPr="00F16C2D">
        <w:rPr>
          <w:szCs w:val="28"/>
        </w:rPr>
        <w:t xml:space="preserve"> (</w:t>
      </w:r>
      <w:r>
        <w:rPr>
          <w:szCs w:val="28"/>
        </w:rPr>
        <w:t>4</w:t>
      </w:r>
      <w:r w:rsidRPr="00F16C2D">
        <w:rPr>
          <w:szCs w:val="28"/>
        </w:rPr>
        <w:t>.2</w:t>
      </w:r>
      <w:r>
        <w:rPr>
          <w:szCs w:val="28"/>
        </w:rPr>
        <w:t>4</w:t>
      </w:r>
      <w:r w:rsidRPr="00F16C2D">
        <w:rPr>
          <w:szCs w:val="28"/>
        </w:rPr>
        <w:t>) использ</w:t>
      </w:r>
      <w:r>
        <w:rPr>
          <w:szCs w:val="28"/>
        </w:rPr>
        <w:t>ованы</w:t>
      </w:r>
      <w:r w:rsidRPr="00F16C2D">
        <w:rPr>
          <w:szCs w:val="28"/>
        </w:rPr>
        <w:t xml:space="preserve"> законы сохранения энергии (</w:t>
      </w:r>
      <w:r>
        <w:rPr>
          <w:szCs w:val="28"/>
        </w:rPr>
        <w:t>4</w:t>
      </w:r>
      <w:r w:rsidRPr="00F16C2D">
        <w:rPr>
          <w:szCs w:val="28"/>
        </w:rPr>
        <w:t>.2</w:t>
      </w:r>
      <w:r>
        <w:rPr>
          <w:szCs w:val="28"/>
        </w:rPr>
        <w:t>6</w:t>
      </w:r>
      <w:r w:rsidRPr="00F16C2D">
        <w:rPr>
          <w:szCs w:val="28"/>
        </w:rPr>
        <w:t>) и импульса (</w:t>
      </w:r>
      <w:r>
        <w:rPr>
          <w:szCs w:val="28"/>
        </w:rPr>
        <w:t>4</w:t>
      </w:r>
      <w:r w:rsidRPr="00F16C2D">
        <w:rPr>
          <w:szCs w:val="28"/>
        </w:rPr>
        <w:t>.2</w:t>
      </w:r>
      <w:r>
        <w:rPr>
          <w:szCs w:val="28"/>
        </w:rPr>
        <w:t>7</w:t>
      </w:r>
      <w:r w:rsidRPr="00F16C2D">
        <w:rPr>
          <w:szCs w:val="28"/>
        </w:rPr>
        <w:t>) для процесса</w:t>
      </w:r>
      <w:r>
        <w:rPr>
          <w:szCs w:val="28"/>
        </w:rPr>
        <w:t xml:space="preserve"> упругого</w:t>
      </w:r>
      <w:r w:rsidRPr="00F16C2D">
        <w:rPr>
          <w:szCs w:val="28"/>
        </w:rPr>
        <w:t xml:space="preserve"> взаимодействия электрона и </w:t>
      </w:r>
      <w:r w:rsidR="00110286">
        <w:rPr>
          <w:szCs w:val="28"/>
        </w:rPr>
        <w:t>фотона (рис.</w:t>
      </w:r>
      <w:r w:rsidR="00110286">
        <w:rPr>
          <w:szCs w:val="28"/>
          <w:lang w:val="en-US"/>
        </w:rPr>
        <w:t> </w:t>
      </w:r>
      <w:r w:rsidRPr="00E23795">
        <w:rPr>
          <w:szCs w:val="28"/>
        </w:rPr>
        <w:t>4.</w:t>
      </w:r>
      <w:r>
        <w:rPr>
          <w:szCs w:val="28"/>
        </w:rPr>
        <w:t>5</w:t>
      </w:r>
      <w:r w:rsidRPr="00E23795">
        <w:rPr>
          <w:szCs w:val="28"/>
        </w:rPr>
        <w:t>,</w:t>
      </w:r>
      <w:r w:rsidR="00110286">
        <w:rPr>
          <w:szCs w:val="28"/>
          <w:lang w:val="en-US"/>
        </w:rPr>
        <w:t> </w:t>
      </w:r>
      <w:r w:rsidR="00435F66" w:rsidRPr="00533674">
        <w:rPr>
          <w:i/>
          <w:szCs w:val="28"/>
        </w:rPr>
        <w:t>в</w:t>
      </w:r>
      <w:r w:rsidRPr="00E23795">
        <w:rPr>
          <w:szCs w:val="28"/>
        </w:rPr>
        <w:t>)</w:t>
      </w:r>
    </w:p>
    <w:p w:rsidR="00AD7D3C" w:rsidRPr="00F16C2D" w:rsidRDefault="00110286" w:rsidP="00110286">
      <w:pPr>
        <w:pStyle w:val="affc"/>
      </w:pPr>
      <w:r w:rsidRPr="00110286">
        <w:tab/>
      </w:r>
      <w:r w:rsidRPr="00110286">
        <w:rPr>
          <w:position w:val="-26"/>
        </w:rPr>
        <w:object w:dxaOrig="2680" w:dyaOrig="700" w14:anchorId="6B213CAF">
          <v:shape id="_x0000_i1618" type="#_x0000_t75" style="width:124.5pt;height:34.5pt" o:ole="">
            <v:imagedata r:id="rId1238" o:title=""/>
          </v:shape>
          <o:OLEObject Type="Embed" ProgID="Equation.3" ShapeID="_x0000_i1618" DrawAspect="Content" ObjectID="_1824385155" r:id="rId1239"/>
        </w:object>
      </w:r>
      <w:r w:rsidR="00AD7D3C" w:rsidRPr="00F16C2D">
        <w:t>,</w:t>
      </w:r>
      <w:r w:rsidR="00AD7D3C">
        <w:tab/>
        <w:t>(4</w:t>
      </w:r>
      <w:r w:rsidR="00AD7D3C" w:rsidRPr="00F16C2D">
        <w:t>.2</w:t>
      </w:r>
      <w:r w:rsidR="00AD7D3C">
        <w:t>6</w:t>
      </w:r>
      <w:r w:rsidR="00AD7D3C" w:rsidRPr="00F16C2D">
        <w:t>)</w:t>
      </w:r>
    </w:p>
    <w:p w:rsidR="00AD7D3C" w:rsidRPr="00F16C2D" w:rsidRDefault="00435F66" w:rsidP="00110286">
      <w:pPr>
        <w:pStyle w:val="affc"/>
      </w:pPr>
      <w:r w:rsidRPr="00533674">
        <w:tab/>
      </w:r>
      <w:r w:rsidR="00110286" w:rsidRPr="00110286">
        <w:rPr>
          <w:position w:val="-12"/>
        </w:rPr>
        <w:object w:dxaOrig="1719" w:dyaOrig="380" w14:anchorId="72BE5873">
          <v:shape id="_x0000_i1619" type="#_x0000_t75" style="width:88.5pt;height:18.75pt" o:ole="">
            <v:imagedata r:id="rId1240" o:title=""/>
          </v:shape>
          <o:OLEObject Type="Embed" ProgID="Equation.3" ShapeID="_x0000_i1619" DrawAspect="Content" ObjectID="_1824385156" r:id="rId1241"/>
        </w:object>
      </w:r>
      <w:r w:rsidR="00110286">
        <w:t>.</w:t>
      </w:r>
      <w:r w:rsidR="00AD7D3C">
        <w:tab/>
      </w:r>
      <w:r w:rsidR="00AD7D3C" w:rsidRPr="00F16C2D">
        <w:t>(</w:t>
      </w:r>
      <w:r w:rsidR="00AD7D3C">
        <w:t>4</w:t>
      </w:r>
      <w:r w:rsidR="00AD7D3C" w:rsidRPr="00F16C2D">
        <w:t>.2</w:t>
      </w:r>
      <w:r w:rsidR="00AD7D3C">
        <w:t>7</w:t>
      </w:r>
      <w:r w:rsidR="00AD7D3C" w:rsidRPr="00F16C2D">
        <w:t>)</w:t>
      </w:r>
    </w:p>
    <w:p w:rsidR="00AD7D3C" w:rsidRPr="00472C9B" w:rsidRDefault="00AD7D3C" w:rsidP="00AD7D3C">
      <w:pPr>
        <w:ind w:firstLine="708"/>
        <w:rPr>
          <w:szCs w:val="28"/>
        </w:rPr>
      </w:pPr>
      <w:r w:rsidRPr="002F3CCA">
        <w:rPr>
          <w:szCs w:val="28"/>
        </w:rPr>
        <w:t xml:space="preserve">Несмещенная компонента возникает при рассеянии фотонов на сильно связанных с атомами электронах, для них энергия связи с атомом значительно превосходит энергию налетающего фотона [4]. Поэтому процесс рассеяния фотона будет происходить не с электроном, а с атомом, что приводит к существенному уменьшению различия между длинами волн </w:t>
      </w:r>
      <w:r w:rsidRPr="002F3CCA">
        <w:rPr>
          <w:position w:val="-6"/>
          <w:szCs w:val="28"/>
        </w:rPr>
        <w:object w:dxaOrig="279" w:dyaOrig="320" w14:anchorId="5F37B0AB">
          <v:shape id="_x0000_i1620" type="#_x0000_t75" style="width:18pt;height:17.25pt" o:ole="">
            <v:imagedata r:id="rId1242" o:title=""/>
          </v:shape>
          <o:OLEObject Type="Embed" ProgID="Equation.3" ShapeID="_x0000_i1620" DrawAspect="Content" ObjectID="_1824385157" r:id="rId1243"/>
        </w:object>
      </w:r>
      <w:r w:rsidRPr="002F3CCA">
        <w:rPr>
          <w:szCs w:val="28"/>
        </w:rPr>
        <w:t xml:space="preserve"> и </w:t>
      </w:r>
      <w:r w:rsidRPr="002F3CCA">
        <w:rPr>
          <w:position w:val="-6"/>
          <w:szCs w:val="28"/>
        </w:rPr>
        <w:object w:dxaOrig="220" w:dyaOrig="300" w14:anchorId="3BFC6921">
          <v:shape id="_x0000_i1621" type="#_x0000_t75" style="width:13.5pt;height:15.75pt" o:ole="">
            <v:imagedata r:id="rId1244" o:title=""/>
          </v:shape>
          <o:OLEObject Type="Embed" ProgID="Equation.3" ShapeID="_x0000_i1621" DrawAspect="Content" ObjectID="_1824385158" r:id="rId1245"/>
        </w:object>
      </w:r>
      <w:r w:rsidRPr="002F3CCA">
        <w:rPr>
          <w:szCs w:val="28"/>
        </w:rPr>
        <w:t xml:space="preserve"> (данное</w:t>
      </w:r>
      <w:r>
        <w:rPr>
          <w:szCs w:val="28"/>
        </w:rPr>
        <w:t xml:space="preserve"> различие </w:t>
      </w:r>
      <w:r w:rsidRPr="00F16C2D">
        <w:rPr>
          <w:szCs w:val="28"/>
        </w:rPr>
        <w:t xml:space="preserve">в эффекте Комптона </w:t>
      </w:r>
      <w:r>
        <w:rPr>
          <w:szCs w:val="28"/>
        </w:rPr>
        <w:t xml:space="preserve">вообще </w:t>
      </w:r>
      <w:r w:rsidRPr="00F16C2D">
        <w:rPr>
          <w:szCs w:val="28"/>
        </w:rPr>
        <w:t>не обнаруживается</w:t>
      </w:r>
      <w:r>
        <w:rPr>
          <w:szCs w:val="28"/>
        </w:rPr>
        <w:t>)</w:t>
      </w:r>
      <w:r w:rsidRPr="00F16C2D">
        <w:rPr>
          <w:szCs w:val="28"/>
        </w:rPr>
        <w:t>.</w:t>
      </w:r>
    </w:p>
    <w:p w:rsidR="00AD7D3C" w:rsidRPr="00F16C2D" w:rsidRDefault="00AD7D3C" w:rsidP="00110286">
      <w:r w:rsidRPr="002F3CCA">
        <w:t xml:space="preserve">Для атомов с малым атомным номером преобладают электроны, слабо связанные с атомами. Поэтому для таких элементов в основном наблюдается рассеяние фотонов на свободных электронах. Следовательно, для элементов с малыми номерами в таблице Менделеева, интенсивность смещенной компоненты </w:t>
      </w:r>
      <w:r w:rsidRPr="002F3CCA">
        <w:rPr>
          <w:position w:val="-6"/>
        </w:rPr>
        <w:object w:dxaOrig="279" w:dyaOrig="320" w14:anchorId="75CBF7B8">
          <v:shape id="_x0000_i1622" type="#_x0000_t75" style="width:18pt;height:17.25pt" o:ole="">
            <v:imagedata r:id="rId1242" o:title=""/>
          </v:shape>
          <o:OLEObject Type="Embed" ProgID="Equation.3" ShapeID="_x0000_i1622" DrawAspect="Content" ObjectID="_1824385159" r:id="rId1246"/>
        </w:object>
      </w:r>
      <w:r w:rsidRPr="002F3CCA">
        <w:t xml:space="preserve"> будет больше интенсивности несмещенной компоненты </w:t>
      </w:r>
      <w:r w:rsidRPr="002F3CCA">
        <w:rPr>
          <w:position w:val="-6"/>
        </w:rPr>
        <w:object w:dxaOrig="220" w:dyaOrig="300" w14:anchorId="45BC2379">
          <v:shape id="_x0000_i1623" type="#_x0000_t75" style="width:13.5pt;height:15.75pt" o:ole="">
            <v:imagedata r:id="rId1247" o:title=""/>
          </v:shape>
          <o:OLEObject Type="Embed" ProgID="Equation.3" ShapeID="_x0000_i1623" DrawAspect="Content" ObjectID="_1824385160" r:id="rId1248"/>
        </w:object>
      </w:r>
      <w:r w:rsidR="00110286">
        <w:t>(рис.</w:t>
      </w:r>
      <w:r w:rsidR="00110286">
        <w:rPr>
          <w:lang w:val="en-US"/>
        </w:rPr>
        <w:t> </w:t>
      </w:r>
      <w:r w:rsidR="00110286">
        <w:t>4.5,</w:t>
      </w:r>
      <w:r w:rsidR="00110286">
        <w:rPr>
          <w:lang w:val="en-US"/>
        </w:rPr>
        <w:t> </w:t>
      </w:r>
      <w:r w:rsidRPr="002F3CCA">
        <w:t>б). Для атомов с большими атомными номерами будет преобладать число электронов, сильно связанных с атомами, поэтому интенсивность несмещенно</w:t>
      </w:r>
      <w:r w:rsidR="00110286">
        <w:t>й компоненты будет больше (рис.</w:t>
      </w:r>
      <w:r w:rsidR="00110286">
        <w:rPr>
          <w:lang w:val="en-US"/>
        </w:rPr>
        <w:t> </w:t>
      </w:r>
      <w:r w:rsidRPr="002F3CCA">
        <w:t>4.5,</w:t>
      </w:r>
      <w:r w:rsidR="00110286">
        <w:rPr>
          <w:lang w:val="en-US"/>
        </w:rPr>
        <w:t> </w:t>
      </w:r>
      <w:r w:rsidR="00435F66" w:rsidRPr="00533674">
        <w:rPr>
          <w:i/>
        </w:rPr>
        <w:t>б</w:t>
      </w:r>
      <w:r w:rsidRPr="002F3CCA">
        <w:t>) [4].</w:t>
      </w:r>
    </w:p>
    <w:p w:rsidR="00AD7D3C" w:rsidRPr="00F16C2D" w:rsidRDefault="00AD7D3C" w:rsidP="00AD7D3C">
      <w:pPr>
        <w:pStyle w:val="20"/>
      </w:pPr>
      <w:bookmarkStart w:id="369" w:name="_Toc216773726"/>
      <w:bookmarkStart w:id="370" w:name="_Toc461574357"/>
      <w:bookmarkStart w:id="371" w:name="_Toc485459424"/>
      <w:bookmarkStart w:id="372" w:name="_Toc485534374"/>
      <w:r w:rsidRPr="00F16C2D">
        <w:t>4.</w:t>
      </w:r>
      <w:r w:rsidRPr="00F264A2">
        <w:t>4.</w:t>
      </w:r>
      <w:r w:rsidRPr="00F16C2D">
        <w:t xml:space="preserve"> Природа электромагнитного излучения</w:t>
      </w:r>
      <w:bookmarkEnd w:id="369"/>
      <w:r>
        <w:t>. Корпускулярно-волновой дуализм</w:t>
      </w:r>
      <w:bookmarkEnd w:id="370"/>
      <w:bookmarkEnd w:id="371"/>
      <w:bookmarkEnd w:id="372"/>
    </w:p>
    <w:p w:rsidR="00AD7D3C" w:rsidRDefault="00AD7D3C" w:rsidP="00AD7D3C">
      <w:pPr>
        <w:rPr>
          <w:szCs w:val="28"/>
        </w:rPr>
      </w:pPr>
      <w:r w:rsidRPr="000B5B0A">
        <w:rPr>
          <w:szCs w:val="28"/>
        </w:rPr>
        <w:t>С современной точки зрения ЭМИ представляет собой поток особых частиц, называемых фотонами. Фотоны обладают корпускулярно-волновым дуализмом [4], сочетая в себе свойства и частицы, и волны одновременно.</w:t>
      </w:r>
      <w:r w:rsidRPr="00F16C2D">
        <w:rPr>
          <w:szCs w:val="28"/>
        </w:rPr>
        <w:t xml:space="preserve"> Взаимосвязь корпускулярн</w:t>
      </w:r>
      <w:r>
        <w:rPr>
          <w:szCs w:val="28"/>
        </w:rPr>
        <w:t>ых</w:t>
      </w:r>
      <w:r w:rsidRPr="00F16C2D">
        <w:rPr>
          <w:szCs w:val="28"/>
        </w:rPr>
        <w:t xml:space="preserve"> и волнов</w:t>
      </w:r>
      <w:r>
        <w:rPr>
          <w:szCs w:val="28"/>
        </w:rPr>
        <w:t>ых</w:t>
      </w:r>
      <w:r w:rsidR="00675A3F">
        <w:rPr>
          <w:szCs w:val="28"/>
        </w:rPr>
        <w:t xml:space="preserve"> </w:t>
      </w:r>
      <w:r>
        <w:rPr>
          <w:szCs w:val="28"/>
        </w:rPr>
        <w:t>свойств</w:t>
      </w:r>
      <w:r w:rsidRPr="00F16C2D">
        <w:rPr>
          <w:szCs w:val="28"/>
        </w:rPr>
        <w:t xml:space="preserve"> можно видеть в записи энергии фотона (</w:t>
      </w:r>
      <w:r>
        <w:rPr>
          <w:szCs w:val="28"/>
        </w:rPr>
        <w:t>4</w:t>
      </w:r>
      <w:r w:rsidRPr="00F16C2D">
        <w:rPr>
          <w:szCs w:val="28"/>
        </w:rPr>
        <w:t>.18), где она выражается через волновые (длин</w:t>
      </w:r>
      <w:r>
        <w:rPr>
          <w:szCs w:val="28"/>
        </w:rPr>
        <w:t>а</w:t>
      </w:r>
      <w:r w:rsidRPr="00F16C2D">
        <w:rPr>
          <w:szCs w:val="28"/>
        </w:rPr>
        <w:t xml:space="preserve"> и частот</w:t>
      </w:r>
      <w:r>
        <w:rPr>
          <w:szCs w:val="28"/>
        </w:rPr>
        <w:t>а</w:t>
      </w:r>
      <w:r w:rsidRPr="00F16C2D">
        <w:rPr>
          <w:szCs w:val="28"/>
        </w:rPr>
        <w:t xml:space="preserve"> волны) и корпускулярные (масс</w:t>
      </w:r>
      <w:r>
        <w:rPr>
          <w:szCs w:val="28"/>
        </w:rPr>
        <w:t>а</w:t>
      </w:r>
      <w:r w:rsidRPr="00F16C2D">
        <w:rPr>
          <w:szCs w:val="28"/>
        </w:rPr>
        <w:t xml:space="preserve"> и импульс) свойства фотона. </w:t>
      </w:r>
      <w:r>
        <w:rPr>
          <w:szCs w:val="28"/>
        </w:rPr>
        <w:t>Из формулы (4.18) следует в</w:t>
      </w:r>
      <w:r w:rsidRPr="00F16C2D">
        <w:rPr>
          <w:szCs w:val="28"/>
        </w:rPr>
        <w:t>ыражение</w:t>
      </w:r>
      <w:r>
        <w:rPr>
          <w:szCs w:val="28"/>
        </w:rPr>
        <w:t>,</w:t>
      </w:r>
      <w:r w:rsidRPr="00F16C2D">
        <w:rPr>
          <w:szCs w:val="28"/>
        </w:rPr>
        <w:t xml:space="preserve"> наглядно отража</w:t>
      </w:r>
      <w:r>
        <w:rPr>
          <w:szCs w:val="28"/>
        </w:rPr>
        <w:t>ющее</w:t>
      </w:r>
      <w:r w:rsidRPr="00F16C2D">
        <w:rPr>
          <w:szCs w:val="28"/>
        </w:rPr>
        <w:t xml:space="preserve"> корпускулярно</w:t>
      </w:r>
      <w:r>
        <w:rPr>
          <w:szCs w:val="28"/>
        </w:rPr>
        <w:t>-</w:t>
      </w:r>
      <w:r w:rsidRPr="00F16C2D">
        <w:rPr>
          <w:szCs w:val="28"/>
        </w:rPr>
        <w:t xml:space="preserve">волновой дуализм </w:t>
      </w:r>
      <w:r>
        <w:rPr>
          <w:szCs w:val="28"/>
        </w:rPr>
        <w:t xml:space="preserve">фотона: </w:t>
      </w:r>
    </w:p>
    <w:p w:rsidR="00AD7D3C" w:rsidRPr="00F16C2D" w:rsidRDefault="00110286" w:rsidP="00110286">
      <w:pPr>
        <w:pStyle w:val="affc"/>
      </w:pPr>
      <w:r w:rsidRPr="00D57F37">
        <w:tab/>
      </w:r>
      <w:r w:rsidRPr="00110286">
        <w:rPr>
          <w:position w:val="-26"/>
        </w:rPr>
        <w:object w:dxaOrig="880" w:dyaOrig="700" w14:anchorId="0B64A6C6">
          <v:shape id="_x0000_i1624" type="#_x0000_t75" style="width:45.75pt;height:34.5pt" o:ole="">
            <v:imagedata r:id="rId1249" o:title=""/>
          </v:shape>
          <o:OLEObject Type="Embed" ProgID="Equation.3" ShapeID="_x0000_i1624" DrawAspect="Content" ObjectID="_1824385161" r:id="rId1250"/>
        </w:object>
      </w:r>
      <w:r w:rsidR="00AD7D3C">
        <w:t>.</w:t>
      </w:r>
      <w:r w:rsidR="00AD7D3C">
        <w:tab/>
      </w:r>
      <w:r w:rsidR="00AD7D3C" w:rsidRPr="00F16C2D">
        <w:t>(</w:t>
      </w:r>
      <w:r w:rsidR="00AD7D3C">
        <w:t>4.28</w:t>
      </w:r>
      <w:r w:rsidR="00AD7D3C" w:rsidRPr="00F16C2D">
        <w:t>)</w:t>
      </w:r>
    </w:p>
    <w:p w:rsidR="00AD7D3C" w:rsidRPr="00355573" w:rsidRDefault="00AD7D3C" w:rsidP="00AD7D3C">
      <w:pPr>
        <w:ind w:firstLine="708"/>
        <w:rPr>
          <w:szCs w:val="28"/>
        </w:rPr>
      </w:pPr>
      <w:r w:rsidRPr="00355573">
        <w:rPr>
          <w:szCs w:val="28"/>
        </w:rPr>
        <w:t xml:space="preserve">Перечислим свойства волны и частицы, которыми они обладают в классической механике: </w:t>
      </w:r>
    </w:p>
    <w:p w:rsidR="00AD7D3C" w:rsidRPr="00F16C2D" w:rsidRDefault="00AD7D3C" w:rsidP="00AD7D3C">
      <w:pPr>
        <w:ind w:firstLine="708"/>
        <w:rPr>
          <w:b/>
          <w:szCs w:val="28"/>
        </w:rPr>
      </w:pPr>
      <w:r w:rsidRPr="00355573">
        <w:rPr>
          <w:i/>
          <w:szCs w:val="28"/>
        </w:rPr>
        <w:t>Частица</w:t>
      </w:r>
      <w:r w:rsidRPr="00355573">
        <w:rPr>
          <w:szCs w:val="28"/>
        </w:rPr>
        <w:t xml:space="preserve">: 1) неделима во всех взаимодействиях; 2) имеет траекторию движения; 3) локализована в пространстве, </w:t>
      </w:r>
      <w:r w:rsidR="00B522C7">
        <w:rPr>
          <w:szCs w:val="28"/>
        </w:rPr>
        <w:t>т. е.</w:t>
      </w:r>
      <w:r w:rsidRPr="00355573">
        <w:rPr>
          <w:szCs w:val="28"/>
        </w:rPr>
        <w:t xml:space="preserve"> в данный момент времени занимает определенную точку пространства.</w:t>
      </w:r>
    </w:p>
    <w:p w:rsidR="000C5452" w:rsidRDefault="00AD7D3C" w:rsidP="002A09D8">
      <w:pPr>
        <w:ind w:firstLine="708"/>
        <w:rPr>
          <w:szCs w:val="28"/>
        </w:rPr>
      </w:pPr>
      <w:r w:rsidRPr="000B5B0A">
        <w:rPr>
          <w:i/>
          <w:szCs w:val="28"/>
        </w:rPr>
        <w:t>Волна:</w:t>
      </w:r>
      <w:r w:rsidRPr="000B5B0A">
        <w:rPr>
          <w:szCs w:val="28"/>
        </w:rPr>
        <w:t xml:space="preserve"> 1) делится; 2) не имеет</w:t>
      </w:r>
      <w:r w:rsidRPr="00F16C2D">
        <w:rPr>
          <w:szCs w:val="28"/>
        </w:rPr>
        <w:t xml:space="preserve"> траектории; 3) занимает все пространство.</w:t>
      </w:r>
    </w:p>
    <w:p w:rsidR="00C05312" w:rsidRDefault="00C05312" w:rsidP="00533674">
      <w:pPr>
        <w:pStyle w:val="af8"/>
      </w:pPr>
      <w:r>
        <w:rPr>
          <w:noProof/>
        </w:rPr>
        <w:drawing>
          <wp:inline distT="0" distB="0" distL="0" distR="0" wp14:anchorId="678EDDF0" wp14:editId="6EE52231">
            <wp:extent cx="3840480" cy="2254900"/>
            <wp:effectExtent l="1905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pic:cNvPicPr>
                      <a:picLocks noChangeAspect="1" noChangeArrowheads="1"/>
                    </pic:cNvPicPr>
                  </pic:nvPicPr>
                  <pic:blipFill>
                    <a:blip r:embed="rId1251" cstate="print">
                      <a:extLst>
                        <a:ext uri="{28A0092B-C50C-407E-A947-70E740481C1C}">
                          <a14:useLocalDpi xmlns:a14="http://schemas.microsoft.com/office/drawing/2010/main" val="0"/>
                        </a:ext>
                      </a:extLst>
                    </a:blip>
                    <a:srcRect/>
                    <a:stretch>
                      <a:fillRect/>
                    </a:stretch>
                  </pic:blipFill>
                  <pic:spPr bwMode="auto">
                    <a:xfrm>
                      <a:off x="0" y="0"/>
                      <a:ext cx="3841920" cy="2255746"/>
                    </a:xfrm>
                    <a:prstGeom prst="rect">
                      <a:avLst/>
                    </a:prstGeom>
                    <a:noFill/>
                    <a:ln>
                      <a:noFill/>
                    </a:ln>
                  </pic:spPr>
                </pic:pic>
              </a:graphicData>
            </a:graphic>
          </wp:inline>
        </w:drawing>
      </w:r>
    </w:p>
    <w:p w:rsidR="00AD7D3C" w:rsidRPr="00BF1544" w:rsidRDefault="00110286" w:rsidP="0005212F">
      <w:pPr>
        <w:pStyle w:val="af4"/>
      </w:pPr>
      <w:r>
        <w:t>Рис.</w:t>
      </w:r>
      <w:r>
        <w:rPr>
          <w:lang w:val="en-US"/>
        </w:rPr>
        <w:t> </w:t>
      </w:r>
      <w:r w:rsidR="00AD7D3C" w:rsidRPr="00BF1544">
        <w:t>4.6.</w:t>
      </w:r>
    </w:p>
    <w:p w:rsidR="00AD7D3C" w:rsidRPr="00F16C2D" w:rsidRDefault="00AD7D3C" w:rsidP="00AD7D3C">
      <w:pPr>
        <w:ind w:firstLine="708"/>
        <w:rPr>
          <w:szCs w:val="28"/>
        </w:rPr>
      </w:pPr>
      <w:r>
        <w:rPr>
          <w:szCs w:val="28"/>
        </w:rPr>
        <w:t xml:space="preserve">Рассмотрим прохождение фотоном щели </w:t>
      </w:r>
      <w:r w:rsidR="00110286">
        <w:rPr>
          <w:szCs w:val="28"/>
        </w:rPr>
        <w:t>(рис.</w:t>
      </w:r>
      <w:r w:rsidR="00110286">
        <w:rPr>
          <w:szCs w:val="28"/>
          <w:lang w:val="en-US"/>
        </w:rPr>
        <w:t> </w:t>
      </w:r>
      <w:r>
        <w:rPr>
          <w:szCs w:val="28"/>
        </w:rPr>
        <w:t>4</w:t>
      </w:r>
      <w:r w:rsidRPr="00F16C2D">
        <w:rPr>
          <w:szCs w:val="28"/>
        </w:rPr>
        <w:t>.</w:t>
      </w:r>
      <w:r>
        <w:rPr>
          <w:szCs w:val="28"/>
        </w:rPr>
        <w:t>6</w:t>
      </w:r>
      <w:r w:rsidR="00110286">
        <w:rPr>
          <w:szCs w:val="28"/>
        </w:rPr>
        <w:t>,</w:t>
      </w:r>
      <w:r w:rsidR="00110286">
        <w:rPr>
          <w:szCs w:val="28"/>
          <w:lang w:val="en-US"/>
        </w:rPr>
        <w:t> </w:t>
      </w:r>
      <w:r w:rsidR="00435F66" w:rsidRPr="00533674">
        <w:rPr>
          <w:i/>
          <w:szCs w:val="28"/>
        </w:rPr>
        <w:t>а</w:t>
      </w:r>
      <w:r w:rsidRPr="00F16C2D">
        <w:rPr>
          <w:szCs w:val="28"/>
        </w:rPr>
        <w:t>).</w:t>
      </w:r>
      <w:r>
        <w:rPr>
          <w:szCs w:val="28"/>
        </w:rPr>
        <w:t xml:space="preserve"> После щели фотон попадает </w:t>
      </w:r>
      <w:r w:rsidRPr="00F16C2D">
        <w:rPr>
          <w:szCs w:val="28"/>
        </w:rPr>
        <w:t xml:space="preserve">в определенную точку </w:t>
      </w:r>
      <w:r>
        <w:rPr>
          <w:szCs w:val="28"/>
        </w:rPr>
        <w:t xml:space="preserve">экрана (как частица фотон </w:t>
      </w:r>
      <w:r w:rsidRPr="00F16C2D">
        <w:rPr>
          <w:szCs w:val="28"/>
        </w:rPr>
        <w:t>является неделимым</w:t>
      </w:r>
      <w:r>
        <w:rPr>
          <w:szCs w:val="28"/>
        </w:rPr>
        <w:t>)</w:t>
      </w:r>
      <w:r w:rsidRPr="00F16C2D">
        <w:rPr>
          <w:szCs w:val="28"/>
        </w:rPr>
        <w:t xml:space="preserve">. </w:t>
      </w:r>
      <w:r w:rsidRPr="000B5B0A">
        <w:rPr>
          <w:szCs w:val="28"/>
        </w:rPr>
        <w:t>С другой стороны, фотон как волна испытывает явление дифракции и может отклониться на произвольный угол от первоначального направления движения. Вероятность отклонения на разные углы неодинакова. Наибольшая вероятность соответствует углам, при которых наблюдаются максимумы дифракционной картины, получаемой при накоплении достаточ</w:t>
      </w:r>
      <w:r w:rsidR="00110286">
        <w:rPr>
          <w:szCs w:val="28"/>
        </w:rPr>
        <w:t>но большого числа фотонов (рис.</w:t>
      </w:r>
      <w:r w:rsidR="00110286">
        <w:rPr>
          <w:szCs w:val="28"/>
          <w:lang w:val="en-US"/>
        </w:rPr>
        <w:t> </w:t>
      </w:r>
      <w:r w:rsidR="00110286">
        <w:rPr>
          <w:szCs w:val="28"/>
        </w:rPr>
        <w:t>4.6,</w:t>
      </w:r>
      <w:r w:rsidR="00110286">
        <w:rPr>
          <w:szCs w:val="28"/>
          <w:lang w:val="en-US"/>
        </w:rPr>
        <w:t> </w:t>
      </w:r>
      <w:r w:rsidR="00435F66" w:rsidRPr="00533674">
        <w:rPr>
          <w:i/>
          <w:szCs w:val="28"/>
        </w:rPr>
        <w:t>б</w:t>
      </w:r>
      <w:r w:rsidRPr="000B5B0A">
        <w:rPr>
          <w:szCs w:val="28"/>
        </w:rPr>
        <w:t>).</w:t>
      </w:r>
    </w:p>
    <w:p w:rsidR="00AD7D3C" w:rsidRPr="00F16C2D" w:rsidRDefault="00AD7D3C" w:rsidP="00AD7D3C">
      <w:pPr>
        <w:ind w:firstLine="708"/>
        <w:rPr>
          <w:szCs w:val="28"/>
        </w:rPr>
      </w:pPr>
      <w:r w:rsidRPr="00355573">
        <w:rPr>
          <w:szCs w:val="28"/>
        </w:rPr>
        <w:t>Волновые свойства у электромагнитного излучения (потока фотонов) проявляются в таких явлениях, как интерференция, дифракция и поляризация. Волновые же свойства отдельного фотона проявляются в вероятностном характере его поведения, они описывают вероятность его обнаружения в различных точках экрана (пространства). Эта особенность волновых свойств фотона является важной при построении квантовой механики [4].</w:t>
      </w:r>
    </w:p>
    <w:p w:rsidR="00012B5F" w:rsidRDefault="00AD7D3C" w:rsidP="002A09D8">
      <w:pPr>
        <w:ind w:firstLine="708"/>
        <w:rPr>
          <w:szCs w:val="28"/>
        </w:rPr>
      </w:pPr>
      <w:r>
        <w:rPr>
          <w:szCs w:val="28"/>
        </w:rPr>
        <w:t>П</w:t>
      </w:r>
      <w:r w:rsidRPr="00F16C2D">
        <w:rPr>
          <w:szCs w:val="28"/>
        </w:rPr>
        <w:t>ри увеличении частоты</w:t>
      </w:r>
      <w:r>
        <w:rPr>
          <w:szCs w:val="28"/>
        </w:rPr>
        <w:t xml:space="preserve"> фотона(</w:t>
      </w:r>
      <w:r w:rsidRPr="00F16C2D">
        <w:rPr>
          <w:szCs w:val="28"/>
        </w:rPr>
        <w:t>уменьшении его длины волны</w:t>
      </w:r>
      <w:r>
        <w:rPr>
          <w:szCs w:val="28"/>
        </w:rPr>
        <w:t xml:space="preserve">), </w:t>
      </w:r>
      <w:r w:rsidRPr="00355573">
        <w:rPr>
          <w:szCs w:val="28"/>
        </w:rPr>
        <w:t>все четче проявляются корпускулярные свойства электромагнитного излучения.</w:t>
      </w:r>
    </w:p>
    <w:p w:rsidR="00AD7D3C" w:rsidRPr="007D51E3" w:rsidRDefault="00AD7D3C" w:rsidP="007F4D86">
      <w:pPr>
        <w:pStyle w:val="3"/>
      </w:pPr>
      <w:bookmarkStart w:id="373" w:name="_Toc485459425"/>
      <w:bookmarkStart w:id="374" w:name="_Toc485534375"/>
      <w:bookmarkStart w:id="375" w:name="_Toc216773727"/>
      <w:r w:rsidRPr="00D33753">
        <w:t xml:space="preserve">Вопросы и задания для самоконтроля к лекции </w:t>
      </w:r>
      <w:r>
        <w:t>13</w:t>
      </w:r>
      <w:bookmarkEnd w:id="373"/>
      <w:bookmarkEnd w:id="374"/>
    </w:p>
    <w:p w:rsidR="00AD7D3C" w:rsidRDefault="00DE1E15" w:rsidP="002A09D8">
      <w:pPr>
        <w:tabs>
          <w:tab w:val="left" w:pos="1134"/>
        </w:tabs>
        <w:ind w:firstLine="709"/>
      </w:pPr>
      <w:bookmarkStart w:id="376" w:name="_Toc461574358"/>
      <w:bookmarkStart w:id="377" w:name="_Toc485459426"/>
      <w:r>
        <w:t>1.</w:t>
      </w:r>
      <w:r>
        <w:tab/>
      </w:r>
      <w:r w:rsidR="00AD7D3C">
        <w:t>Сформулируйте определение внешнего фотоэффекта. Опишите основные е</w:t>
      </w:r>
      <w:r w:rsidR="008A05CE">
        <w:t>е</w:t>
      </w:r>
      <w:r w:rsidR="00AD7D3C">
        <w:t xml:space="preserve"> закономерности.</w:t>
      </w:r>
      <w:bookmarkEnd w:id="376"/>
      <w:bookmarkEnd w:id="377"/>
    </w:p>
    <w:p w:rsidR="00AD7D3C" w:rsidRPr="00FE49BA" w:rsidRDefault="00DE1E15" w:rsidP="002A09D8">
      <w:pPr>
        <w:tabs>
          <w:tab w:val="left" w:pos="1134"/>
        </w:tabs>
        <w:ind w:firstLine="709"/>
      </w:pPr>
      <w:bookmarkStart w:id="378" w:name="_Toc461574359"/>
      <w:bookmarkStart w:id="379" w:name="_Toc485459427"/>
      <w:r>
        <w:t>2.</w:t>
      </w:r>
      <w:r>
        <w:tab/>
      </w:r>
      <w:r w:rsidR="00AD7D3C" w:rsidRPr="004C1800">
        <w:t xml:space="preserve">Как изменится кинетическая энергия выбитых фотоэлектронов, если при фотоэффекте увеличить частоту облучающего света, не изменяя общую </w:t>
      </w:r>
      <w:r w:rsidR="00AD7D3C" w:rsidRPr="00FE49BA">
        <w:t>интенсивность излучения?</w:t>
      </w:r>
      <w:bookmarkEnd w:id="378"/>
      <w:bookmarkEnd w:id="379"/>
    </w:p>
    <w:p w:rsidR="00AD7D3C" w:rsidRDefault="00C7610E" w:rsidP="002A09D8">
      <w:pPr>
        <w:tabs>
          <w:tab w:val="left" w:pos="1134"/>
        </w:tabs>
        <w:ind w:firstLine="709"/>
        <w:rPr>
          <w:szCs w:val="28"/>
        </w:rPr>
      </w:pPr>
      <w:r>
        <w:rPr>
          <w:szCs w:val="28"/>
        </w:rPr>
        <w:t>3.</w:t>
      </w:r>
      <w:r>
        <w:rPr>
          <w:szCs w:val="28"/>
        </w:rPr>
        <w:tab/>
      </w:r>
      <w:r w:rsidR="00AD7D3C">
        <w:rPr>
          <w:szCs w:val="28"/>
        </w:rPr>
        <w:t xml:space="preserve">Определите </w:t>
      </w:r>
      <w:r w:rsidR="00AD7D3C" w:rsidRPr="00FE49BA">
        <w:rPr>
          <w:szCs w:val="28"/>
        </w:rPr>
        <w:t>работ</w:t>
      </w:r>
      <w:r w:rsidR="00AD7D3C">
        <w:rPr>
          <w:szCs w:val="28"/>
        </w:rPr>
        <w:t>у</w:t>
      </w:r>
      <w:r w:rsidR="00AD7D3C" w:rsidRPr="00FE49BA">
        <w:rPr>
          <w:szCs w:val="28"/>
        </w:rPr>
        <w:t xml:space="preserve"> выхода электронов из катода</w:t>
      </w:r>
      <w:r w:rsidR="00AD7D3C">
        <w:rPr>
          <w:szCs w:val="28"/>
        </w:rPr>
        <w:t>, если к</w:t>
      </w:r>
      <w:r w:rsidR="00AD7D3C" w:rsidRPr="00FE49BA">
        <w:rPr>
          <w:szCs w:val="28"/>
        </w:rPr>
        <w:t xml:space="preserve">атод вакуумного фотоэлемента освещается </w:t>
      </w:r>
      <w:r w:rsidR="00AD7D3C">
        <w:rPr>
          <w:szCs w:val="28"/>
        </w:rPr>
        <w:t xml:space="preserve">светом с энергией квантов 9 эВ и </w:t>
      </w:r>
      <w:r w:rsidR="00AD7D3C" w:rsidRPr="00FE49BA">
        <w:rPr>
          <w:szCs w:val="28"/>
        </w:rPr>
        <w:t>фототок прекращается при подаче на фотоэлемент запирающего напряжения 3</w:t>
      </w:r>
      <w:r w:rsidR="002A09D8">
        <w:rPr>
          <w:szCs w:val="28"/>
        </w:rPr>
        <w:t> </w:t>
      </w:r>
      <w:r w:rsidR="00AD7D3C" w:rsidRPr="00FE49BA">
        <w:rPr>
          <w:szCs w:val="28"/>
        </w:rPr>
        <w:t>В</w:t>
      </w:r>
      <w:r w:rsidR="00AD7D3C">
        <w:rPr>
          <w:szCs w:val="28"/>
        </w:rPr>
        <w:t>.</w:t>
      </w:r>
    </w:p>
    <w:p w:rsidR="00AD7D3C" w:rsidRDefault="00C7610E" w:rsidP="002A09D8">
      <w:pPr>
        <w:tabs>
          <w:tab w:val="left" w:pos="1134"/>
        </w:tabs>
        <w:ind w:firstLine="709"/>
        <w:rPr>
          <w:szCs w:val="28"/>
        </w:rPr>
      </w:pPr>
      <w:r>
        <w:rPr>
          <w:szCs w:val="28"/>
        </w:rPr>
        <w:t>4.</w:t>
      </w:r>
      <w:r>
        <w:rPr>
          <w:szCs w:val="28"/>
        </w:rPr>
        <w:tab/>
      </w:r>
      <w:r w:rsidR="00AD7D3C">
        <w:rPr>
          <w:szCs w:val="28"/>
        </w:rPr>
        <w:t>Сформулируйте определение эффекта Комптона. Выведите формулу Комптона.</w:t>
      </w:r>
    </w:p>
    <w:p w:rsidR="00AD7D3C" w:rsidRPr="00BD2C10" w:rsidRDefault="00C7610E" w:rsidP="002A09D8">
      <w:pPr>
        <w:tabs>
          <w:tab w:val="left" w:pos="1134"/>
        </w:tabs>
        <w:ind w:firstLine="709"/>
        <w:rPr>
          <w:szCs w:val="28"/>
        </w:rPr>
      </w:pPr>
      <w:r>
        <w:rPr>
          <w:szCs w:val="28"/>
        </w:rPr>
        <w:t>5.</w:t>
      </w:r>
      <w:r>
        <w:rPr>
          <w:szCs w:val="28"/>
        </w:rPr>
        <w:tab/>
      </w:r>
      <w:r w:rsidR="00AD7D3C" w:rsidRPr="00BD2C10">
        <w:rPr>
          <w:szCs w:val="28"/>
        </w:rPr>
        <w:t>При комптоновском рассеянии энергия падающего фотона распределяется поровну между рассеянным фотоном и электроном отдачи. Угол рассеяния 90</w:t>
      </w:r>
      <w:r w:rsidR="00AD7D3C" w:rsidRPr="00BD2C10">
        <w:rPr>
          <w:szCs w:val="28"/>
          <w:vertAlign w:val="superscript"/>
        </w:rPr>
        <w:t>0</w:t>
      </w:r>
      <w:r w:rsidR="00AD7D3C" w:rsidRPr="00BD2C10">
        <w:rPr>
          <w:szCs w:val="28"/>
        </w:rPr>
        <w:t>. Найти энергию и импульс падающего фотона.</w:t>
      </w:r>
    </w:p>
    <w:p w:rsidR="00AD7D3C" w:rsidRPr="00BD2C10" w:rsidRDefault="00AD7D3C" w:rsidP="00C7610E">
      <w:pPr>
        <w:ind w:left="709" w:hanging="349"/>
        <w:rPr>
          <w:szCs w:val="28"/>
        </w:rPr>
      </w:pPr>
    </w:p>
    <w:p w:rsidR="00AD7D3C" w:rsidRDefault="00AD7D3C" w:rsidP="00AD7D3C">
      <w:pPr>
        <w:pStyle w:val="1"/>
        <w:spacing w:before="240" w:after="240"/>
      </w:pPr>
      <w:r>
        <w:br w:type="page"/>
      </w:r>
      <w:bookmarkEnd w:id="375"/>
    </w:p>
    <w:p w:rsidR="00181E63" w:rsidRDefault="007F4D86" w:rsidP="00181E63">
      <w:pPr>
        <w:pStyle w:val="1"/>
      </w:pPr>
      <w:bookmarkStart w:id="380" w:name="_Toc485534376"/>
      <w:bookmarkStart w:id="381" w:name="_Toc216773729"/>
      <w:r w:rsidRPr="00F16C2D">
        <w:t>Элементы квантовой механики</w:t>
      </w:r>
      <w:bookmarkEnd w:id="380"/>
    </w:p>
    <w:p w:rsidR="00181E63" w:rsidRDefault="00181E63" w:rsidP="00181E63">
      <w:pPr>
        <w:pStyle w:val="1"/>
      </w:pPr>
      <w:bookmarkStart w:id="382" w:name="_Toc485534377"/>
      <w:r w:rsidRPr="0059229C">
        <w:t>Лекция 1</w:t>
      </w:r>
      <w:r w:rsidR="007F4D86">
        <w:t>4</w:t>
      </w:r>
      <w:bookmarkEnd w:id="382"/>
    </w:p>
    <w:p w:rsidR="00AD7D3C" w:rsidRPr="00A970CD" w:rsidRDefault="00181E63" w:rsidP="007F4D86">
      <w:pPr>
        <w:rPr>
          <w:szCs w:val="28"/>
        </w:rPr>
      </w:pPr>
      <w:r w:rsidRPr="00C62FE9">
        <w:rPr>
          <w:b/>
        </w:rPr>
        <w:t>Основные понятия и законы</w:t>
      </w:r>
      <w:r w:rsidRPr="00C62FE9">
        <w:t>, которые должны быть освоены в ходе</w:t>
      </w:r>
      <w:bookmarkStart w:id="383" w:name="_Toc461574361"/>
      <w:bookmarkStart w:id="384" w:name="_Toc485459429"/>
      <w:r w:rsidR="0091700D">
        <w:t xml:space="preserve"> </w:t>
      </w:r>
      <w:r w:rsidR="00AD7D3C" w:rsidRPr="00E44319">
        <w:rPr>
          <w:szCs w:val="28"/>
        </w:rPr>
        <w:t>лекции:</w:t>
      </w:r>
      <w:r w:rsidR="00AD7D3C">
        <w:rPr>
          <w:szCs w:val="28"/>
        </w:rPr>
        <w:t xml:space="preserve"> гипотеза де Бройля, волны де Бройля, длина волны де Бройля, микрочастица; соотношения неопределенностей Гейзенберга, сопряженные величины; волновая функция, плотность вероятности, условие нормировки для волновой функции; </w:t>
      </w:r>
      <w:r w:rsidR="00AD7D3C" w:rsidRPr="00E11633">
        <w:rPr>
          <w:szCs w:val="28"/>
        </w:rPr>
        <w:t>уравнение Шредингера.</w:t>
      </w:r>
      <w:bookmarkEnd w:id="383"/>
      <w:bookmarkEnd w:id="384"/>
    </w:p>
    <w:p w:rsidR="00AD7D3C" w:rsidRPr="00F16C2D" w:rsidRDefault="00AD7D3C" w:rsidP="00AD7D3C">
      <w:pPr>
        <w:pStyle w:val="20"/>
      </w:pPr>
      <w:bookmarkStart w:id="385" w:name="_Toc461574362"/>
      <w:bookmarkStart w:id="386" w:name="_Toc485459430"/>
      <w:bookmarkStart w:id="387" w:name="_Toc485534378"/>
      <w:r>
        <w:t>5</w:t>
      </w:r>
      <w:r w:rsidRPr="00F16C2D">
        <w:t xml:space="preserve">.1. </w:t>
      </w:r>
      <w:r>
        <w:t>Гипотеза</w:t>
      </w:r>
      <w:r w:rsidRPr="00F16C2D">
        <w:t xml:space="preserve"> де Бройля. Опыты, подтверждающие волновые свойства микрочастиц</w:t>
      </w:r>
      <w:bookmarkEnd w:id="381"/>
      <w:bookmarkEnd w:id="385"/>
      <w:bookmarkEnd w:id="386"/>
      <w:bookmarkEnd w:id="387"/>
    </w:p>
    <w:p w:rsidR="00AD7D3C" w:rsidRPr="00F16C2D" w:rsidRDefault="00AD7D3C" w:rsidP="00AD7D3C">
      <w:pPr>
        <w:spacing w:line="324" w:lineRule="auto"/>
        <w:ind w:firstLine="708"/>
        <w:rPr>
          <w:szCs w:val="28"/>
        </w:rPr>
      </w:pPr>
      <w:r w:rsidRPr="00F16C2D">
        <w:rPr>
          <w:szCs w:val="28"/>
        </w:rPr>
        <w:t xml:space="preserve">В начале двадцатого века сложилась ситуация, при которой физическая теория не могла объяснить строения атомов, их спектры излучения и много других фактов, связанных с микромиром. </w:t>
      </w:r>
    </w:p>
    <w:p w:rsidR="00AD7D3C" w:rsidRPr="00F16C2D" w:rsidRDefault="00AD7D3C" w:rsidP="00AD7D3C">
      <w:pPr>
        <w:spacing w:line="324" w:lineRule="auto"/>
        <w:ind w:firstLine="708"/>
        <w:rPr>
          <w:szCs w:val="28"/>
        </w:rPr>
      </w:pPr>
      <w:r w:rsidRPr="00F16C2D">
        <w:rPr>
          <w:szCs w:val="28"/>
        </w:rPr>
        <w:t xml:space="preserve">В то время </w:t>
      </w:r>
      <w:r>
        <w:rPr>
          <w:szCs w:val="28"/>
        </w:rPr>
        <w:t xml:space="preserve">уже </w:t>
      </w:r>
      <w:r w:rsidRPr="00F16C2D">
        <w:rPr>
          <w:szCs w:val="28"/>
        </w:rPr>
        <w:t>было известно, что электромагнитное излучение обладает корпускулярно</w:t>
      </w:r>
      <w:r>
        <w:rPr>
          <w:szCs w:val="28"/>
        </w:rPr>
        <w:t xml:space="preserve"> –</w:t>
      </w:r>
      <w:r w:rsidRPr="00F16C2D">
        <w:rPr>
          <w:szCs w:val="28"/>
        </w:rPr>
        <w:t xml:space="preserve"> волновым дуализмом</w:t>
      </w:r>
      <w:r>
        <w:rPr>
          <w:szCs w:val="28"/>
        </w:rPr>
        <w:t>:</w:t>
      </w:r>
      <w:r w:rsidRPr="00F16C2D">
        <w:rPr>
          <w:szCs w:val="28"/>
        </w:rPr>
        <w:t xml:space="preserve"> представляет собой поток особых частиц</w:t>
      </w:r>
      <w:r>
        <w:rPr>
          <w:szCs w:val="28"/>
        </w:rPr>
        <w:t xml:space="preserve"> –</w:t>
      </w:r>
      <w:r w:rsidRPr="00F16C2D">
        <w:rPr>
          <w:szCs w:val="28"/>
        </w:rPr>
        <w:t xml:space="preserve"> фотонов, которые сочетают в себе свойства и частицы</w:t>
      </w:r>
      <w:r>
        <w:rPr>
          <w:szCs w:val="28"/>
        </w:rPr>
        <w:t>,</w:t>
      </w:r>
      <w:r w:rsidRPr="00F16C2D">
        <w:rPr>
          <w:szCs w:val="28"/>
        </w:rPr>
        <w:t xml:space="preserve"> и волны</w:t>
      </w:r>
      <w:r>
        <w:rPr>
          <w:szCs w:val="28"/>
        </w:rPr>
        <w:t>.</w:t>
      </w:r>
    </w:p>
    <w:p w:rsidR="00AD7D3C" w:rsidRPr="00F16C2D" w:rsidRDefault="00AD7D3C" w:rsidP="00AD7D3C">
      <w:pPr>
        <w:spacing w:line="324" w:lineRule="auto"/>
        <w:ind w:firstLine="708"/>
        <w:rPr>
          <w:szCs w:val="28"/>
        </w:rPr>
      </w:pPr>
      <w:r w:rsidRPr="00F16C2D">
        <w:rPr>
          <w:szCs w:val="28"/>
        </w:rPr>
        <w:t xml:space="preserve">В </w:t>
      </w:r>
      <w:smartTag w:uri="urn:schemas-microsoft-com:office:smarttags" w:element="metricconverter">
        <w:smartTagPr>
          <w:attr w:name="ProductID" w:val="1927 г"/>
        </w:smartTagPr>
        <w:r w:rsidRPr="00F16C2D">
          <w:rPr>
            <w:szCs w:val="28"/>
          </w:rPr>
          <w:t>1927 г</w:t>
        </w:r>
      </w:smartTag>
      <w:r w:rsidRPr="00F16C2D">
        <w:rPr>
          <w:szCs w:val="28"/>
        </w:rPr>
        <w:t xml:space="preserve">. французский физик Луи </w:t>
      </w:r>
      <w:r>
        <w:rPr>
          <w:szCs w:val="28"/>
        </w:rPr>
        <w:t>де Бройль выдвинул гипотезу о том, что корпускулярно-</w:t>
      </w:r>
      <w:r w:rsidRPr="00F16C2D">
        <w:rPr>
          <w:szCs w:val="28"/>
        </w:rPr>
        <w:t xml:space="preserve">волновой дуализм </w:t>
      </w:r>
      <w:r>
        <w:rPr>
          <w:szCs w:val="28"/>
        </w:rPr>
        <w:t xml:space="preserve">присущ не только свету, но и всем частицам </w:t>
      </w:r>
      <w:r w:rsidRPr="00F16C2D">
        <w:rPr>
          <w:szCs w:val="28"/>
        </w:rPr>
        <w:t xml:space="preserve">материи. </w:t>
      </w:r>
      <w:r>
        <w:rPr>
          <w:szCs w:val="28"/>
        </w:rPr>
        <w:t>С</w:t>
      </w:r>
      <w:r w:rsidRPr="00F16C2D">
        <w:rPr>
          <w:szCs w:val="28"/>
        </w:rPr>
        <w:t>огласно</w:t>
      </w:r>
      <w:r w:rsidR="0091700D">
        <w:rPr>
          <w:szCs w:val="28"/>
        </w:rPr>
        <w:t xml:space="preserve"> </w:t>
      </w:r>
      <w:r w:rsidRPr="0008301E">
        <w:rPr>
          <w:i/>
          <w:szCs w:val="28"/>
        </w:rPr>
        <w:t>гипотезе де Бройля</w:t>
      </w:r>
      <w:r>
        <w:rPr>
          <w:szCs w:val="28"/>
        </w:rPr>
        <w:t>:</w:t>
      </w:r>
      <w:r w:rsidR="0091700D">
        <w:rPr>
          <w:szCs w:val="28"/>
        </w:rPr>
        <w:t xml:space="preserve"> </w:t>
      </w:r>
      <w:r w:rsidRPr="0008301E">
        <w:rPr>
          <w:i/>
          <w:szCs w:val="28"/>
        </w:rPr>
        <w:t xml:space="preserve">каждой частице материи массы </w:t>
      </w:r>
      <w:r w:rsidRPr="0008301E">
        <w:rPr>
          <w:i/>
          <w:szCs w:val="28"/>
          <w:lang w:val="en-US"/>
        </w:rPr>
        <w:t>m</w:t>
      </w:r>
      <w:r w:rsidRPr="0008301E">
        <w:rPr>
          <w:i/>
          <w:szCs w:val="28"/>
        </w:rPr>
        <w:t xml:space="preserve">, движущейся со скоростью </w:t>
      </w:r>
      <w:r w:rsidRPr="0008301E">
        <w:rPr>
          <w:i/>
          <w:position w:val="-6"/>
          <w:szCs w:val="28"/>
        </w:rPr>
        <w:object w:dxaOrig="220" w:dyaOrig="300" w14:anchorId="3A504BBE">
          <v:shape id="_x0000_i1625" type="#_x0000_t75" style="width:10.5pt;height:15.75pt" o:ole="">
            <v:imagedata r:id="rId1252" o:title=""/>
          </v:shape>
          <o:OLEObject Type="Embed" ProgID="Equation.3" ShapeID="_x0000_i1625" DrawAspect="Content" ObjectID="_1824385162" r:id="rId1253"/>
        </w:object>
      </w:r>
      <w:r>
        <w:rPr>
          <w:i/>
          <w:szCs w:val="28"/>
        </w:rPr>
        <w:t xml:space="preserve"> (обладающей импульсом)</w:t>
      </w:r>
      <w:r w:rsidRPr="0008301E">
        <w:rPr>
          <w:i/>
          <w:szCs w:val="28"/>
        </w:rPr>
        <w:t>, можно поставить в соответствие волновой процесс</w:t>
      </w:r>
      <w:r w:rsidRPr="00F16C2D">
        <w:rPr>
          <w:szCs w:val="28"/>
        </w:rPr>
        <w:t xml:space="preserve">, длина волны которого рассчитывается по формуле </w:t>
      </w:r>
    </w:p>
    <w:p w:rsidR="00AD7D3C" w:rsidRPr="00F16C2D" w:rsidRDefault="00635E40" w:rsidP="00635E40">
      <w:pPr>
        <w:pStyle w:val="affc"/>
      </w:pPr>
      <w:r w:rsidRPr="00D57F37">
        <w:tab/>
      </w:r>
      <w:r w:rsidRPr="00635E40">
        <w:rPr>
          <w:position w:val="-32"/>
        </w:rPr>
        <w:object w:dxaOrig="1579" w:dyaOrig="760" w14:anchorId="41619DC7">
          <v:shape id="_x0000_i1626" type="#_x0000_t75" style="width:79.5pt;height:38.25pt" o:ole="">
            <v:imagedata r:id="rId1254" o:title=""/>
          </v:shape>
          <o:OLEObject Type="Embed" ProgID="Equation.3" ShapeID="_x0000_i1626" DrawAspect="Content" ObjectID="_1824385163" r:id="rId1255"/>
        </w:object>
      </w:r>
      <w:r w:rsidR="00AD7D3C">
        <w:t>.</w:t>
      </w:r>
      <w:r w:rsidR="00AD7D3C">
        <w:tab/>
      </w:r>
      <w:r w:rsidR="00AD7D3C" w:rsidRPr="00F16C2D">
        <w:t>(</w:t>
      </w:r>
      <w:r w:rsidR="00AD7D3C">
        <w:t>5</w:t>
      </w:r>
      <w:r w:rsidR="00AD7D3C" w:rsidRPr="00F16C2D">
        <w:t>.</w:t>
      </w:r>
      <w:r w:rsidR="00AD7D3C">
        <w:t>1</w:t>
      </w:r>
      <w:r w:rsidR="00AD7D3C" w:rsidRPr="00F16C2D">
        <w:t>)</w:t>
      </w:r>
    </w:p>
    <w:p w:rsidR="00AD7D3C" w:rsidRPr="00F16C2D" w:rsidRDefault="00AD7D3C" w:rsidP="00AD7D3C">
      <w:pPr>
        <w:spacing w:line="324" w:lineRule="auto"/>
        <w:ind w:firstLine="708"/>
        <w:rPr>
          <w:szCs w:val="28"/>
        </w:rPr>
      </w:pPr>
      <w:r w:rsidRPr="00F16C2D">
        <w:rPr>
          <w:szCs w:val="28"/>
        </w:rPr>
        <w:t xml:space="preserve">Волны, которые соответствуют движущейся частице, получили название </w:t>
      </w:r>
      <w:r w:rsidRPr="0008301E">
        <w:rPr>
          <w:i/>
          <w:szCs w:val="28"/>
        </w:rPr>
        <w:t>волн де Бройля</w:t>
      </w:r>
      <w:r w:rsidRPr="00F16C2D">
        <w:rPr>
          <w:szCs w:val="28"/>
        </w:rPr>
        <w:t xml:space="preserve">, а их длина </w:t>
      </w:r>
      <w:r>
        <w:rPr>
          <w:szCs w:val="28"/>
        </w:rPr>
        <w:t>–</w:t>
      </w:r>
      <w:r w:rsidR="001574C6">
        <w:rPr>
          <w:szCs w:val="28"/>
        </w:rPr>
        <w:t xml:space="preserve"> </w:t>
      </w:r>
      <w:r w:rsidRPr="0008301E">
        <w:rPr>
          <w:i/>
          <w:szCs w:val="28"/>
        </w:rPr>
        <w:t>длина волны де Бройля</w:t>
      </w:r>
      <w:r w:rsidRPr="00F16C2D">
        <w:rPr>
          <w:szCs w:val="28"/>
        </w:rPr>
        <w:t xml:space="preserve">. </w:t>
      </w:r>
    </w:p>
    <w:p w:rsidR="00AD7D3C" w:rsidRPr="0009642F" w:rsidRDefault="00AD7D3C" w:rsidP="00AD7D3C">
      <w:pPr>
        <w:ind w:firstLine="708"/>
        <w:rPr>
          <w:i/>
          <w:szCs w:val="28"/>
        </w:rPr>
      </w:pPr>
      <w:r w:rsidRPr="00F16C2D">
        <w:rPr>
          <w:szCs w:val="28"/>
        </w:rPr>
        <w:t xml:space="preserve">Экспериментально можно обнаружить волны с длиной </w:t>
      </w:r>
      <w:r w:rsidRPr="00F16C2D">
        <w:rPr>
          <w:position w:val="-6"/>
          <w:szCs w:val="28"/>
        </w:rPr>
        <w:object w:dxaOrig="220" w:dyaOrig="300" w14:anchorId="66E8210B">
          <v:shape id="_x0000_i1627" type="#_x0000_t75" style="width:10.5pt;height:15.75pt" o:ole="">
            <v:imagedata r:id="rId1256" o:title=""/>
          </v:shape>
          <o:OLEObject Type="Embed" ProgID="Equation.3" ShapeID="_x0000_i1627" DrawAspect="Content" ObjectID="_1824385164" r:id="rId1257"/>
        </w:object>
      </w:r>
      <w:r w:rsidR="001574C6">
        <w:rPr>
          <w:szCs w:val="28"/>
        </w:rPr>
        <w:t xml:space="preserve"> </w:t>
      </w:r>
      <w:r w:rsidRPr="00F16C2D">
        <w:rPr>
          <w:szCs w:val="28"/>
        </w:rPr>
        <w:t>&gt;</w:t>
      </w:r>
      <w:r w:rsidR="001574C6">
        <w:rPr>
          <w:szCs w:val="28"/>
        </w:rPr>
        <w:t xml:space="preserve"> </w:t>
      </w:r>
      <w:r w:rsidRPr="00F16C2D">
        <w:rPr>
          <w:position w:val="-6"/>
          <w:szCs w:val="28"/>
        </w:rPr>
        <w:object w:dxaOrig="720" w:dyaOrig="320" w14:anchorId="6A87A0AC">
          <v:shape id="_x0000_i1628" type="#_x0000_t75" style="width:36pt;height:16.5pt" o:ole="">
            <v:imagedata r:id="rId1258" o:title=""/>
          </v:shape>
          <o:OLEObject Type="Embed" ProgID="Equation.3" ShapeID="_x0000_i1628" DrawAspect="Content" ObjectID="_1824385165" r:id="rId1259"/>
        </w:object>
      </w:r>
      <w:r w:rsidRPr="00F16C2D">
        <w:rPr>
          <w:szCs w:val="28"/>
        </w:rPr>
        <w:t xml:space="preserve"> м. Частицы, для которых можно на эксперименте обнаружить волновые свойства, называ</w:t>
      </w:r>
      <w:r>
        <w:rPr>
          <w:szCs w:val="28"/>
        </w:rPr>
        <w:t>ют</w:t>
      </w:r>
      <w:r w:rsidR="0091700D">
        <w:rPr>
          <w:szCs w:val="28"/>
        </w:rPr>
        <w:t xml:space="preserve"> </w:t>
      </w:r>
      <w:r>
        <w:rPr>
          <w:i/>
          <w:szCs w:val="28"/>
        </w:rPr>
        <w:t xml:space="preserve">микрочастицами, </w:t>
      </w:r>
      <w:r w:rsidRPr="00697D82">
        <w:rPr>
          <w:szCs w:val="28"/>
        </w:rPr>
        <w:t xml:space="preserve">а частицы, волновые свойства которых обнаружить не удается </w:t>
      </w:r>
      <w:r>
        <w:rPr>
          <w:szCs w:val="28"/>
        </w:rPr>
        <w:t>–</w:t>
      </w:r>
      <w:r w:rsidR="0091700D">
        <w:rPr>
          <w:szCs w:val="28"/>
        </w:rPr>
        <w:t xml:space="preserve"> </w:t>
      </w:r>
      <w:r>
        <w:rPr>
          <w:i/>
          <w:szCs w:val="28"/>
        </w:rPr>
        <w:t xml:space="preserve">макрочастицами. </w:t>
      </w:r>
      <w:r w:rsidR="00635E40">
        <w:rPr>
          <w:szCs w:val="28"/>
        </w:rPr>
        <w:t>Так,</w:t>
      </w:r>
      <w:r>
        <w:rPr>
          <w:szCs w:val="28"/>
        </w:rPr>
        <w:t xml:space="preserve"> например, длина волны де Бройля для пули</w:t>
      </w:r>
      <w:r w:rsidRPr="00F16C2D">
        <w:rPr>
          <w:szCs w:val="28"/>
        </w:rPr>
        <w:t xml:space="preserve"> массой </w:t>
      </w:r>
      <w:r w:rsidRPr="00F16C2D">
        <w:rPr>
          <w:position w:val="-6"/>
          <w:szCs w:val="28"/>
        </w:rPr>
        <w:object w:dxaOrig="1040" w:dyaOrig="360" w14:anchorId="50ED7284">
          <v:shape id="_x0000_i1629" type="#_x0000_t75" style="width:51.75pt;height:18pt" o:ole="">
            <v:imagedata r:id="rId1260" o:title=""/>
          </v:shape>
          <o:OLEObject Type="Embed" ProgID="Equation.3" ShapeID="_x0000_i1629" DrawAspect="Content" ObjectID="_1824385166" r:id="rId1261"/>
        </w:object>
      </w:r>
      <w:r w:rsidRPr="00F16C2D">
        <w:rPr>
          <w:szCs w:val="28"/>
        </w:rPr>
        <w:t xml:space="preserve">, </w:t>
      </w:r>
      <w:r>
        <w:rPr>
          <w:szCs w:val="28"/>
        </w:rPr>
        <w:t>летящей</w:t>
      </w:r>
      <w:r w:rsidRPr="00F16C2D">
        <w:rPr>
          <w:szCs w:val="28"/>
        </w:rPr>
        <w:t xml:space="preserve"> со скоростью </w:t>
      </w:r>
      <w:r w:rsidRPr="00F16C2D">
        <w:rPr>
          <w:position w:val="-6"/>
          <w:szCs w:val="28"/>
        </w:rPr>
        <w:object w:dxaOrig="1420" w:dyaOrig="360" w14:anchorId="663C343A">
          <v:shape id="_x0000_i1630" type="#_x0000_t75" style="width:71.25pt;height:18pt" o:ole="">
            <v:imagedata r:id="rId1262" o:title=""/>
          </v:shape>
          <o:OLEObject Type="Embed" ProgID="Equation.3" ShapeID="_x0000_i1630" DrawAspect="Content" ObjectID="_1824385167" r:id="rId1263"/>
        </w:object>
      </w:r>
      <w:r w:rsidRPr="00F16C2D">
        <w:rPr>
          <w:szCs w:val="28"/>
        </w:rPr>
        <w:t>, составл</w:t>
      </w:r>
      <w:r>
        <w:rPr>
          <w:szCs w:val="28"/>
        </w:rPr>
        <w:t xml:space="preserve">яет </w:t>
      </w:r>
      <w:r w:rsidR="00635E40" w:rsidRPr="0008301E">
        <w:rPr>
          <w:position w:val="-12"/>
          <w:szCs w:val="28"/>
        </w:rPr>
        <w:object w:dxaOrig="1980" w:dyaOrig="560" w14:anchorId="65FC77CA">
          <v:shape id="_x0000_i1631" type="#_x0000_t75" style="width:100.5pt;height:28.5pt" o:ole="">
            <v:imagedata r:id="rId1264" o:title=""/>
          </v:shape>
          <o:OLEObject Type="Embed" ProgID="Equation.3" ShapeID="_x0000_i1631" DrawAspect="Content" ObjectID="_1824385168" r:id="rId1265"/>
        </w:object>
      </w:r>
      <w:r>
        <w:rPr>
          <w:szCs w:val="28"/>
        </w:rPr>
        <w:t xml:space="preserve">. Таким </w:t>
      </w:r>
      <w:r w:rsidR="00635E40">
        <w:rPr>
          <w:szCs w:val="28"/>
        </w:rPr>
        <w:t>образом,</w:t>
      </w:r>
      <w:r>
        <w:rPr>
          <w:szCs w:val="28"/>
        </w:rPr>
        <w:t xml:space="preserve"> пуля волновых свойств не проявляет и к описанию ее движения следует применять законы классической механики.</w:t>
      </w:r>
      <w:r w:rsidR="001574C6">
        <w:rPr>
          <w:szCs w:val="28"/>
        </w:rPr>
        <w:t xml:space="preserve"> </w:t>
      </w:r>
      <w:r>
        <w:rPr>
          <w:szCs w:val="28"/>
        </w:rPr>
        <w:t>Однако для</w:t>
      </w:r>
      <w:r w:rsidRPr="00F16C2D">
        <w:rPr>
          <w:szCs w:val="28"/>
        </w:rPr>
        <w:t xml:space="preserve"> частиц малой массы</w:t>
      </w:r>
      <w:r>
        <w:rPr>
          <w:szCs w:val="28"/>
        </w:rPr>
        <w:t>, движущихся с большими скоростями, длина волны де Бройля может стать сравнимой с той, которую можно обнаружить экспериментально. Волновые свойства таких частиц нужно учитывать и для описания их движения применяют законы квантовой механики. Необходимо отметить, что одна и та же частица в одних явлениях проявляет волновые свойства, а в других –</w:t>
      </w:r>
      <w:r w:rsidR="007940DB">
        <w:rPr>
          <w:szCs w:val="28"/>
        </w:rPr>
        <w:t xml:space="preserve"> </w:t>
      </w:r>
      <w:r>
        <w:rPr>
          <w:szCs w:val="28"/>
        </w:rPr>
        <w:t xml:space="preserve">не проявляет. </w:t>
      </w:r>
    </w:p>
    <w:p w:rsidR="00AD7D3C" w:rsidRPr="00F16C2D" w:rsidRDefault="00AD7D3C" w:rsidP="00AD7D3C">
      <w:pPr>
        <w:ind w:firstLine="708"/>
        <w:rPr>
          <w:szCs w:val="28"/>
        </w:rPr>
      </w:pPr>
      <w:r>
        <w:rPr>
          <w:szCs w:val="28"/>
        </w:rPr>
        <w:t>Для</w:t>
      </w:r>
      <w:r w:rsidRPr="00F16C2D">
        <w:rPr>
          <w:szCs w:val="28"/>
        </w:rPr>
        <w:t xml:space="preserve"> обнаружени</w:t>
      </w:r>
      <w:r>
        <w:rPr>
          <w:szCs w:val="28"/>
        </w:rPr>
        <w:t>я</w:t>
      </w:r>
      <w:r w:rsidRPr="00F16C2D">
        <w:rPr>
          <w:szCs w:val="28"/>
        </w:rPr>
        <w:t xml:space="preserve"> волновых свойств у микрочастиц</w:t>
      </w:r>
      <w:r>
        <w:rPr>
          <w:szCs w:val="28"/>
        </w:rPr>
        <w:t xml:space="preserve"> б</w:t>
      </w:r>
      <w:r w:rsidRPr="00F16C2D">
        <w:rPr>
          <w:szCs w:val="28"/>
        </w:rPr>
        <w:t xml:space="preserve">ыл поставлен ряд опытов. Рассмотрим </w:t>
      </w:r>
      <w:r>
        <w:rPr>
          <w:szCs w:val="28"/>
        </w:rPr>
        <w:t>наиболее важные из них.</w:t>
      </w:r>
    </w:p>
    <w:p w:rsidR="00AD7D3C" w:rsidRDefault="00AD7D3C" w:rsidP="00AD7D3C">
      <w:pPr>
        <w:rPr>
          <w:szCs w:val="28"/>
        </w:rPr>
      </w:pPr>
      <w:r w:rsidRPr="0009642F">
        <w:rPr>
          <w:i/>
          <w:szCs w:val="28"/>
        </w:rPr>
        <w:t>1.</w:t>
      </w:r>
      <w:r w:rsidR="00D83D36">
        <w:rPr>
          <w:i/>
          <w:szCs w:val="28"/>
        </w:rPr>
        <w:t> </w:t>
      </w:r>
      <w:r w:rsidRPr="0009642F">
        <w:rPr>
          <w:i/>
          <w:szCs w:val="28"/>
        </w:rPr>
        <w:t>Опыты Девиссона и Джермера</w:t>
      </w:r>
      <w:r w:rsidRPr="00F16C2D">
        <w:rPr>
          <w:szCs w:val="28"/>
        </w:rPr>
        <w:t xml:space="preserve"> (</w:t>
      </w:r>
      <w:smartTag w:uri="urn:schemas-microsoft-com:office:smarttags" w:element="metricconverter">
        <w:smartTagPr>
          <w:attr w:name="ProductID" w:val="1927 г"/>
        </w:smartTagPr>
        <w:r w:rsidRPr="00F16C2D">
          <w:rPr>
            <w:szCs w:val="28"/>
          </w:rPr>
          <w:t>1927 г</w:t>
        </w:r>
      </w:smartTag>
      <w:r w:rsidRPr="00EB4582">
        <w:rPr>
          <w:szCs w:val="28"/>
        </w:rPr>
        <w:t>.</w:t>
      </w:r>
      <w:r w:rsidRPr="00F16C2D">
        <w:rPr>
          <w:szCs w:val="28"/>
        </w:rPr>
        <w:t xml:space="preserve">). С помощью электронной пушки формировался пучок электронов с постоянной скоростью </w:t>
      </w:r>
      <w:r w:rsidRPr="00F16C2D">
        <w:rPr>
          <w:position w:val="-6"/>
          <w:szCs w:val="28"/>
        </w:rPr>
        <w:object w:dxaOrig="220" w:dyaOrig="240" w14:anchorId="0F9F2772">
          <v:shape id="_x0000_i1632" type="#_x0000_t75" style="width:9.75pt;height:9.75pt" o:ole="">
            <v:imagedata r:id="rId1266" o:title=""/>
          </v:shape>
          <o:OLEObject Type="Embed" ProgID="Equation.3" ShapeID="_x0000_i1632" DrawAspect="Content" ObjectID="_1824385169" r:id="rId1267"/>
        </w:object>
      </w:r>
      <w:r w:rsidRPr="00F16C2D">
        <w:rPr>
          <w:szCs w:val="28"/>
        </w:rPr>
        <w:t xml:space="preserve">, который посылался под углом скольжения </w:t>
      </w:r>
      <w:r w:rsidR="007940DB" w:rsidRPr="00F16C2D">
        <w:rPr>
          <w:position w:val="-6"/>
          <w:szCs w:val="28"/>
        </w:rPr>
        <w:object w:dxaOrig="220" w:dyaOrig="300" w14:anchorId="48EC9B07">
          <v:shape id="_x0000_i1633" type="#_x0000_t75" style="width:10.5pt;height:15.75pt" o:ole="">
            <v:imagedata r:id="rId1268" o:title=""/>
          </v:shape>
          <o:OLEObject Type="Embed" ProgID="Equation.3" ShapeID="_x0000_i1633" DrawAspect="Content" ObjectID="_1824385170" r:id="rId1269"/>
        </w:object>
      </w:r>
      <w:r w:rsidRPr="00F16C2D">
        <w:rPr>
          <w:szCs w:val="28"/>
        </w:rPr>
        <w:t xml:space="preserve"> на поверхность кристалла. Интенсивность </w:t>
      </w:r>
      <w:r w:rsidRPr="00F16C2D">
        <w:rPr>
          <w:i/>
          <w:szCs w:val="28"/>
          <w:lang w:val="en-US"/>
        </w:rPr>
        <w:t>I</w:t>
      </w:r>
      <w:r w:rsidRPr="00F16C2D">
        <w:rPr>
          <w:szCs w:val="28"/>
        </w:rPr>
        <w:t>отраженного пучка электронов измерялась приемником (рис.</w:t>
      </w:r>
      <w:r w:rsidR="00635E40">
        <w:rPr>
          <w:szCs w:val="28"/>
          <w:lang w:val="en-US"/>
        </w:rPr>
        <w:t> </w:t>
      </w:r>
      <w:r>
        <w:rPr>
          <w:szCs w:val="28"/>
        </w:rPr>
        <w:t>5</w:t>
      </w:r>
      <w:r w:rsidRPr="00F16C2D">
        <w:rPr>
          <w:szCs w:val="28"/>
        </w:rPr>
        <w:t>.</w:t>
      </w:r>
      <w:r>
        <w:rPr>
          <w:szCs w:val="28"/>
        </w:rPr>
        <w:t>1</w:t>
      </w:r>
      <w:r w:rsidRPr="00F16C2D">
        <w:rPr>
          <w:szCs w:val="28"/>
        </w:rPr>
        <w:t>,</w:t>
      </w:r>
      <w:r w:rsidR="00635E40">
        <w:rPr>
          <w:szCs w:val="28"/>
          <w:lang w:val="en-US"/>
        </w:rPr>
        <w:t> </w:t>
      </w:r>
      <w:r w:rsidR="00435F66" w:rsidRPr="00533674">
        <w:rPr>
          <w:i/>
          <w:szCs w:val="28"/>
        </w:rPr>
        <w:t>а</w:t>
      </w:r>
      <w:r w:rsidRPr="00F16C2D">
        <w:rPr>
          <w:szCs w:val="28"/>
        </w:rPr>
        <w:t xml:space="preserve">). При фиксированном угле скольжения </w:t>
      </w:r>
      <w:r w:rsidRPr="00F16C2D">
        <w:rPr>
          <w:position w:val="-6"/>
          <w:szCs w:val="28"/>
        </w:rPr>
        <w:object w:dxaOrig="220" w:dyaOrig="300" w14:anchorId="6BBC982A">
          <v:shape id="_x0000_i1634" type="#_x0000_t75" style="width:10.5pt;height:15.75pt" o:ole="">
            <v:imagedata r:id="rId1268" o:title=""/>
          </v:shape>
          <o:OLEObject Type="Embed" ProgID="Equation.3" ShapeID="_x0000_i1634" DrawAspect="Content" ObjectID="_1824385171" r:id="rId1270"/>
        </w:object>
      </w:r>
      <w:r w:rsidRPr="00F16C2D">
        <w:rPr>
          <w:szCs w:val="28"/>
        </w:rPr>
        <w:t xml:space="preserve"> изменяли непрерывно напряжение </w:t>
      </w:r>
      <w:r w:rsidRPr="00F16C2D">
        <w:rPr>
          <w:i/>
          <w:szCs w:val="28"/>
          <w:lang w:val="en-US"/>
        </w:rPr>
        <w:t>U</w:t>
      </w:r>
      <w:r w:rsidRPr="00F16C2D">
        <w:rPr>
          <w:szCs w:val="28"/>
        </w:rPr>
        <w:t xml:space="preserve"> на электронной пушке</w:t>
      </w:r>
      <w:r w:rsidR="00794889">
        <w:rPr>
          <w:szCs w:val="28"/>
        </w:rPr>
        <w:t xml:space="preserve"> </w:t>
      </w:r>
      <w:r w:rsidRPr="001F6DEA">
        <w:rPr>
          <w:szCs w:val="28"/>
        </w:rPr>
        <w:t>[</w:t>
      </w:r>
      <w:r w:rsidRPr="007F4D86">
        <w:rPr>
          <w:szCs w:val="28"/>
        </w:rPr>
        <w:t>4</w:t>
      </w:r>
      <w:r w:rsidRPr="001F6DEA">
        <w:rPr>
          <w:szCs w:val="28"/>
        </w:rPr>
        <w:t>]</w:t>
      </w:r>
      <w:r w:rsidRPr="00F16C2D">
        <w:rPr>
          <w:szCs w:val="28"/>
        </w:rPr>
        <w:t xml:space="preserve">. При этом оказалось, что зависимость интенсивности </w:t>
      </w:r>
      <w:r w:rsidRPr="00F16C2D">
        <w:rPr>
          <w:i/>
          <w:szCs w:val="28"/>
          <w:lang w:val="en-US"/>
        </w:rPr>
        <w:t>I</w:t>
      </w:r>
      <w:r w:rsidRPr="00F16C2D">
        <w:rPr>
          <w:szCs w:val="28"/>
        </w:rPr>
        <w:t xml:space="preserve"> от квадратного корня напряжения на электронной пушке (</w:t>
      </w:r>
      <w:r w:rsidRPr="00F16C2D">
        <w:rPr>
          <w:position w:val="-8"/>
          <w:szCs w:val="28"/>
        </w:rPr>
        <w:object w:dxaOrig="440" w:dyaOrig="360" w14:anchorId="1362CF74">
          <v:shape id="_x0000_i1635" type="#_x0000_t75" style="width:21.75pt;height:18pt" o:ole="">
            <v:imagedata r:id="rId1271" o:title=""/>
          </v:shape>
          <o:OLEObject Type="Embed" ProgID="Equation.3" ShapeID="_x0000_i1635" DrawAspect="Content" ObjectID="_1824385172" r:id="rId1272"/>
        </w:object>
      </w:r>
      <w:r w:rsidRPr="00F16C2D">
        <w:rPr>
          <w:szCs w:val="28"/>
        </w:rPr>
        <w:t>) но</w:t>
      </w:r>
      <w:r w:rsidR="00635E40">
        <w:rPr>
          <w:szCs w:val="28"/>
        </w:rPr>
        <w:t>сит немонотонный характер (рис.</w:t>
      </w:r>
      <w:r w:rsidR="00635E40">
        <w:rPr>
          <w:szCs w:val="28"/>
          <w:lang w:val="en-US"/>
        </w:rPr>
        <w:t> </w:t>
      </w:r>
      <w:r>
        <w:rPr>
          <w:szCs w:val="28"/>
        </w:rPr>
        <w:t>5</w:t>
      </w:r>
      <w:r w:rsidRPr="00F16C2D">
        <w:rPr>
          <w:szCs w:val="28"/>
        </w:rPr>
        <w:t>.</w:t>
      </w:r>
      <w:r>
        <w:rPr>
          <w:szCs w:val="28"/>
        </w:rPr>
        <w:t>1</w:t>
      </w:r>
      <w:r w:rsidRPr="00F16C2D">
        <w:rPr>
          <w:szCs w:val="28"/>
        </w:rPr>
        <w:t>,</w:t>
      </w:r>
      <w:r w:rsidR="00635E40">
        <w:rPr>
          <w:szCs w:val="28"/>
          <w:lang w:val="en-US"/>
        </w:rPr>
        <w:t> </w:t>
      </w:r>
      <w:r w:rsidR="00435F66" w:rsidRPr="00533674">
        <w:rPr>
          <w:i/>
          <w:szCs w:val="28"/>
        </w:rPr>
        <w:t>б</w:t>
      </w:r>
      <w:r w:rsidRPr="00F16C2D">
        <w:rPr>
          <w:szCs w:val="28"/>
        </w:rPr>
        <w:t xml:space="preserve">). </w:t>
      </w:r>
    </w:p>
    <w:p w:rsidR="00C05312" w:rsidRDefault="00C05312" w:rsidP="00533674">
      <w:pPr>
        <w:pStyle w:val="af8"/>
      </w:pPr>
      <w:r>
        <w:rPr>
          <w:noProof/>
        </w:rPr>
        <w:drawing>
          <wp:inline distT="0" distB="0" distL="0" distR="0" wp14:anchorId="675DA21E" wp14:editId="0E213D88">
            <wp:extent cx="4791075" cy="227613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pic:cNvPicPr>
                      <a:picLocks noChangeAspect="1" noChangeArrowheads="1"/>
                    </pic:cNvPicPr>
                  </pic:nvPicPr>
                  <pic:blipFill>
                    <a:blip r:embed="rId1273" cstate="print">
                      <a:extLst>
                        <a:ext uri="{28A0092B-C50C-407E-A947-70E740481C1C}">
                          <a14:useLocalDpi xmlns:a14="http://schemas.microsoft.com/office/drawing/2010/main" val="0"/>
                        </a:ext>
                      </a:extLst>
                    </a:blip>
                    <a:srcRect/>
                    <a:stretch>
                      <a:fillRect/>
                    </a:stretch>
                  </pic:blipFill>
                  <pic:spPr bwMode="auto">
                    <a:xfrm>
                      <a:off x="0" y="0"/>
                      <a:ext cx="4788476" cy="2274899"/>
                    </a:xfrm>
                    <a:prstGeom prst="rect">
                      <a:avLst/>
                    </a:prstGeom>
                    <a:noFill/>
                    <a:ln>
                      <a:noFill/>
                    </a:ln>
                  </pic:spPr>
                </pic:pic>
              </a:graphicData>
            </a:graphic>
          </wp:inline>
        </w:drawing>
      </w:r>
    </w:p>
    <w:p w:rsidR="00AD7D3C" w:rsidRPr="00D838F0" w:rsidRDefault="00AD7D3C" w:rsidP="00635E40">
      <w:pPr>
        <w:pStyle w:val="af4"/>
      </w:pPr>
      <w:r w:rsidRPr="00D838F0">
        <w:t>Рис</w:t>
      </w:r>
      <w:r w:rsidR="007940DB" w:rsidRPr="00D838F0">
        <w:t>.</w:t>
      </w:r>
      <w:r w:rsidR="007940DB">
        <w:t> </w:t>
      </w:r>
      <w:r>
        <w:t>5</w:t>
      </w:r>
      <w:r w:rsidRPr="00D838F0">
        <w:t>.</w:t>
      </w:r>
      <w:r>
        <w:t>1</w:t>
      </w:r>
    </w:p>
    <w:p w:rsidR="00AD7D3C" w:rsidRDefault="00AD7D3C" w:rsidP="00AD7D3C">
      <w:pPr>
        <w:ind w:firstLine="708"/>
        <w:rPr>
          <w:szCs w:val="28"/>
        </w:rPr>
      </w:pPr>
      <w:r>
        <w:rPr>
          <w:szCs w:val="28"/>
        </w:rPr>
        <w:t>М</w:t>
      </w:r>
      <w:r w:rsidRPr="00F16C2D">
        <w:rPr>
          <w:szCs w:val="28"/>
        </w:rPr>
        <w:t>аксимумы интенсивности наблюдались на одинаковом расстоянии друг от друга (рис.</w:t>
      </w:r>
      <w:r w:rsidR="00635E40">
        <w:rPr>
          <w:szCs w:val="28"/>
          <w:lang w:val="en-US"/>
        </w:rPr>
        <w:t> </w:t>
      </w:r>
      <w:r>
        <w:rPr>
          <w:szCs w:val="28"/>
        </w:rPr>
        <w:t>5</w:t>
      </w:r>
      <w:r w:rsidRPr="00F16C2D">
        <w:rPr>
          <w:szCs w:val="28"/>
        </w:rPr>
        <w:t>.</w:t>
      </w:r>
      <w:r>
        <w:rPr>
          <w:szCs w:val="28"/>
        </w:rPr>
        <w:t>1</w:t>
      </w:r>
      <w:r w:rsidRPr="00F16C2D">
        <w:rPr>
          <w:szCs w:val="28"/>
        </w:rPr>
        <w:t>,</w:t>
      </w:r>
      <w:r w:rsidR="00635E40">
        <w:rPr>
          <w:szCs w:val="28"/>
          <w:lang w:val="en-US"/>
        </w:rPr>
        <w:t> </w:t>
      </w:r>
      <w:r w:rsidR="00435F66" w:rsidRPr="00533674">
        <w:rPr>
          <w:i/>
          <w:szCs w:val="28"/>
        </w:rPr>
        <w:t>б</w:t>
      </w:r>
      <w:r w:rsidRPr="00F16C2D">
        <w:rPr>
          <w:szCs w:val="28"/>
        </w:rPr>
        <w:t>)</w:t>
      </w:r>
      <w:r w:rsidR="00D57273">
        <w:rPr>
          <w:szCs w:val="28"/>
        </w:rPr>
        <w:t xml:space="preserve"> </w:t>
      </w:r>
      <w:r w:rsidRPr="007F4D86">
        <w:rPr>
          <w:szCs w:val="28"/>
        </w:rPr>
        <w:t>[4]</w:t>
      </w:r>
      <w:r w:rsidRPr="00F16C2D">
        <w:rPr>
          <w:szCs w:val="28"/>
        </w:rPr>
        <w:t>, что можно объяснить с помощью</w:t>
      </w:r>
      <w:r>
        <w:rPr>
          <w:szCs w:val="28"/>
        </w:rPr>
        <w:t xml:space="preserve"> формул </w:t>
      </w:r>
      <w:r w:rsidRPr="00F16C2D">
        <w:rPr>
          <w:szCs w:val="28"/>
        </w:rPr>
        <w:t>(</w:t>
      </w:r>
      <w:r>
        <w:rPr>
          <w:szCs w:val="28"/>
        </w:rPr>
        <w:t>5</w:t>
      </w:r>
      <w:r w:rsidRPr="00F16C2D">
        <w:rPr>
          <w:szCs w:val="28"/>
        </w:rPr>
        <w:t>.</w:t>
      </w:r>
      <w:r>
        <w:rPr>
          <w:szCs w:val="28"/>
        </w:rPr>
        <w:t>1</w:t>
      </w:r>
      <w:r w:rsidRPr="00F16C2D">
        <w:rPr>
          <w:szCs w:val="28"/>
        </w:rPr>
        <w:t>)</w:t>
      </w:r>
      <w:r>
        <w:rPr>
          <w:szCs w:val="28"/>
        </w:rPr>
        <w:t xml:space="preserve"> для длины волны </w:t>
      </w:r>
      <w:r w:rsidRPr="00F16C2D">
        <w:rPr>
          <w:szCs w:val="28"/>
        </w:rPr>
        <w:t xml:space="preserve">де Бройля и </w:t>
      </w:r>
      <w:r w:rsidRPr="00433019">
        <w:rPr>
          <w:szCs w:val="28"/>
        </w:rPr>
        <w:t>Вульфа</w:t>
      </w:r>
      <w:r w:rsidR="00D83D36">
        <w:rPr>
          <w:szCs w:val="28"/>
        </w:rPr>
        <w:t xml:space="preserve"> – Брэг</w:t>
      </w:r>
      <w:r w:rsidRPr="00433019">
        <w:rPr>
          <w:szCs w:val="28"/>
        </w:rPr>
        <w:t>га (</w:t>
      </w:r>
      <w:r w:rsidRPr="00433019">
        <w:rPr>
          <w:position w:val="-6"/>
          <w:szCs w:val="28"/>
        </w:rPr>
        <w:object w:dxaOrig="1400" w:dyaOrig="300" w14:anchorId="787DF3F7">
          <v:shape id="_x0000_i1636" type="#_x0000_t75" style="width:70.5pt;height:15.75pt" o:ole="">
            <v:imagedata r:id="rId1274" o:title=""/>
          </v:shape>
          <o:OLEObject Type="Embed" ProgID="Equation.3" ShapeID="_x0000_i1636" DrawAspect="Content" ObjectID="_1824385173" r:id="rId1275"/>
        </w:object>
      </w:r>
      <w:r w:rsidRPr="00433019">
        <w:rPr>
          <w:szCs w:val="28"/>
        </w:rPr>
        <w:t xml:space="preserve">), выражающей </w:t>
      </w:r>
      <w:r w:rsidRPr="006C48B1">
        <w:rPr>
          <w:i/>
          <w:szCs w:val="28"/>
        </w:rPr>
        <w:t xml:space="preserve">условие максимумов </w:t>
      </w:r>
      <w:r w:rsidRPr="00433019">
        <w:rPr>
          <w:szCs w:val="28"/>
        </w:rPr>
        <w:t>при дифракции рентгеновских лучей на кристаллической решетке.</w:t>
      </w:r>
    </w:p>
    <w:p w:rsidR="00635E40" w:rsidRPr="00D57F37" w:rsidRDefault="00635E40" w:rsidP="00635E40">
      <w:pPr>
        <w:pStyle w:val="affc"/>
      </w:pPr>
      <w:r w:rsidRPr="00635E40">
        <w:rPr>
          <w:position w:val="-40"/>
        </w:rPr>
        <w:object w:dxaOrig="5640" w:dyaOrig="920" w14:anchorId="1AE8975C">
          <v:shape id="_x0000_i1637" type="#_x0000_t75" style="width:282pt;height:45.75pt" o:ole="">
            <v:imagedata r:id="rId1276" o:title=""/>
          </v:shape>
          <o:OLEObject Type="Embed" ProgID="Equation.3" ShapeID="_x0000_i1637" DrawAspect="Content" ObjectID="_1824385174" r:id="rId1277"/>
        </w:object>
      </w:r>
      <w:r>
        <w:t>,</w:t>
      </w:r>
    </w:p>
    <w:p w:rsidR="00AD7D3C" w:rsidRPr="00F16C2D" w:rsidRDefault="00635E40" w:rsidP="00635E40">
      <w:pPr>
        <w:pStyle w:val="affc"/>
      </w:pPr>
      <w:r w:rsidRPr="00635E40">
        <w:rPr>
          <w:position w:val="-26"/>
          <w:szCs w:val="28"/>
        </w:rPr>
        <w:object w:dxaOrig="3220" w:dyaOrig="700" w14:anchorId="1D4E1CE8">
          <v:shape id="_x0000_i1638" type="#_x0000_t75" style="width:162pt;height:34.5pt" o:ole="">
            <v:imagedata r:id="rId1278" o:title=""/>
          </v:shape>
          <o:OLEObject Type="Embed" ProgID="Equation.3" ShapeID="_x0000_i1638" DrawAspect="Content" ObjectID="_1824385175" r:id="rId1279"/>
        </w:object>
      </w:r>
      <w:r w:rsidR="00AD7D3C">
        <w:t>;</w:t>
      </w:r>
    </w:p>
    <w:p w:rsidR="00AD7D3C" w:rsidRPr="00F16C2D" w:rsidRDefault="00635E40" w:rsidP="00635E40">
      <w:pPr>
        <w:pStyle w:val="affc"/>
      </w:pPr>
      <w:r w:rsidRPr="00635E40">
        <w:rPr>
          <w:position w:val="-16"/>
        </w:rPr>
        <w:object w:dxaOrig="4239" w:dyaOrig="480" w14:anchorId="522C0935">
          <v:shape id="_x0000_i1639" type="#_x0000_t75" style="width:212.25pt;height:24pt" o:ole="">
            <v:imagedata r:id="rId1280" o:title=""/>
          </v:shape>
          <o:OLEObject Type="Embed" ProgID="Equation.3" ShapeID="_x0000_i1639" DrawAspect="Content" ObjectID="_1824385176" r:id="rId1281"/>
        </w:object>
      </w:r>
      <w:r w:rsidR="00AD7D3C" w:rsidRPr="00F16C2D">
        <w:t>,</w:t>
      </w:r>
    </w:p>
    <w:p w:rsidR="00AD7D3C" w:rsidRPr="00F16C2D" w:rsidRDefault="00AD7D3C" w:rsidP="00AD7D3C">
      <w:pPr>
        <w:spacing w:line="319" w:lineRule="auto"/>
        <w:ind w:firstLine="0"/>
        <w:rPr>
          <w:szCs w:val="28"/>
        </w:rPr>
      </w:pPr>
      <w:r w:rsidRPr="00F16C2D">
        <w:rPr>
          <w:szCs w:val="28"/>
        </w:rPr>
        <w:t xml:space="preserve">где учтено, что угол скольжения </w:t>
      </w:r>
      <w:r w:rsidRPr="00F16C2D">
        <w:rPr>
          <w:position w:val="-6"/>
          <w:szCs w:val="28"/>
        </w:rPr>
        <w:object w:dxaOrig="220" w:dyaOrig="300" w14:anchorId="1C153EC8">
          <v:shape id="_x0000_i1640" type="#_x0000_t75" style="width:10.5pt;height:15.75pt" o:ole="">
            <v:imagedata r:id="rId1282" o:title=""/>
          </v:shape>
          <o:OLEObject Type="Embed" ProgID="Equation.3" ShapeID="_x0000_i1640" DrawAspect="Content" ObjectID="_1824385177" r:id="rId1283"/>
        </w:object>
      </w:r>
      <w:r w:rsidRPr="00F16C2D">
        <w:rPr>
          <w:szCs w:val="28"/>
        </w:rPr>
        <w:t xml:space="preserve"> и постоянная решетки </w:t>
      </w:r>
      <w:r w:rsidRPr="00F16C2D">
        <w:rPr>
          <w:position w:val="-6"/>
          <w:szCs w:val="28"/>
        </w:rPr>
        <w:object w:dxaOrig="240" w:dyaOrig="300" w14:anchorId="4BDE3ABD">
          <v:shape id="_x0000_i1641" type="#_x0000_t75" style="width:11.25pt;height:15.75pt" o:ole="">
            <v:imagedata r:id="rId1284" o:title=""/>
          </v:shape>
          <o:OLEObject Type="Embed" ProgID="Equation.3" ShapeID="_x0000_i1641" DrawAspect="Content" ObjectID="_1824385178" r:id="rId1285"/>
        </w:object>
      </w:r>
      <w:r w:rsidRPr="00F16C2D">
        <w:rPr>
          <w:szCs w:val="28"/>
        </w:rPr>
        <w:t xml:space="preserve"> кристалла остаются неизменными при проведении опытов. </w:t>
      </w:r>
    </w:p>
    <w:p w:rsidR="00AD7D3C" w:rsidRPr="00F16C2D" w:rsidRDefault="00AD7D3C" w:rsidP="00AD7D3C">
      <w:pPr>
        <w:spacing w:line="319" w:lineRule="auto"/>
        <w:ind w:firstLine="708"/>
        <w:rPr>
          <w:szCs w:val="28"/>
        </w:rPr>
      </w:pPr>
      <w:r w:rsidRPr="00F16C2D">
        <w:rPr>
          <w:szCs w:val="28"/>
        </w:rPr>
        <w:t xml:space="preserve">Выбирая из опыта конкретные значения </w:t>
      </w:r>
      <w:r w:rsidRPr="006C48B1">
        <w:rPr>
          <w:i/>
          <w:szCs w:val="28"/>
          <w:lang w:val="en-US"/>
        </w:rPr>
        <w:t>U</w:t>
      </w:r>
      <w:r w:rsidRPr="006C48B1">
        <w:rPr>
          <w:szCs w:val="28"/>
        </w:rPr>
        <w:t>,</w:t>
      </w:r>
      <w:r w:rsidR="00556693">
        <w:rPr>
          <w:szCs w:val="28"/>
        </w:rPr>
        <w:t xml:space="preserve"> </w:t>
      </w:r>
      <w:r>
        <w:rPr>
          <w:szCs w:val="28"/>
        </w:rPr>
        <w:sym w:font="Symbol" w:char="F071"/>
      </w:r>
      <w:r w:rsidRPr="00F16C2D">
        <w:rPr>
          <w:szCs w:val="28"/>
        </w:rPr>
        <w:t xml:space="preserve">, </w:t>
      </w:r>
      <w:r w:rsidRPr="00F16C2D">
        <w:rPr>
          <w:i/>
          <w:szCs w:val="28"/>
          <w:lang w:val="en-US"/>
        </w:rPr>
        <w:t>n</w:t>
      </w:r>
      <w:r>
        <w:rPr>
          <w:szCs w:val="28"/>
        </w:rPr>
        <w:t>(порядка максимума)</w:t>
      </w:r>
      <w:r w:rsidRPr="00F16C2D">
        <w:rPr>
          <w:szCs w:val="28"/>
        </w:rPr>
        <w:t xml:space="preserve"> и</w:t>
      </w:r>
      <w:r w:rsidR="00983702">
        <w:rPr>
          <w:szCs w:val="28"/>
        </w:rPr>
        <w:t xml:space="preserve"> </w:t>
      </w:r>
      <w:r w:rsidRPr="006C48B1">
        <w:rPr>
          <w:i/>
          <w:szCs w:val="28"/>
        </w:rPr>
        <w:t>d</w:t>
      </w:r>
      <w:r>
        <w:rPr>
          <w:szCs w:val="28"/>
        </w:rPr>
        <w:t>,</w:t>
      </w:r>
      <w:r w:rsidRPr="00F16C2D">
        <w:rPr>
          <w:szCs w:val="28"/>
        </w:rPr>
        <w:t xml:space="preserve"> можно получить хорошее совпадение длин волн, рассчитанных по формулам (</w:t>
      </w:r>
      <w:r>
        <w:rPr>
          <w:szCs w:val="28"/>
        </w:rPr>
        <w:t>5</w:t>
      </w:r>
      <w:r w:rsidRPr="00F16C2D">
        <w:rPr>
          <w:szCs w:val="28"/>
        </w:rPr>
        <w:t>.</w:t>
      </w:r>
      <w:r>
        <w:rPr>
          <w:szCs w:val="28"/>
        </w:rPr>
        <w:t>1</w:t>
      </w:r>
      <w:r w:rsidRPr="00F16C2D">
        <w:rPr>
          <w:szCs w:val="28"/>
        </w:rPr>
        <w:t xml:space="preserve">) </w:t>
      </w:r>
      <w:r w:rsidRPr="00433019">
        <w:rPr>
          <w:szCs w:val="28"/>
        </w:rPr>
        <w:t>и Вульфа</w:t>
      </w:r>
      <w:r w:rsidR="00D83D36">
        <w:rPr>
          <w:szCs w:val="28"/>
        </w:rPr>
        <w:t xml:space="preserve"> – Брэг</w:t>
      </w:r>
      <w:r w:rsidRPr="00433019">
        <w:rPr>
          <w:szCs w:val="28"/>
        </w:rPr>
        <w:t>га</w:t>
      </w:r>
      <w:r>
        <w:rPr>
          <w:szCs w:val="28"/>
        </w:rPr>
        <w:t>, что</w:t>
      </w:r>
      <w:r w:rsidR="00983702">
        <w:rPr>
          <w:szCs w:val="28"/>
        </w:rPr>
        <w:t xml:space="preserve"> </w:t>
      </w:r>
      <w:r w:rsidRPr="00F16C2D">
        <w:rPr>
          <w:szCs w:val="28"/>
        </w:rPr>
        <w:t>доказывает справедливость формулы де Бройля.</w:t>
      </w:r>
    </w:p>
    <w:p w:rsidR="00AD7D3C" w:rsidRPr="00F16C2D" w:rsidRDefault="00AD7D3C" w:rsidP="00AD7D3C">
      <w:pPr>
        <w:spacing w:line="319" w:lineRule="auto"/>
        <w:ind w:firstLine="708"/>
        <w:rPr>
          <w:szCs w:val="28"/>
        </w:rPr>
      </w:pPr>
      <w:r w:rsidRPr="006A4671">
        <w:rPr>
          <w:i/>
          <w:szCs w:val="28"/>
        </w:rPr>
        <w:t>2.</w:t>
      </w:r>
      <w:r w:rsidR="00D83D36">
        <w:rPr>
          <w:i/>
          <w:szCs w:val="28"/>
        </w:rPr>
        <w:t> </w:t>
      </w:r>
      <w:r w:rsidRPr="006A4671">
        <w:rPr>
          <w:i/>
          <w:szCs w:val="28"/>
        </w:rPr>
        <w:t>Опыты Томпсона и Тартаковского.</w:t>
      </w:r>
      <w:r w:rsidR="00983702">
        <w:rPr>
          <w:i/>
          <w:szCs w:val="28"/>
        </w:rPr>
        <w:t xml:space="preserve"> </w:t>
      </w:r>
      <w:r>
        <w:rPr>
          <w:szCs w:val="28"/>
        </w:rPr>
        <w:t xml:space="preserve">Тонкую металлическую фольгу </w:t>
      </w:r>
      <w:r w:rsidR="00635E40" w:rsidRPr="00635E40">
        <w:rPr>
          <w:position w:val="-10"/>
          <w:szCs w:val="28"/>
        </w:rPr>
        <w:object w:dxaOrig="2280" w:dyaOrig="400" w14:anchorId="1F42F8D6">
          <v:shape id="_x0000_i1642" type="#_x0000_t75" style="width:113.25pt;height:20.25pt" o:ole="">
            <v:imagedata r:id="rId1286" o:title=""/>
          </v:shape>
          <o:OLEObject Type="Embed" ProgID="Equation.3" ShapeID="_x0000_i1642" DrawAspect="Content" ObjectID="_1824385179" r:id="rId1287"/>
        </w:object>
      </w:r>
      <w:r>
        <w:rPr>
          <w:szCs w:val="28"/>
        </w:rPr>
        <w:t xml:space="preserve"> бомбардировали пучком </w:t>
      </w:r>
      <w:r w:rsidRPr="00F16C2D">
        <w:rPr>
          <w:szCs w:val="28"/>
        </w:rPr>
        <w:t xml:space="preserve">электронов, имеющих постоянную </w:t>
      </w:r>
      <w:r>
        <w:rPr>
          <w:szCs w:val="28"/>
        </w:rPr>
        <w:t>кинетическую энергию.</w:t>
      </w:r>
      <w:r w:rsidR="00983702">
        <w:rPr>
          <w:szCs w:val="28"/>
        </w:rPr>
        <w:t xml:space="preserve"> </w:t>
      </w:r>
      <w:r>
        <w:rPr>
          <w:szCs w:val="28"/>
        </w:rPr>
        <w:t xml:space="preserve">За фольгой был установлен экран (фотопластинка), на котором рассматривали </w:t>
      </w:r>
      <w:r w:rsidRPr="00F16C2D">
        <w:rPr>
          <w:szCs w:val="28"/>
        </w:rPr>
        <w:t xml:space="preserve">результат прохождения </w:t>
      </w:r>
      <w:r>
        <w:rPr>
          <w:szCs w:val="28"/>
        </w:rPr>
        <w:t xml:space="preserve">электронного </w:t>
      </w:r>
      <w:r w:rsidR="00635E40">
        <w:rPr>
          <w:szCs w:val="28"/>
        </w:rPr>
        <w:t>пучка (рис.</w:t>
      </w:r>
      <w:r w:rsidR="00635E40">
        <w:rPr>
          <w:szCs w:val="28"/>
          <w:lang w:val="en-US"/>
        </w:rPr>
        <w:t> </w:t>
      </w:r>
      <w:r>
        <w:rPr>
          <w:szCs w:val="28"/>
        </w:rPr>
        <w:t>5</w:t>
      </w:r>
      <w:r w:rsidRPr="00F16C2D">
        <w:rPr>
          <w:szCs w:val="28"/>
        </w:rPr>
        <w:t>.</w:t>
      </w:r>
      <w:r>
        <w:rPr>
          <w:szCs w:val="28"/>
        </w:rPr>
        <w:t>2).</w:t>
      </w:r>
    </w:p>
    <w:p w:rsidR="00AD7D3C" w:rsidRDefault="00AD7D3C" w:rsidP="00635E40">
      <w:pPr>
        <w:pStyle w:val="af8"/>
      </w:pPr>
      <w:r>
        <w:rPr>
          <w:noProof/>
        </w:rPr>
        <w:drawing>
          <wp:inline distT="0" distB="0" distL="0" distR="0" wp14:anchorId="2C423BB6" wp14:editId="03F97C87">
            <wp:extent cx="2356485" cy="1512570"/>
            <wp:effectExtent l="19050" t="0" r="5715" b="0"/>
            <wp:docPr id="4374" name="Рисунок 4374"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4" descr="Рис"/>
                    <pic:cNvPicPr>
                      <a:picLocks noChangeAspect="1" noChangeArrowheads="1"/>
                    </pic:cNvPicPr>
                  </pic:nvPicPr>
                  <pic:blipFill>
                    <a:blip r:embed="rId1288" cstate="print"/>
                    <a:srcRect/>
                    <a:stretch>
                      <a:fillRect/>
                    </a:stretch>
                  </pic:blipFill>
                  <pic:spPr bwMode="auto">
                    <a:xfrm>
                      <a:off x="0" y="0"/>
                      <a:ext cx="2356485" cy="1512570"/>
                    </a:xfrm>
                    <a:prstGeom prst="rect">
                      <a:avLst/>
                    </a:prstGeom>
                    <a:noFill/>
                    <a:ln w="9525">
                      <a:noFill/>
                      <a:miter lim="800000"/>
                      <a:headEnd/>
                      <a:tailEnd/>
                    </a:ln>
                  </pic:spPr>
                </pic:pic>
              </a:graphicData>
            </a:graphic>
          </wp:inline>
        </w:drawing>
      </w:r>
    </w:p>
    <w:p w:rsidR="00AD7D3C" w:rsidRPr="00E779DF" w:rsidRDefault="00635E40" w:rsidP="00635E40">
      <w:pPr>
        <w:pStyle w:val="af4"/>
      </w:pPr>
      <w:r>
        <w:t>Рис.</w:t>
      </w:r>
      <w:r>
        <w:rPr>
          <w:lang w:val="en-US"/>
        </w:rPr>
        <w:t> </w:t>
      </w:r>
      <w:r w:rsidR="00AD7D3C">
        <w:t>5</w:t>
      </w:r>
      <w:r w:rsidR="00AD7D3C" w:rsidRPr="00E779DF">
        <w:t>.</w:t>
      </w:r>
      <w:r w:rsidR="00AD7D3C">
        <w:t>2</w:t>
      </w:r>
    </w:p>
    <w:p w:rsidR="00AD7D3C" w:rsidRDefault="00AD7D3C" w:rsidP="00AD7D3C">
      <w:pPr>
        <w:ind w:firstLine="708"/>
        <w:rPr>
          <w:szCs w:val="28"/>
        </w:rPr>
      </w:pPr>
      <w:r w:rsidRPr="00F16C2D">
        <w:rPr>
          <w:szCs w:val="28"/>
        </w:rPr>
        <w:t>На экране наблюдалась дифракционная картина в виде светлых и темных колец</w:t>
      </w:r>
      <w:r>
        <w:rPr>
          <w:szCs w:val="28"/>
        </w:rPr>
        <w:t>, аналогичная картине, полученной в результате дифракции рентгеновских лучей на кристаллической решетке</w:t>
      </w:r>
      <w:r w:rsidRPr="00F16C2D">
        <w:rPr>
          <w:szCs w:val="28"/>
        </w:rPr>
        <w:t xml:space="preserve">. Это доказывало наличие волновых свойств у пучка электронов. Расчет длины волны волнового процесса, сопровождающего движение пучка электронов, </w:t>
      </w:r>
      <w:r>
        <w:rPr>
          <w:szCs w:val="28"/>
        </w:rPr>
        <w:t>по</w:t>
      </w:r>
      <w:r w:rsidRPr="00F16C2D">
        <w:rPr>
          <w:szCs w:val="28"/>
        </w:rPr>
        <w:t xml:space="preserve"> формул</w:t>
      </w:r>
      <w:r>
        <w:rPr>
          <w:szCs w:val="28"/>
        </w:rPr>
        <w:t>е</w:t>
      </w:r>
      <w:r w:rsidRPr="00F16C2D">
        <w:rPr>
          <w:szCs w:val="28"/>
        </w:rPr>
        <w:t xml:space="preserve"> де Бройля</w:t>
      </w:r>
      <w:r>
        <w:rPr>
          <w:szCs w:val="28"/>
        </w:rPr>
        <w:t xml:space="preserve"> (5.1)</w:t>
      </w:r>
      <w:r w:rsidRPr="00F16C2D">
        <w:rPr>
          <w:szCs w:val="28"/>
        </w:rPr>
        <w:t xml:space="preserve"> и с помощью формулы для дифракции рентгеновских лучей </w:t>
      </w:r>
      <w:r>
        <w:rPr>
          <w:szCs w:val="28"/>
        </w:rPr>
        <w:t xml:space="preserve">также </w:t>
      </w:r>
      <w:r w:rsidRPr="00F16C2D">
        <w:rPr>
          <w:szCs w:val="28"/>
        </w:rPr>
        <w:t xml:space="preserve">приводит к </w:t>
      </w:r>
      <w:r>
        <w:rPr>
          <w:szCs w:val="28"/>
        </w:rPr>
        <w:t>одинаковому результату</w:t>
      </w:r>
      <w:r w:rsidRPr="00F16C2D">
        <w:rPr>
          <w:szCs w:val="28"/>
        </w:rPr>
        <w:t xml:space="preserve">. </w:t>
      </w:r>
    </w:p>
    <w:p w:rsidR="00AD7D3C" w:rsidRPr="00E779DF" w:rsidRDefault="00AD7D3C" w:rsidP="00AD7D3C">
      <w:pPr>
        <w:ind w:firstLine="708"/>
        <w:rPr>
          <w:szCs w:val="28"/>
        </w:rPr>
      </w:pPr>
      <w:r w:rsidRPr="00F16C2D">
        <w:rPr>
          <w:szCs w:val="28"/>
        </w:rPr>
        <w:t xml:space="preserve">Аналогичные опыты были поставлены и для других микрочастиц (протоны, атомы, молекулы </w:t>
      </w:r>
      <w:r w:rsidR="00B522C7">
        <w:rPr>
          <w:szCs w:val="28"/>
        </w:rPr>
        <w:t>и т. д.</w:t>
      </w:r>
      <w:r w:rsidRPr="00F16C2D">
        <w:rPr>
          <w:szCs w:val="28"/>
        </w:rPr>
        <w:t xml:space="preserve">). Все это подтвердило наличие волновых </w:t>
      </w:r>
      <w:r w:rsidRPr="00E779DF">
        <w:rPr>
          <w:szCs w:val="28"/>
        </w:rPr>
        <w:t>свойств у потока микрочастиц.</w:t>
      </w:r>
    </w:p>
    <w:p w:rsidR="00AD7D3C" w:rsidRPr="00F16C2D" w:rsidRDefault="00AD7D3C" w:rsidP="00AD7D3C">
      <w:pPr>
        <w:ind w:firstLine="708"/>
        <w:rPr>
          <w:szCs w:val="28"/>
        </w:rPr>
      </w:pPr>
      <w:r w:rsidRPr="00E779DF">
        <w:rPr>
          <w:i/>
          <w:szCs w:val="28"/>
        </w:rPr>
        <w:t>3. Опыты Бибермана, Сушкина и Фабриканта.</w:t>
      </w:r>
      <w:r w:rsidRPr="00F16C2D">
        <w:rPr>
          <w:szCs w:val="28"/>
        </w:rPr>
        <w:t xml:space="preserve"> Из приведенных выше опытов не было ясно, чему приписать волновые свойства – потоку частиц или отдельной частице. </w:t>
      </w:r>
    </w:p>
    <w:p w:rsidR="00AD7D3C" w:rsidRPr="00F16C2D" w:rsidRDefault="00AD7D3C" w:rsidP="00AD7D3C">
      <w:pPr>
        <w:ind w:firstLine="708"/>
        <w:rPr>
          <w:szCs w:val="28"/>
        </w:rPr>
      </w:pPr>
      <w:r w:rsidRPr="00F16C2D">
        <w:rPr>
          <w:szCs w:val="28"/>
        </w:rPr>
        <w:t>Для ответа на этот вопрос учеными Л.</w:t>
      </w:r>
      <w:r w:rsidR="00D83D36">
        <w:rPr>
          <w:szCs w:val="28"/>
        </w:rPr>
        <w:t> </w:t>
      </w:r>
      <w:r w:rsidRPr="00F16C2D">
        <w:rPr>
          <w:szCs w:val="28"/>
        </w:rPr>
        <w:t>Биберманом, Н.</w:t>
      </w:r>
      <w:r w:rsidR="00D83D36">
        <w:rPr>
          <w:szCs w:val="28"/>
        </w:rPr>
        <w:t> </w:t>
      </w:r>
      <w:r w:rsidRPr="00F16C2D">
        <w:rPr>
          <w:szCs w:val="28"/>
        </w:rPr>
        <w:t>Сушкиным и</w:t>
      </w:r>
      <w:r w:rsidR="00B35F71">
        <w:rPr>
          <w:szCs w:val="28"/>
        </w:rPr>
        <w:t xml:space="preserve"> </w:t>
      </w:r>
      <w:r w:rsidRPr="00F16C2D">
        <w:rPr>
          <w:szCs w:val="28"/>
        </w:rPr>
        <w:t>В.</w:t>
      </w:r>
      <w:r w:rsidR="00D83D36">
        <w:rPr>
          <w:szCs w:val="28"/>
        </w:rPr>
        <w:t> </w:t>
      </w:r>
      <w:r w:rsidRPr="00F16C2D">
        <w:rPr>
          <w:szCs w:val="28"/>
        </w:rPr>
        <w:t>Фабрикантом был поставлен следующий опыт. На установке, подобной установке в опыте Тартаковского и Том</w:t>
      </w:r>
      <w:r>
        <w:rPr>
          <w:szCs w:val="28"/>
        </w:rPr>
        <w:t>п</w:t>
      </w:r>
      <w:r w:rsidRPr="00F16C2D">
        <w:rPr>
          <w:szCs w:val="28"/>
        </w:rPr>
        <w:t xml:space="preserve">сона, была создана малая интенсивность пучка электронов, а именно, промежуток времени между последовательными вылетами двух электронов из </w:t>
      </w:r>
      <w:r>
        <w:rPr>
          <w:szCs w:val="28"/>
        </w:rPr>
        <w:t xml:space="preserve">электронной пушки во много раз </w:t>
      </w:r>
      <w:r w:rsidRPr="00F16C2D">
        <w:rPr>
          <w:szCs w:val="28"/>
        </w:rPr>
        <w:t>превышал</w:t>
      </w:r>
      <w:r>
        <w:rPr>
          <w:szCs w:val="28"/>
        </w:rPr>
        <w:t>о</w:t>
      </w:r>
      <w:r w:rsidRPr="00F16C2D">
        <w:rPr>
          <w:szCs w:val="28"/>
        </w:rPr>
        <w:t xml:space="preserve"> время пролета </w:t>
      </w:r>
      <w:r>
        <w:rPr>
          <w:szCs w:val="28"/>
        </w:rPr>
        <w:t xml:space="preserve">установки </w:t>
      </w:r>
      <w:r w:rsidRPr="00F16C2D">
        <w:rPr>
          <w:szCs w:val="28"/>
        </w:rPr>
        <w:t>одним</w:t>
      </w:r>
      <w:r>
        <w:rPr>
          <w:szCs w:val="28"/>
        </w:rPr>
        <w:t xml:space="preserve"> электроном</w:t>
      </w:r>
      <w:r w:rsidRPr="00F16C2D">
        <w:rPr>
          <w:szCs w:val="28"/>
        </w:rPr>
        <w:t xml:space="preserve">. Этим исключалось влияние других электронов на прохождение одним электроном </w:t>
      </w:r>
      <w:r>
        <w:rPr>
          <w:szCs w:val="28"/>
        </w:rPr>
        <w:t xml:space="preserve">всей </w:t>
      </w:r>
      <w:r w:rsidRPr="00F16C2D">
        <w:rPr>
          <w:szCs w:val="28"/>
        </w:rPr>
        <w:t xml:space="preserve">установки. </w:t>
      </w:r>
    </w:p>
    <w:p w:rsidR="00AD7D3C" w:rsidRPr="00F16C2D" w:rsidRDefault="00AD7D3C" w:rsidP="00AD7D3C">
      <w:pPr>
        <w:ind w:firstLine="708"/>
        <w:rPr>
          <w:szCs w:val="28"/>
        </w:rPr>
      </w:pPr>
      <w:r w:rsidRPr="00F16C2D">
        <w:rPr>
          <w:szCs w:val="28"/>
        </w:rPr>
        <w:t>Результаты опыта оказались следующими: отдельный электрон, проходя установку, случайно отклонялся и попадал в какую-то точку экрана (в этом месте экрана на фоточувствительной пла</w:t>
      </w:r>
      <w:r>
        <w:rPr>
          <w:szCs w:val="28"/>
        </w:rPr>
        <w:t>стинке появлялась темная точка).П</w:t>
      </w:r>
      <w:r w:rsidRPr="00F16C2D">
        <w:rPr>
          <w:szCs w:val="28"/>
        </w:rPr>
        <w:t>ри накоплении достаточно большого числа электронов</w:t>
      </w:r>
      <w:r>
        <w:rPr>
          <w:szCs w:val="28"/>
        </w:rPr>
        <w:t xml:space="preserve"> (эксперимент был длительным)</w:t>
      </w:r>
      <w:r w:rsidRPr="00F16C2D">
        <w:rPr>
          <w:szCs w:val="28"/>
        </w:rPr>
        <w:t xml:space="preserve"> хаотичная картина случайных точек на экране превращалась в </w:t>
      </w:r>
      <w:r>
        <w:rPr>
          <w:szCs w:val="28"/>
        </w:rPr>
        <w:t>упорядоченную картину дифракции, аналогичную той, что была получена в опытах Томпсона и Тартаковского.</w:t>
      </w:r>
    </w:p>
    <w:p w:rsidR="00AD7D3C" w:rsidRPr="00F16C2D" w:rsidRDefault="00AD7D3C" w:rsidP="00AD7D3C">
      <w:pPr>
        <w:ind w:firstLine="708"/>
        <w:rPr>
          <w:szCs w:val="28"/>
        </w:rPr>
      </w:pPr>
      <w:r w:rsidRPr="00F16C2D">
        <w:rPr>
          <w:szCs w:val="28"/>
        </w:rPr>
        <w:t xml:space="preserve">Таким образом, было доказано, что волновыми свойствами обладает отдельно движущийся электрон. Итак, </w:t>
      </w:r>
      <w:r w:rsidRPr="009631B8">
        <w:rPr>
          <w:i/>
          <w:szCs w:val="28"/>
        </w:rPr>
        <w:t>микрочастица обладает волновыми свойствами, которые проявляются в вероятностном характере ее поведения</w:t>
      </w:r>
      <w:r w:rsidRPr="00F16C2D">
        <w:rPr>
          <w:szCs w:val="28"/>
        </w:rPr>
        <w:t>, в различной вероятности ее обнаружения</w:t>
      </w:r>
      <w:r>
        <w:rPr>
          <w:szCs w:val="28"/>
        </w:rPr>
        <w:t xml:space="preserve"> в разных точках пространства. </w:t>
      </w:r>
    </w:p>
    <w:p w:rsidR="00AD7D3C" w:rsidRPr="00F16C2D" w:rsidRDefault="00AD7D3C" w:rsidP="00AD7D3C">
      <w:pPr>
        <w:pStyle w:val="20"/>
      </w:pPr>
      <w:bookmarkStart w:id="388" w:name="_Toc216773730"/>
      <w:bookmarkStart w:id="389" w:name="_Toc461574363"/>
      <w:bookmarkStart w:id="390" w:name="_Toc485459431"/>
      <w:bookmarkStart w:id="391" w:name="_Toc485534379"/>
      <w:r>
        <w:t>5</w:t>
      </w:r>
      <w:r w:rsidRPr="00F16C2D">
        <w:t>.2. Соотношения неопределенностей Гейзенберга</w:t>
      </w:r>
      <w:bookmarkEnd w:id="388"/>
      <w:bookmarkEnd w:id="389"/>
      <w:bookmarkEnd w:id="390"/>
      <w:bookmarkEnd w:id="391"/>
    </w:p>
    <w:p w:rsidR="00AD7D3C" w:rsidRPr="00F16C2D" w:rsidRDefault="00AD7D3C" w:rsidP="00AD7D3C">
      <w:pPr>
        <w:pStyle w:val="3"/>
      </w:pPr>
      <w:bookmarkStart w:id="392" w:name="_Toc216773731"/>
      <w:bookmarkStart w:id="393" w:name="_Toc461574364"/>
      <w:bookmarkStart w:id="394" w:name="_Toc485459432"/>
      <w:bookmarkStart w:id="395" w:name="_Toc485534380"/>
      <w:r>
        <w:t>5</w:t>
      </w:r>
      <w:r w:rsidRPr="00F16C2D">
        <w:t xml:space="preserve">.2.1. </w:t>
      </w:r>
      <w:bookmarkEnd w:id="392"/>
      <w:r w:rsidRPr="00025FF9">
        <w:t>Соотношения неопределенностей как проявление волновых свойств</w:t>
      </w:r>
      <w:bookmarkEnd w:id="393"/>
      <w:bookmarkEnd w:id="394"/>
      <w:bookmarkEnd w:id="395"/>
    </w:p>
    <w:p w:rsidR="00AD7D3C" w:rsidRPr="00F16C2D" w:rsidRDefault="00AD7D3C" w:rsidP="00AD7D3C">
      <w:pPr>
        <w:ind w:firstLine="708"/>
        <w:rPr>
          <w:i/>
          <w:szCs w:val="28"/>
        </w:rPr>
      </w:pPr>
      <w:r w:rsidRPr="00F16C2D">
        <w:rPr>
          <w:szCs w:val="28"/>
        </w:rPr>
        <w:t xml:space="preserve">В отличие от классических частиц, микрочастицы обладают волновыми свойствами, </w:t>
      </w:r>
      <w:r>
        <w:rPr>
          <w:szCs w:val="28"/>
        </w:rPr>
        <w:t xml:space="preserve">в </w:t>
      </w:r>
      <w:r w:rsidRPr="00F16C2D">
        <w:rPr>
          <w:szCs w:val="28"/>
        </w:rPr>
        <w:t xml:space="preserve">связи, с </w:t>
      </w:r>
      <w:r>
        <w:rPr>
          <w:szCs w:val="28"/>
        </w:rPr>
        <w:t>чем</w:t>
      </w:r>
      <w:r w:rsidRPr="00F16C2D">
        <w:rPr>
          <w:szCs w:val="28"/>
        </w:rPr>
        <w:t xml:space="preserve"> возникают ограничения на применимость </w:t>
      </w:r>
      <w:r>
        <w:rPr>
          <w:szCs w:val="28"/>
        </w:rPr>
        <w:t xml:space="preserve">таких </w:t>
      </w:r>
      <w:r w:rsidRPr="00F16C2D">
        <w:rPr>
          <w:szCs w:val="28"/>
        </w:rPr>
        <w:t>понятий</w:t>
      </w:r>
      <w:r>
        <w:rPr>
          <w:szCs w:val="28"/>
        </w:rPr>
        <w:t xml:space="preserve">, как </w:t>
      </w:r>
      <w:r w:rsidRPr="00F16C2D">
        <w:rPr>
          <w:szCs w:val="28"/>
        </w:rPr>
        <w:t xml:space="preserve">координата, импульс, время, энергия, траектория движения </w:t>
      </w:r>
      <w:r w:rsidR="00B522C7">
        <w:rPr>
          <w:szCs w:val="28"/>
        </w:rPr>
        <w:t>и т. д.</w:t>
      </w:r>
      <w:r>
        <w:rPr>
          <w:szCs w:val="28"/>
        </w:rPr>
        <w:t>,</w:t>
      </w:r>
      <w:r w:rsidRPr="00F16C2D">
        <w:rPr>
          <w:szCs w:val="28"/>
        </w:rPr>
        <w:t xml:space="preserve"> для описания движения микрочастиц. Эти ограничения устанавливаются </w:t>
      </w:r>
      <w:r w:rsidRPr="009631B8">
        <w:rPr>
          <w:i/>
          <w:szCs w:val="28"/>
        </w:rPr>
        <w:t>соотношениями неопределенностей Гейзенберга</w:t>
      </w:r>
      <w:r w:rsidRPr="00F16C2D">
        <w:rPr>
          <w:szCs w:val="28"/>
        </w:rPr>
        <w:t xml:space="preserve">, согласно которым </w:t>
      </w:r>
      <w:r w:rsidRPr="00F16C2D">
        <w:rPr>
          <w:i/>
          <w:szCs w:val="28"/>
        </w:rPr>
        <w:t>произведение неопределенностей (</w:t>
      </w:r>
      <w:r w:rsidRPr="00F16C2D">
        <w:rPr>
          <w:i/>
          <w:position w:val="-10"/>
          <w:szCs w:val="28"/>
        </w:rPr>
        <w:object w:dxaOrig="840" w:dyaOrig="340" w14:anchorId="0B508434">
          <v:shape id="_x0000_i1643" type="#_x0000_t75" style="width:55.5pt;height:17.25pt" o:ole="">
            <v:imagedata r:id="rId1289" o:title=""/>
          </v:shape>
          <o:OLEObject Type="Embed" ProgID="Equation.3" ShapeID="_x0000_i1643" DrawAspect="Content" ObjectID="_1824385180" r:id="rId1290"/>
        </w:object>
      </w:r>
      <w:r w:rsidRPr="00F16C2D">
        <w:rPr>
          <w:i/>
          <w:szCs w:val="28"/>
        </w:rPr>
        <w:t xml:space="preserve">) двух сопряженных величин (А, В) не может быть меньше постоянной Планка </w:t>
      </w:r>
      <w:r w:rsidRPr="00F16C2D">
        <w:rPr>
          <w:i/>
          <w:position w:val="-4"/>
          <w:szCs w:val="28"/>
        </w:rPr>
        <w:object w:dxaOrig="200" w:dyaOrig="260" w14:anchorId="24D50C11">
          <v:shape id="_x0000_i1644" type="#_x0000_t75" style="width:13.5pt;height:16.5pt" o:ole="">
            <v:imagedata r:id="rId1291" o:title=""/>
          </v:shape>
          <o:OLEObject Type="Embed" ProgID="Equation.3" ShapeID="_x0000_i1644" DrawAspect="Content" ObjectID="_1824385181" r:id="rId1292"/>
        </w:object>
      </w:r>
      <w:r w:rsidRPr="001F6DEA">
        <w:rPr>
          <w:szCs w:val="28"/>
        </w:rPr>
        <w:t>[</w:t>
      </w:r>
      <w:r w:rsidRPr="00E66B82">
        <w:rPr>
          <w:szCs w:val="28"/>
        </w:rPr>
        <w:t>4</w:t>
      </w:r>
      <w:r w:rsidRPr="001F6DEA">
        <w:rPr>
          <w:szCs w:val="28"/>
        </w:rPr>
        <w:t>]</w:t>
      </w:r>
      <w:r w:rsidRPr="00DE663F">
        <w:rPr>
          <w:szCs w:val="28"/>
        </w:rPr>
        <w:t>:</w:t>
      </w:r>
    </w:p>
    <w:p w:rsidR="00AD7D3C" w:rsidRPr="00F16C2D" w:rsidRDefault="00635E40" w:rsidP="00635E40">
      <w:pPr>
        <w:pStyle w:val="affc"/>
      </w:pPr>
      <w:r w:rsidRPr="00D57F37">
        <w:tab/>
      </w:r>
      <w:r w:rsidRPr="00635E40">
        <w:rPr>
          <w:position w:val="-12"/>
        </w:rPr>
        <w:object w:dxaOrig="3080" w:dyaOrig="420" w14:anchorId="1F2797BB">
          <v:shape id="_x0000_i1645" type="#_x0000_t75" style="width:152.25pt;height:21.75pt" o:ole="">
            <v:imagedata r:id="rId1293" o:title=""/>
          </v:shape>
          <o:OLEObject Type="Embed" ProgID="Equation.3" ShapeID="_x0000_i1645" DrawAspect="Content" ObjectID="_1824385182" r:id="rId1294"/>
        </w:object>
      </w:r>
      <w:r w:rsidR="00AD7D3C" w:rsidRPr="00F16C2D">
        <w:t>.</w:t>
      </w:r>
      <w:r w:rsidR="00AD7D3C">
        <w:tab/>
      </w:r>
      <w:r w:rsidR="00AD7D3C" w:rsidRPr="00F16C2D">
        <w:t>(</w:t>
      </w:r>
      <w:r w:rsidR="00AD7D3C">
        <w:t>5.2</w:t>
      </w:r>
      <w:r w:rsidR="00AD7D3C" w:rsidRPr="00F16C2D">
        <w:t>)</w:t>
      </w:r>
    </w:p>
    <w:p w:rsidR="00AD7D3C" w:rsidRPr="00F16C2D" w:rsidRDefault="00AD7D3C" w:rsidP="00AD7D3C">
      <w:pPr>
        <w:ind w:firstLine="708"/>
        <w:rPr>
          <w:szCs w:val="28"/>
        </w:rPr>
      </w:pPr>
      <w:r w:rsidRPr="00F16C2D">
        <w:rPr>
          <w:szCs w:val="28"/>
        </w:rPr>
        <w:t>В формуле (</w:t>
      </w:r>
      <w:r>
        <w:rPr>
          <w:szCs w:val="28"/>
        </w:rPr>
        <w:t>5</w:t>
      </w:r>
      <w:r w:rsidRPr="00F16C2D">
        <w:rPr>
          <w:szCs w:val="28"/>
        </w:rPr>
        <w:t>.</w:t>
      </w:r>
      <w:r>
        <w:rPr>
          <w:szCs w:val="28"/>
        </w:rPr>
        <w:t>2</w:t>
      </w:r>
      <w:r w:rsidRPr="00F16C2D">
        <w:rPr>
          <w:szCs w:val="28"/>
        </w:rPr>
        <w:t>) в правой части в разных у</w:t>
      </w:r>
      <w:r>
        <w:rPr>
          <w:szCs w:val="28"/>
        </w:rPr>
        <w:t>чебных пособиях записывают либо</w:t>
      </w:r>
      <w:r w:rsidRPr="00F16C2D">
        <w:rPr>
          <w:i/>
          <w:position w:val="-4"/>
          <w:szCs w:val="28"/>
        </w:rPr>
        <w:object w:dxaOrig="200" w:dyaOrig="260" w14:anchorId="5C67454C">
          <v:shape id="_x0000_i1646" type="#_x0000_t75" style="width:12.75pt;height:17.25pt" o:ole="">
            <v:imagedata r:id="rId1295" o:title=""/>
          </v:shape>
          <o:OLEObject Type="Embed" ProgID="Equation.3" ShapeID="_x0000_i1646" DrawAspect="Content" ObjectID="_1824385183" r:id="rId1296"/>
        </w:object>
      </w:r>
      <w:r>
        <w:rPr>
          <w:i/>
          <w:szCs w:val="28"/>
        </w:rPr>
        <w:t xml:space="preserve">, </w:t>
      </w:r>
      <w:r w:rsidRPr="00F16C2D">
        <w:rPr>
          <w:szCs w:val="28"/>
        </w:rPr>
        <w:t xml:space="preserve">либо </w:t>
      </w:r>
      <w:r w:rsidRPr="00EF6B04">
        <w:rPr>
          <w:position w:val="-12"/>
          <w:szCs w:val="28"/>
        </w:rPr>
        <w:object w:dxaOrig="460" w:dyaOrig="380" w14:anchorId="27B6C8D1">
          <v:shape id="_x0000_i1647" type="#_x0000_t75" style="width:23.25pt;height:19.5pt" o:ole="">
            <v:imagedata r:id="rId1297" o:title=""/>
          </v:shape>
          <o:OLEObject Type="Embed" ProgID="Equation.3" ShapeID="_x0000_i1647" DrawAspect="Content" ObjectID="_1824385184" r:id="rId1298"/>
        </w:object>
      </w:r>
      <w:r w:rsidRPr="00F16C2D">
        <w:rPr>
          <w:szCs w:val="28"/>
        </w:rPr>
        <w:t xml:space="preserve">, либо </w:t>
      </w:r>
      <w:r w:rsidRPr="00F16C2D">
        <w:rPr>
          <w:i/>
          <w:szCs w:val="28"/>
          <w:lang w:val="en-US"/>
        </w:rPr>
        <w:t>h</w:t>
      </w:r>
      <w:r>
        <w:rPr>
          <w:szCs w:val="28"/>
        </w:rPr>
        <w:t xml:space="preserve"> (в</w:t>
      </w:r>
      <w:r w:rsidRPr="00F16C2D">
        <w:rPr>
          <w:szCs w:val="28"/>
        </w:rPr>
        <w:t>ажен порядок величины, а не конкретная цифра</w:t>
      </w:r>
      <w:r>
        <w:rPr>
          <w:szCs w:val="28"/>
        </w:rPr>
        <w:t>)</w:t>
      </w:r>
      <w:r w:rsidRPr="00F16C2D">
        <w:rPr>
          <w:szCs w:val="28"/>
        </w:rPr>
        <w:t>.</w:t>
      </w:r>
    </w:p>
    <w:p w:rsidR="00AD7D3C" w:rsidRPr="00F16C2D" w:rsidRDefault="00AD7D3C" w:rsidP="00AD7D3C">
      <w:pPr>
        <w:ind w:firstLine="708"/>
        <w:rPr>
          <w:i/>
          <w:szCs w:val="28"/>
        </w:rPr>
      </w:pPr>
      <w:r w:rsidRPr="00F16C2D">
        <w:rPr>
          <w:i/>
          <w:szCs w:val="28"/>
        </w:rPr>
        <w:t>Сопряженными называют величины, которые не могут иметь одновременно точных значений</w:t>
      </w:r>
      <w:r w:rsidR="00012B5F">
        <w:rPr>
          <w:i/>
          <w:szCs w:val="28"/>
        </w:rPr>
        <w:t xml:space="preserve"> </w:t>
      </w:r>
      <w:r w:rsidRPr="006865A4">
        <w:rPr>
          <w:szCs w:val="28"/>
        </w:rPr>
        <w:t>[4]</w:t>
      </w:r>
      <w:r w:rsidRPr="00F16C2D">
        <w:rPr>
          <w:i/>
          <w:szCs w:val="28"/>
        </w:rPr>
        <w:t xml:space="preserve">. </w:t>
      </w:r>
      <w:r w:rsidRPr="00EF6B04">
        <w:rPr>
          <w:szCs w:val="28"/>
        </w:rPr>
        <w:t>Так, в квантовой механике сопряженными</w:t>
      </w:r>
      <w:r>
        <w:rPr>
          <w:szCs w:val="28"/>
        </w:rPr>
        <w:t xml:space="preserve"> величинами являются </w:t>
      </w:r>
      <w:r w:rsidR="00D83D36">
        <w:rPr>
          <w:szCs w:val="28"/>
        </w:rPr>
        <w:t xml:space="preserve">такие </w:t>
      </w:r>
      <w:r>
        <w:rPr>
          <w:szCs w:val="28"/>
        </w:rPr>
        <w:t>пары величин</w:t>
      </w:r>
      <w:r w:rsidR="00D83D36">
        <w:rPr>
          <w:szCs w:val="28"/>
        </w:rPr>
        <w:t>, как</w:t>
      </w:r>
      <w:r>
        <w:rPr>
          <w:szCs w:val="28"/>
        </w:rPr>
        <w:t xml:space="preserve"> координата </w:t>
      </w:r>
      <w:r w:rsidRPr="00F16C2D">
        <w:rPr>
          <w:szCs w:val="28"/>
        </w:rPr>
        <w:t>и соответствующая ей проекция импульса</w:t>
      </w:r>
      <w:r>
        <w:rPr>
          <w:szCs w:val="28"/>
        </w:rPr>
        <w:t xml:space="preserve"> микрочастицы, а также энергия и время.</w:t>
      </w:r>
    </w:p>
    <w:p w:rsidR="00AD7D3C" w:rsidRPr="00F16C2D" w:rsidRDefault="00AD7D3C" w:rsidP="00AD7D3C">
      <w:pPr>
        <w:ind w:firstLine="708"/>
        <w:rPr>
          <w:szCs w:val="28"/>
        </w:rPr>
      </w:pPr>
      <w:r w:rsidRPr="00F16C2D">
        <w:rPr>
          <w:szCs w:val="28"/>
        </w:rPr>
        <w:t>Приведем ряд примеров на соотношение неопределенностей Гейзенберга.</w:t>
      </w:r>
    </w:p>
    <w:p w:rsidR="00AD7D3C" w:rsidRPr="00F16C2D" w:rsidRDefault="00AD7D3C" w:rsidP="00AD7D3C">
      <w:pPr>
        <w:ind w:firstLine="708"/>
        <w:rPr>
          <w:szCs w:val="28"/>
        </w:rPr>
      </w:pPr>
      <w:r>
        <w:rPr>
          <w:szCs w:val="28"/>
        </w:rPr>
        <w:t>1</w:t>
      </w:r>
      <w:r w:rsidRPr="00F16C2D">
        <w:rPr>
          <w:szCs w:val="28"/>
        </w:rPr>
        <w:t>.</w:t>
      </w:r>
      <w:r w:rsidR="00D83D36">
        <w:rPr>
          <w:szCs w:val="28"/>
        </w:rPr>
        <w:t> </w:t>
      </w:r>
      <w:r>
        <w:rPr>
          <w:szCs w:val="28"/>
        </w:rPr>
        <w:t>Сопряженными величинами являются к</w:t>
      </w:r>
      <w:r w:rsidRPr="00F16C2D">
        <w:rPr>
          <w:szCs w:val="28"/>
        </w:rPr>
        <w:t xml:space="preserve">оордината и соответствующая ей проекция импульса </w:t>
      </w:r>
      <w:r w:rsidRPr="00F16C2D">
        <w:rPr>
          <w:position w:val="-16"/>
          <w:szCs w:val="28"/>
        </w:rPr>
        <w:object w:dxaOrig="1620" w:dyaOrig="460" w14:anchorId="6ED5C56F">
          <v:shape id="_x0000_i1648" type="#_x0000_t75" style="width:81pt;height:22.5pt" o:ole="">
            <v:imagedata r:id="rId1299" o:title=""/>
          </v:shape>
          <o:OLEObject Type="Embed" ProgID="Equation.3" ShapeID="_x0000_i1648" DrawAspect="Content" ObjectID="_1824385185" r:id="rId1300"/>
        </w:object>
      </w:r>
      <w:r w:rsidRPr="00F16C2D">
        <w:rPr>
          <w:szCs w:val="28"/>
        </w:rPr>
        <w:t xml:space="preserve">. </w:t>
      </w:r>
      <w:r>
        <w:rPr>
          <w:szCs w:val="28"/>
        </w:rPr>
        <w:t>Тогда д</w:t>
      </w:r>
      <w:r w:rsidRPr="00F16C2D">
        <w:rPr>
          <w:szCs w:val="28"/>
        </w:rPr>
        <w:t xml:space="preserve">ля них </w:t>
      </w:r>
      <w:r>
        <w:rPr>
          <w:szCs w:val="28"/>
        </w:rPr>
        <w:t xml:space="preserve">соотношение (5.2) </w:t>
      </w:r>
      <w:r w:rsidRPr="00F16C2D">
        <w:rPr>
          <w:szCs w:val="28"/>
        </w:rPr>
        <w:t>можно записать</w:t>
      </w:r>
      <w:r>
        <w:rPr>
          <w:szCs w:val="28"/>
        </w:rPr>
        <w:t xml:space="preserve"> в виде</w:t>
      </w:r>
    </w:p>
    <w:p w:rsidR="00AD7D3C" w:rsidRPr="00F16C2D" w:rsidRDefault="00635E40" w:rsidP="00635E40">
      <w:pPr>
        <w:pStyle w:val="affc"/>
      </w:pPr>
      <w:r w:rsidRPr="00D57F37">
        <w:tab/>
      </w:r>
      <w:r w:rsidRPr="00635E40">
        <w:rPr>
          <w:position w:val="-12"/>
        </w:rPr>
        <w:object w:dxaOrig="1440" w:dyaOrig="380" w14:anchorId="429EC877">
          <v:shape id="_x0000_i1649" type="#_x0000_t75" style="width:70.5pt;height:18.75pt" o:ole="">
            <v:imagedata r:id="rId1301" o:title=""/>
          </v:shape>
          <o:OLEObject Type="Embed" ProgID="Equation.3" ShapeID="_x0000_i1649" DrawAspect="Content" ObjectID="_1824385186" r:id="rId1302"/>
        </w:object>
      </w:r>
      <w:r w:rsidR="00AD7D3C" w:rsidRPr="00F16C2D">
        <w:t>.</w:t>
      </w:r>
      <w:r w:rsidR="00AD7D3C">
        <w:tab/>
      </w:r>
      <w:r w:rsidR="00AD7D3C" w:rsidRPr="00F16C2D">
        <w:t>(</w:t>
      </w:r>
      <w:r w:rsidR="00AD7D3C">
        <w:t>5</w:t>
      </w:r>
      <w:r w:rsidR="00AD7D3C" w:rsidRPr="00F16C2D">
        <w:t>.3)</w:t>
      </w:r>
    </w:p>
    <w:p w:rsidR="00AD7D3C" w:rsidRPr="00F16C2D" w:rsidRDefault="00AD7D3C" w:rsidP="00AD7D3C">
      <w:pPr>
        <w:ind w:firstLine="708"/>
        <w:rPr>
          <w:szCs w:val="28"/>
        </w:rPr>
      </w:pPr>
      <w:r>
        <w:rPr>
          <w:szCs w:val="28"/>
        </w:rPr>
        <w:t>Н</w:t>
      </w:r>
      <w:r w:rsidRPr="00F16C2D">
        <w:rPr>
          <w:szCs w:val="28"/>
        </w:rPr>
        <w:t xml:space="preserve">еравенство </w:t>
      </w:r>
      <w:r>
        <w:rPr>
          <w:szCs w:val="28"/>
        </w:rPr>
        <w:t>вида (5.3) является можно записать и для оставшихся двух координат и проекций импульса на соответствующие координатные оси:</w:t>
      </w:r>
    </w:p>
    <w:p w:rsidR="00AD7D3C" w:rsidRPr="00F16C2D" w:rsidRDefault="00635E40" w:rsidP="00635E40">
      <w:pPr>
        <w:pStyle w:val="affc"/>
      </w:pPr>
      <w:r w:rsidRPr="00D57F37">
        <w:tab/>
      </w:r>
      <w:r w:rsidR="005261A6" w:rsidRPr="00635E40">
        <w:rPr>
          <w:position w:val="-18"/>
        </w:rPr>
        <w:object w:dxaOrig="3400" w:dyaOrig="560" w14:anchorId="1D0C96A8">
          <v:shape id="_x0000_i1650" type="#_x0000_t75" style="width:166.5pt;height:29.25pt" o:ole="">
            <v:imagedata r:id="rId1303" o:title=""/>
          </v:shape>
          <o:OLEObject Type="Embed" ProgID="Equation.3" ShapeID="_x0000_i1650" DrawAspect="Content" ObjectID="_1824385187" r:id="rId1304"/>
        </w:object>
      </w:r>
      <w:r w:rsidR="00AD7D3C" w:rsidRPr="00F16C2D">
        <w:t>,</w:t>
      </w:r>
      <w:r w:rsidR="00AD7D3C">
        <w:tab/>
      </w:r>
      <w:r w:rsidR="00AD7D3C" w:rsidRPr="00F16C2D">
        <w:t>(</w:t>
      </w:r>
      <w:r w:rsidR="00AD7D3C">
        <w:t>5</w:t>
      </w:r>
      <w:r w:rsidR="00AD7D3C" w:rsidRPr="00F16C2D">
        <w:t>.</w:t>
      </w:r>
      <w:r w:rsidR="00AD7D3C">
        <w:t>4</w:t>
      </w:r>
      <w:r w:rsidR="00AD7D3C" w:rsidRPr="00F16C2D">
        <w:t>)</w:t>
      </w:r>
    </w:p>
    <w:p w:rsidR="00AD7D3C" w:rsidRDefault="00AD7D3C" w:rsidP="00AD7D3C">
      <w:pPr>
        <w:ind w:firstLine="708"/>
        <w:rPr>
          <w:szCs w:val="28"/>
        </w:rPr>
      </w:pPr>
      <w:r>
        <w:rPr>
          <w:szCs w:val="28"/>
        </w:rPr>
        <w:t>Однако</w:t>
      </w:r>
      <w:r w:rsidRPr="00F16C2D">
        <w:rPr>
          <w:szCs w:val="28"/>
        </w:rPr>
        <w:t xml:space="preserve"> координата </w:t>
      </w:r>
      <w:r>
        <w:rPr>
          <w:szCs w:val="28"/>
        </w:rPr>
        <w:t xml:space="preserve">микрочастицы </w:t>
      </w:r>
      <w:r w:rsidRPr="00F16C2D">
        <w:rPr>
          <w:szCs w:val="28"/>
        </w:rPr>
        <w:t xml:space="preserve">и </w:t>
      </w:r>
      <w:r>
        <w:rPr>
          <w:szCs w:val="28"/>
        </w:rPr>
        <w:t xml:space="preserve">не соответствующая ей </w:t>
      </w:r>
      <w:r w:rsidRPr="00F16C2D">
        <w:rPr>
          <w:szCs w:val="28"/>
        </w:rPr>
        <w:t xml:space="preserve">проекция импульса </w:t>
      </w:r>
      <w:r>
        <w:rPr>
          <w:szCs w:val="28"/>
        </w:rPr>
        <w:t>(</w:t>
      </w:r>
      <w:r w:rsidR="00B522C7">
        <w:rPr>
          <w:szCs w:val="28"/>
        </w:rPr>
        <w:t>т. е.</w:t>
      </w:r>
      <w:r>
        <w:rPr>
          <w:szCs w:val="28"/>
        </w:rPr>
        <w:t xml:space="preserve"> проекция импульса на другую координатную ось), могут быть одновременно определены с большой точностью. В таких случаях можно записать: </w:t>
      </w:r>
    </w:p>
    <w:p w:rsidR="00AD7D3C" w:rsidRPr="00F16C2D" w:rsidRDefault="00AD7D3C" w:rsidP="00D83D36">
      <w:pPr>
        <w:ind w:firstLine="0"/>
        <w:jc w:val="center"/>
        <w:rPr>
          <w:szCs w:val="28"/>
        </w:rPr>
      </w:pPr>
      <w:r w:rsidRPr="0066441F">
        <w:rPr>
          <w:position w:val="-12"/>
          <w:szCs w:val="28"/>
        </w:rPr>
        <w:object w:dxaOrig="9300" w:dyaOrig="420" w14:anchorId="6A31AFC4">
          <v:shape id="_x0000_i1651" type="#_x0000_t75" style="width:447pt;height:21pt" o:ole="">
            <v:imagedata r:id="rId1305" o:title=""/>
          </v:shape>
          <o:OLEObject Type="Embed" ProgID="Equation.3" ShapeID="_x0000_i1651" DrawAspect="Content" ObjectID="_1824385188" r:id="rId1306"/>
        </w:object>
      </w:r>
      <w:r w:rsidRPr="00F16C2D">
        <w:rPr>
          <w:szCs w:val="28"/>
        </w:rPr>
        <w:t>.</w:t>
      </w:r>
    </w:p>
    <w:p w:rsidR="00AD7D3C" w:rsidRPr="00F16C2D" w:rsidRDefault="00D83D36" w:rsidP="00D83D36">
      <w:pPr>
        <w:ind w:firstLine="709"/>
        <w:rPr>
          <w:szCs w:val="28"/>
        </w:rPr>
      </w:pPr>
      <w:r>
        <w:rPr>
          <w:szCs w:val="28"/>
        </w:rPr>
        <w:t>2. </w:t>
      </w:r>
      <w:r w:rsidR="00AD7D3C">
        <w:rPr>
          <w:szCs w:val="28"/>
        </w:rPr>
        <w:t>Сопряженными величинами являются э</w:t>
      </w:r>
      <w:r w:rsidR="00AD7D3C" w:rsidRPr="00F16C2D">
        <w:rPr>
          <w:szCs w:val="28"/>
        </w:rPr>
        <w:t>нергия и время (</w:t>
      </w:r>
      <w:r w:rsidR="00AD7D3C" w:rsidRPr="00F16C2D">
        <w:rPr>
          <w:i/>
          <w:szCs w:val="28"/>
        </w:rPr>
        <w:t>А</w:t>
      </w:r>
      <w:r>
        <w:rPr>
          <w:i/>
          <w:szCs w:val="28"/>
        </w:rPr>
        <w:t> </w:t>
      </w:r>
      <w:r w:rsidR="00AD7D3C" w:rsidRPr="00F16C2D">
        <w:rPr>
          <w:szCs w:val="28"/>
        </w:rPr>
        <w:t>=</w:t>
      </w:r>
      <w:r>
        <w:rPr>
          <w:szCs w:val="28"/>
        </w:rPr>
        <w:t xml:space="preserve"> </w:t>
      </w:r>
      <w:r w:rsidR="00AD7D3C" w:rsidRPr="00F16C2D">
        <w:rPr>
          <w:i/>
          <w:szCs w:val="28"/>
          <w:lang w:val="en-US"/>
        </w:rPr>
        <w:t>W</w:t>
      </w:r>
      <w:r w:rsidR="00AD7D3C" w:rsidRPr="00F16C2D">
        <w:rPr>
          <w:szCs w:val="28"/>
        </w:rPr>
        <w:t xml:space="preserve">, </w:t>
      </w:r>
      <w:r w:rsidR="00AD7D3C" w:rsidRPr="00F16C2D">
        <w:rPr>
          <w:i/>
          <w:szCs w:val="28"/>
        </w:rPr>
        <w:t>В</w:t>
      </w:r>
      <w:r>
        <w:rPr>
          <w:i/>
          <w:szCs w:val="28"/>
        </w:rPr>
        <w:t> </w:t>
      </w:r>
      <w:r w:rsidR="00AD7D3C" w:rsidRPr="00F16C2D">
        <w:rPr>
          <w:szCs w:val="28"/>
        </w:rPr>
        <w:t>=</w:t>
      </w:r>
      <w:r>
        <w:rPr>
          <w:szCs w:val="28"/>
        </w:rPr>
        <w:t xml:space="preserve"> </w:t>
      </w:r>
      <w:r w:rsidR="00AD7D3C" w:rsidRPr="00F16C2D">
        <w:rPr>
          <w:i/>
          <w:szCs w:val="28"/>
          <w:lang w:val="en-US"/>
        </w:rPr>
        <w:t>t</w:t>
      </w:r>
      <w:r w:rsidR="00AD7D3C" w:rsidRPr="00F16C2D">
        <w:rPr>
          <w:szCs w:val="28"/>
        </w:rPr>
        <w:t xml:space="preserve">). Для них </w:t>
      </w:r>
      <w:r w:rsidR="00AD7D3C">
        <w:rPr>
          <w:szCs w:val="28"/>
        </w:rPr>
        <w:t>соотношение (5.2) запишется в виде</w:t>
      </w:r>
    </w:p>
    <w:p w:rsidR="00AD7D3C" w:rsidRPr="00F16C2D" w:rsidRDefault="00AE7F8C" w:rsidP="005261A6">
      <w:pPr>
        <w:pStyle w:val="affc"/>
      </w:pPr>
      <w:r>
        <w:tab/>
      </w:r>
      <w:r w:rsidR="005261A6" w:rsidRPr="005261A6">
        <w:rPr>
          <w:position w:val="-6"/>
        </w:rPr>
        <w:object w:dxaOrig="1359" w:dyaOrig="300" w14:anchorId="601EB634">
          <v:shape id="_x0000_i1652" type="#_x0000_t75" style="width:66pt;height:15.75pt" o:ole="">
            <v:imagedata r:id="rId1307" o:title=""/>
          </v:shape>
          <o:OLEObject Type="Embed" ProgID="Equation.3" ShapeID="_x0000_i1652" DrawAspect="Content" ObjectID="_1824385189" r:id="rId1308"/>
        </w:object>
      </w:r>
      <w:r w:rsidR="005261A6">
        <w:t>.</w:t>
      </w:r>
      <w:r w:rsidR="00AD7D3C">
        <w:tab/>
        <w:t>(5</w:t>
      </w:r>
      <w:r w:rsidR="00AD7D3C" w:rsidRPr="00F16C2D">
        <w:t>.</w:t>
      </w:r>
      <w:r w:rsidR="00AD7D3C">
        <w:t>5</w:t>
      </w:r>
      <w:r w:rsidR="00AD7D3C" w:rsidRPr="00F16C2D">
        <w:t>)</w:t>
      </w:r>
    </w:p>
    <w:p w:rsidR="00AD7D3C" w:rsidRPr="00F16C2D" w:rsidRDefault="00AD7D3C" w:rsidP="00AD7D3C">
      <w:pPr>
        <w:ind w:firstLine="708"/>
        <w:rPr>
          <w:szCs w:val="28"/>
        </w:rPr>
      </w:pPr>
      <w:r w:rsidRPr="00F16C2D">
        <w:rPr>
          <w:szCs w:val="28"/>
        </w:rPr>
        <w:t>В формуле (</w:t>
      </w:r>
      <w:r>
        <w:rPr>
          <w:szCs w:val="28"/>
        </w:rPr>
        <w:t>5</w:t>
      </w:r>
      <w:r w:rsidRPr="00F16C2D">
        <w:rPr>
          <w:szCs w:val="28"/>
        </w:rPr>
        <w:t>.</w:t>
      </w:r>
      <w:r>
        <w:rPr>
          <w:szCs w:val="28"/>
        </w:rPr>
        <w:t>5</w:t>
      </w:r>
      <w:r w:rsidRPr="00F16C2D">
        <w:rPr>
          <w:szCs w:val="28"/>
        </w:rPr>
        <w:t xml:space="preserve">) </w:t>
      </w:r>
      <w:r w:rsidRPr="00F16C2D">
        <w:rPr>
          <w:position w:val="-6"/>
          <w:szCs w:val="28"/>
        </w:rPr>
        <w:object w:dxaOrig="320" w:dyaOrig="300" w14:anchorId="38CFFADC">
          <v:shape id="_x0000_i1653" type="#_x0000_t75" style="width:19.5pt;height:16.5pt" o:ole="">
            <v:imagedata r:id="rId1309" o:title=""/>
          </v:shape>
          <o:OLEObject Type="Embed" ProgID="Equation.3" ShapeID="_x0000_i1653" DrawAspect="Content" ObjectID="_1824385190" r:id="rId1310"/>
        </w:object>
      </w:r>
      <w:r>
        <w:rPr>
          <w:szCs w:val="28"/>
        </w:rPr>
        <w:t xml:space="preserve"> –</w:t>
      </w:r>
      <w:r w:rsidRPr="00F16C2D">
        <w:rPr>
          <w:szCs w:val="28"/>
        </w:rPr>
        <w:t xml:space="preserve"> энергия частицы в квантовом состоянии, </w:t>
      </w:r>
      <w:r w:rsidRPr="00F16C2D">
        <w:rPr>
          <w:position w:val="-6"/>
          <w:szCs w:val="28"/>
        </w:rPr>
        <w:object w:dxaOrig="520" w:dyaOrig="300" w14:anchorId="5C886316">
          <v:shape id="_x0000_i1654" type="#_x0000_t75" style="width:22.5pt;height:14.25pt" o:ole="">
            <v:imagedata r:id="rId1311" o:title=""/>
          </v:shape>
          <o:OLEObject Type="Embed" ProgID="Equation.3" ShapeID="_x0000_i1654" DrawAspect="Content" ObjectID="_1824385191" r:id="rId1312"/>
        </w:object>
      </w:r>
      <w:r>
        <w:rPr>
          <w:szCs w:val="28"/>
        </w:rPr>
        <w:t>–неопределенность (ширина, размытие или</w:t>
      </w:r>
      <w:r w:rsidRPr="00F16C2D">
        <w:rPr>
          <w:szCs w:val="28"/>
        </w:rPr>
        <w:t xml:space="preserve"> разброс</w:t>
      </w:r>
      <w:r>
        <w:rPr>
          <w:szCs w:val="28"/>
        </w:rPr>
        <w:t>)</w:t>
      </w:r>
      <w:r w:rsidRPr="00F16C2D">
        <w:rPr>
          <w:szCs w:val="28"/>
        </w:rPr>
        <w:t xml:space="preserve"> по энергии данного квантового состояния, </w:t>
      </w:r>
      <w:r w:rsidRPr="00F16C2D">
        <w:rPr>
          <w:position w:val="-6"/>
          <w:szCs w:val="28"/>
        </w:rPr>
        <w:object w:dxaOrig="300" w:dyaOrig="280" w14:anchorId="6C3F3A11">
          <v:shape id="_x0000_i1655" type="#_x0000_t75" style="width:17.25pt;height:16.5pt" o:ole="">
            <v:imagedata r:id="rId1313" o:title=""/>
          </v:shape>
          <o:OLEObject Type="Embed" ProgID="Equation.3" ShapeID="_x0000_i1655" DrawAspect="Content" ObjectID="_1824385192" r:id="rId1314"/>
        </w:object>
      </w:r>
      <w:r>
        <w:rPr>
          <w:szCs w:val="28"/>
        </w:rPr>
        <w:t xml:space="preserve"> –неопределенность </w:t>
      </w:r>
      <w:r w:rsidRPr="00F16C2D">
        <w:rPr>
          <w:szCs w:val="28"/>
        </w:rPr>
        <w:t>врем</w:t>
      </w:r>
      <w:r>
        <w:rPr>
          <w:szCs w:val="28"/>
        </w:rPr>
        <w:t>ени</w:t>
      </w:r>
      <w:r w:rsidRPr="00F16C2D">
        <w:rPr>
          <w:szCs w:val="28"/>
        </w:rPr>
        <w:t xml:space="preserve"> жизни частицы в данном квантовом состоянии</w:t>
      </w:r>
      <w:r>
        <w:rPr>
          <w:szCs w:val="28"/>
        </w:rPr>
        <w:t xml:space="preserve"> [</w:t>
      </w:r>
      <w:r w:rsidRPr="0066441F">
        <w:rPr>
          <w:szCs w:val="28"/>
        </w:rPr>
        <w:t>4</w:t>
      </w:r>
      <w:r>
        <w:rPr>
          <w:szCs w:val="28"/>
        </w:rPr>
        <w:t>]</w:t>
      </w:r>
      <w:r w:rsidRPr="00F16C2D">
        <w:rPr>
          <w:szCs w:val="28"/>
        </w:rPr>
        <w:t>.</w:t>
      </w:r>
    </w:p>
    <w:p w:rsidR="00AD7D3C" w:rsidRPr="00F16C2D" w:rsidRDefault="00AD7D3C" w:rsidP="00AD7D3C">
      <w:pPr>
        <w:pStyle w:val="3"/>
      </w:pPr>
      <w:bookmarkStart w:id="396" w:name="_Toc216773732"/>
      <w:bookmarkStart w:id="397" w:name="_Toc461574365"/>
      <w:bookmarkStart w:id="398" w:name="_Toc485459433"/>
      <w:bookmarkStart w:id="399" w:name="_Toc485534381"/>
      <w:r>
        <w:t>5</w:t>
      </w:r>
      <w:r w:rsidRPr="00F16C2D">
        <w:t>.2.2. Условия применимости классической механики для описания движения микрочастиц</w:t>
      </w:r>
      <w:bookmarkEnd w:id="396"/>
      <w:bookmarkEnd w:id="397"/>
      <w:bookmarkEnd w:id="398"/>
      <w:bookmarkEnd w:id="399"/>
    </w:p>
    <w:p w:rsidR="00AD7D3C" w:rsidRPr="00F16C2D" w:rsidRDefault="00AD7D3C" w:rsidP="00AD7D3C">
      <w:pPr>
        <w:ind w:firstLine="708"/>
        <w:rPr>
          <w:szCs w:val="28"/>
        </w:rPr>
      </w:pPr>
      <w:r>
        <w:rPr>
          <w:szCs w:val="28"/>
        </w:rPr>
        <w:t>Соотношение неопределенностей Гейзенберга можно использовать в качестве критерия применимости законов классической или квантовой механики для описания движения микрочастиц. Движение микрочастицы описывается в рамках классической механики, если к ее движению можно применить</w:t>
      </w:r>
      <w:r w:rsidRPr="00F16C2D">
        <w:rPr>
          <w:szCs w:val="28"/>
        </w:rPr>
        <w:t xml:space="preserve"> понятие т</w:t>
      </w:r>
      <w:r>
        <w:rPr>
          <w:szCs w:val="28"/>
        </w:rPr>
        <w:t xml:space="preserve">раектории, </w:t>
      </w:r>
      <w:r w:rsidR="00B522C7">
        <w:rPr>
          <w:szCs w:val="28"/>
        </w:rPr>
        <w:t>т. е.</w:t>
      </w:r>
      <w:r>
        <w:rPr>
          <w:szCs w:val="28"/>
        </w:rPr>
        <w:t xml:space="preserve"> одновременно с большой</w:t>
      </w:r>
      <w:r w:rsidRPr="00F16C2D">
        <w:rPr>
          <w:szCs w:val="28"/>
        </w:rPr>
        <w:t xml:space="preserve"> точност</w:t>
      </w:r>
      <w:r>
        <w:rPr>
          <w:szCs w:val="28"/>
        </w:rPr>
        <w:t>ью</w:t>
      </w:r>
      <w:r w:rsidR="00ED5852">
        <w:rPr>
          <w:szCs w:val="28"/>
        </w:rPr>
        <w:t xml:space="preserve"> </w:t>
      </w:r>
      <w:r>
        <w:rPr>
          <w:szCs w:val="28"/>
        </w:rPr>
        <w:t>определить (задать)</w:t>
      </w:r>
      <w:r w:rsidRPr="00F16C2D">
        <w:rPr>
          <w:szCs w:val="28"/>
        </w:rPr>
        <w:t xml:space="preserve"> координат</w:t>
      </w:r>
      <w:r>
        <w:rPr>
          <w:szCs w:val="28"/>
        </w:rPr>
        <w:t>у</w:t>
      </w:r>
      <w:r w:rsidRPr="00F16C2D">
        <w:rPr>
          <w:szCs w:val="28"/>
        </w:rPr>
        <w:t xml:space="preserve"> и </w:t>
      </w:r>
      <w:r>
        <w:rPr>
          <w:szCs w:val="28"/>
        </w:rPr>
        <w:t xml:space="preserve">соответствующую проекцию </w:t>
      </w:r>
      <w:r w:rsidRPr="00F16C2D">
        <w:rPr>
          <w:szCs w:val="28"/>
        </w:rPr>
        <w:t>импульс</w:t>
      </w:r>
      <w:r>
        <w:rPr>
          <w:szCs w:val="28"/>
        </w:rPr>
        <w:t>а</w:t>
      </w:r>
      <w:r w:rsidRPr="00F16C2D">
        <w:rPr>
          <w:szCs w:val="28"/>
        </w:rPr>
        <w:t xml:space="preserve"> микрочастицы</w:t>
      </w:r>
      <w:r>
        <w:rPr>
          <w:szCs w:val="28"/>
        </w:rPr>
        <w:t>:</w:t>
      </w:r>
    </w:p>
    <w:p w:rsidR="00AD7D3C" w:rsidRPr="00F16C2D" w:rsidRDefault="005261A6" w:rsidP="005261A6">
      <w:pPr>
        <w:pStyle w:val="affc"/>
      </w:pPr>
      <w:r w:rsidRPr="00D57F37">
        <w:tab/>
      </w:r>
      <w:r w:rsidRPr="00F16C2D">
        <w:rPr>
          <w:position w:val="-34"/>
        </w:rPr>
        <w:object w:dxaOrig="600" w:dyaOrig="780" w14:anchorId="3AF0CE0E">
          <v:shape id="_x0000_i1656" type="#_x0000_t75" style="width:29.25pt;height:37.5pt" o:ole="">
            <v:imagedata r:id="rId1315" o:title=""/>
          </v:shape>
          <o:OLEObject Type="Embed" ProgID="Equation.3" ShapeID="_x0000_i1656" DrawAspect="Content" ObjectID="_1824385193" r:id="rId1316"/>
        </w:object>
      </w:r>
      <w:r w:rsidR="00AD7D3C" w:rsidRPr="00F16C2D">
        <w:t xml:space="preserve">&lt;&lt;1,  </w:t>
      </w:r>
      <w:r w:rsidR="00AD7D3C" w:rsidRPr="00F16C2D">
        <w:rPr>
          <w:position w:val="-26"/>
        </w:rPr>
        <w:object w:dxaOrig="420" w:dyaOrig="700" w14:anchorId="28B73E50">
          <v:shape id="_x0000_i1657" type="#_x0000_t75" style="width:20.25pt;height:32.25pt" o:ole="">
            <v:imagedata r:id="rId1317" o:title=""/>
          </v:shape>
          <o:OLEObject Type="Embed" ProgID="Equation.3" ShapeID="_x0000_i1657" DrawAspect="Content" ObjectID="_1824385194" r:id="rId1318"/>
        </w:object>
      </w:r>
      <w:r>
        <w:t>&lt;&lt;1 .</w:t>
      </w:r>
      <w:r w:rsidR="00AD7D3C">
        <w:tab/>
      </w:r>
      <w:r w:rsidR="00AD7D3C" w:rsidRPr="00F16C2D">
        <w:t>(</w:t>
      </w:r>
      <w:r w:rsidR="00AD7D3C">
        <w:t>5</w:t>
      </w:r>
      <w:r w:rsidR="00AD7D3C" w:rsidRPr="00F16C2D">
        <w:t>.</w:t>
      </w:r>
      <w:r w:rsidR="00AD7D3C">
        <w:t>6</w:t>
      </w:r>
      <w:r w:rsidR="00AD7D3C" w:rsidRPr="00F16C2D">
        <w:t>)</w:t>
      </w:r>
    </w:p>
    <w:p w:rsidR="00AD7D3C" w:rsidRDefault="00AD7D3C" w:rsidP="00AD7D3C">
      <w:pPr>
        <w:ind w:firstLine="708"/>
        <w:rPr>
          <w:szCs w:val="28"/>
        </w:rPr>
      </w:pPr>
      <w:r w:rsidRPr="00F16C2D">
        <w:rPr>
          <w:szCs w:val="28"/>
        </w:rPr>
        <w:t>В формуле (</w:t>
      </w:r>
      <w:r>
        <w:rPr>
          <w:szCs w:val="28"/>
        </w:rPr>
        <w:t>5</w:t>
      </w:r>
      <w:r w:rsidRPr="00F16C2D">
        <w:rPr>
          <w:szCs w:val="28"/>
        </w:rPr>
        <w:t>.</w:t>
      </w:r>
      <w:r>
        <w:rPr>
          <w:szCs w:val="28"/>
        </w:rPr>
        <w:t>6</w:t>
      </w:r>
      <w:r w:rsidRPr="00F16C2D">
        <w:rPr>
          <w:szCs w:val="28"/>
        </w:rPr>
        <w:t xml:space="preserve">) величина </w:t>
      </w:r>
      <w:r w:rsidRPr="00F16C2D">
        <w:rPr>
          <w:i/>
          <w:szCs w:val="28"/>
          <w:lang w:val="en-US"/>
        </w:rPr>
        <w:t>L</w:t>
      </w:r>
      <w:r w:rsidRPr="00F16C2D">
        <w:rPr>
          <w:szCs w:val="28"/>
        </w:rPr>
        <w:t xml:space="preserve"> представляет собой характерный размер установки</w:t>
      </w:r>
      <w:r w:rsidRPr="00CB6E0A">
        <w:rPr>
          <w:szCs w:val="28"/>
        </w:rPr>
        <w:t>(размер области локализации частицы).</w:t>
      </w:r>
    </w:p>
    <w:p w:rsidR="00AD7D3C" w:rsidRPr="00F16C2D" w:rsidRDefault="00AD7D3C" w:rsidP="00AD7D3C">
      <w:pPr>
        <w:ind w:firstLine="708"/>
        <w:rPr>
          <w:szCs w:val="28"/>
        </w:rPr>
      </w:pPr>
      <w:r>
        <w:rPr>
          <w:szCs w:val="28"/>
        </w:rPr>
        <w:t>П</w:t>
      </w:r>
      <w:r w:rsidRPr="00F16C2D">
        <w:rPr>
          <w:szCs w:val="28"/>
        </w:rPr>
        <w:t>еремножая неравенства в формуле (</w:t>
      </w:r>
      <w:r>
        <w:rPr>
          <w:szCs w:val="28"/>
        </w:rPr>
        <w:t>5</w:t>
      </w:r>
      <w:r w:rsidRPr="00F16C2D">
        <w:rPr>
          <w:szCs w:val="28"/>
        </w:rPr>
        <w:t>.</w:t>
      </w:r>
      <w:r>
        <w:rPr>
          <w:szCs w:val="28"/>
        </w:rPr>
        <w:t>6</w:t>
      </w:r>
      <w:r w:rsidRPr="00F16C2D">
        <w:rPr>
          <w:szCs w:val="28"/>
        </w:rPr>
        <w:t>)</w:t>
      </w:r>
      <w:r>
        <w:rPr>
          <w:szCs w:val="28"/>
        </w:rPr>
        <w:t xml:space="preserve"> и используя соотношение неопределенностей Гейзенберга </w:t>
      </w:r>
      <w:r w:rsidRPr="00F16C2D">
        <w:rPr>
          <w:szCs w:val="28"/>
        </w:rPr>
        <w:t>(</w:t>
      </w:r>
      <w:r>
        <w:rPr>
          <w:szCs w:val="28"/>
        </w:rPr>
        <w:t>5</w:t>
      </w:r>
      <w:r w:rsidRPr="00F16C2D">
        <w:rPr>
          <w:szCs w:val="28"/>
        </w:rPr>
        <w:t>.3)</w:t>
      </w:r>
      <w:r>
        <w:rPr>
          <w:szCs w:val="28"/>
        </w:rPr>
        <w:t>, а также формулу де Бройля (5.1), получим</w:t>
      </w:r>
    </w:p>
    <w:p w:rsidR="00AD7D3C" w:rsidRPr="00F16C2D" w:rsidRDefault="005261A6" w:rsidP="005261A6">
      <w:pPr>
        <w:pStyle w:val="affc"/>
        <w:rPr>
          <w:b/>
        </w:rPr>
      </w:pPr>
      <w:r w:rsidRPr="00D57F37">
        <w:tab/>
      </w:r>
      <w:r w:rsidRPr="005261A6">
        <w:rPr>
          <w:position w:val="-34"/>
        </w:rPr>
        <w:object w:dxaOrig="1100" w:dyaOrig="780" w14:anchorId="0DFD0D28">
          <v:shape id="_x0000_i1658" type="#_x0000_t75" style="width:51pt;height:37.5pt" o:ole="">
            <v:imagedata r:id="rId1319" o:title=""/>
          </v:shape>
          <o:OLEObject Type="Embed" ProgID="Equation.3" ShapeID="_x0000_i1658" DrawAspect="Content" ObjectID="_1824385195" r:id="rId1320"/>
        </w:object>
      </w:r>
      <w:r w:rsidR="00AD7D3C" w:rsidRPr="00F16C2D">
        <w:t>&lt;&lt;1,</w:t>
      </w:r>
      <w:r w:rsidRPr="005261A6">
        <w:rPr>
          <w:position w:val="-34"/>
        </w:rPr>
        <w:object w:dxaOrig="3000" w:dyaOrig="780" w14:anchorId="4E95D4EF">
          <v:shape id="_x0000_i1659" type="#_x0000_t75" style="width:136.5pt;height:34.5pt" o:ole="">
            <v:imagedata r:id="rId1321" o:title=""/>
          </v:shape>
          <o:OLEObject Type="Embed" ProgID="Equation.3" ShapeID="_x0000_i1659" DrawAspect="Content" ObjectID="_1824385196" r:id="rId1322"/>
        </w:object>
      </w:r>
      <w:r w:rsidR="00AD7D3C" w:rsidRPr="00F16C2D">
        <w:t>&lt;&lt;1</w:t>
      </w:r>
      <w:r w:rsidR="00AD7D3C" w:rsidRPr="00F16C2D">
        <w:rPr>
          <w:position w:val="-6"/>
        </w:rPr>
        <w:object w:dxaOrig="300" w:dyaOrig="240" w14:anchorId="13A1521F">
          <v:shape id="_x0000_i1660" type="#_x0000_t75" style="width:15.75pt;height:11.25pt" o:ole="">
            <v:imagedata r:id="rId1323" o:title=""/>
          </v:shape>
          <o:OLEObject Type="Embed" ProgID="Equation.3" ShapeID="_x0000_i1660" DrawAspect="Content" ObjectID="_1824385197" r:id="rId1324"/>
        </w:object>
      </w:r>
      <w:r w:rsidRPr="00F16C2D">
        <w:rPr>
          <w:b/>
          <w:position w:val="-12"/>
        </w:rPr>
        <w:object w:dxaOrig="980" w:dyaOrig="380" w14:anchorId="53FF06ED">
          <v:shape id="_x0000_i1661" type="#_x0000_t75" style="width:49.5pt;height:19.5pt" o:ole="">
            <v:imagedata r:id="rId1325" o:title=""/>
          </v:shape>
          <o:OLEObject Type="Embed" ProgID="Equation.3" ShapeID="_x0000_i1661" DrawAspect="Content" ObjectID="_1824385198" r:id="rId1326"/>
        </w:object>
      </w:r>
      <w:r w:rsidR="00AD7D3C" w:rsidRPr="00F16C2D">
        <w:t>.</w:t>
      </w:r>
      <w:r w:rsidR="00AD7D3C">
        <w:rPr>
          <w:b/>
        </w:rPr>
        <w:tab/>
      </w:r>
      <w:r w:rsidR="00AD7D3C" w:rsidRPr="00F16C2D">
        <w:t>(</w:t>
      </w:r>
      <w:r w:rsidR="00AD7D3C">
        <w:t>5</w:t>
      </w:r>
      <w:r w:rsidR="00AD7D3C" w:rsidRPr="00F16C2D">
        <w:t>.</w:t>
      </w:r>
      <w:r w:rsidR="00AD7D3C">
        <w:t>7</w:t>
      </w:r>
      <w:r w:rsidR="00AD7D3C" w:rsidRPr="00F16C2D">
        <w:t>)</w:t>
      </w:r>
    </w:p>
    <w:p w:rsidR="00AD7D3C" w:rsidRPr="00F16C2D" w:rsidRDefault="00AD7D3C" w:rsidP="00AD7D3C">
      <w:pPr>
        <w:ind w:firstLine="708"/>
        <w:rPr>
          <w:szCs w:val="28"/>
        </w:rPr>
      </w:pPr>
      <w:r>
        <w:rPr>
          <w:szCs w:val="28"/>
        </w:rPr>
        <w:t xml:space="preserve">Как следует из формулы (5.7), </w:t>
      </w:r>
      <w:r w:rsidRPr="00F16C2D">
        <w:rPr>
          <w:szCs w:val="28"/>
        </w:rPr>
        <w:t>классическая механика применима для описания движения микрочастиц</w:t>
      </w:r>
      <w:r>
        <w:rPr>
          <w:szCs w:val="28"/>
        </w:rPr>
        <w:t>ы в случае</w:t>
      </w:r>
      <w:r w:rsidRPr="00F16C2D">
        <w:rPr>
          <w:szCs w:val="28"/>
        </w:rPr>
        <w:t xml:space="preserve">, если </w:t>
      </w:r>
      <w:r>
        <w:rPr>
          <w:szCs w:val="28"/>
        </w:rPr>
        <w:t xml:space="preserve">длина волны </w:t>
      </w:r>
      <w:r w:rsidRPr="00F16C2D">
        <w:rPr>
          <w:szCs w:val="28"/>
        </w:rPr>
        <w:t xml:space="preserve">де Бройля </w:t>
      </w:r>
      <w:r>
        <w:rPr>
          <w:szCs w:val="28"/>
        </w:rPr>
        <w:t xml:space="preserve">частицы </w:t>
      </w:r>
      <w:r w:rsidRPr="00F16C2D">
        <w:rPr>
          <w:szCs w:val="28"/>
        </w:rPr>
        <w:t xml:space="preserve">существенно меньше размера </w:t>
      </w:r>
      <w:r>
        <w:rPr>
          <w:szCs w:val="28"/>
        </w:rPr>
        <w:t>ее области локализации.</w:t>
      </w:r>
    </w:p>
    <w:p w:rsidR="00AD7D3C" w:rsidRPr="00F16C2D" w:rsidRDefault="00AD7D3C" w:rsidP="00AD7D3C">
      <w:pPr>
        <w:ind w:firstLine="708"/>
        <w:rPr>
          <w:szCs w:val="28"/>
        </w:rPr>
      </w:pPr>
      <w:r>
        <w:rPr>
          <w:szCs w:val="28"/>
        </w:rPr>
        <w:t>Рассмотрим некоторые</w:t>
      </w:r>
      <w:r w:rsidRPr="00F16C2D">
        <w:rPr>
          <w:szCs w:val="28"/>
        </w:rPr>
        <w:t xml:space="preserve"> пример</w:t>
      </w:r>
      <w:r>
        <w:rPr>
          <w:szCs w:val="28"/>
        </w:rPr>
        <w:t>ы</w:t>
      </w:r>
      <w:r w:rsidRPr="00F16C2D">
        <w:rPr>
          <w:szCs w:val="28"/>
        </w:rPr>
        <w:t>, поясняющи</w:t>
      </w:r>
      <w:r>
        <w:rPr>
          <w:szCs w:val="28"/>
        </w:rPr>
        <w:t>е</w:t>
      </w:r>
      <w:r w:rsidRPr="00F16C2D">
        <w:rPr>
          <w:szCs w:val="28"/>
        </w:rPr>
        <w:t xml:space="preserve"> условия (</w:t>
      </w:r>
      <w:r>
        <w:rPr>
          <w:szCs w:val="28"/>
        </w:rPr>
        <w:t>5</w:t>
      </w:r>
      <w:r w:rsidRPr="00F16C2D">
        <w:rPr>
          <w:szCs w:val="28"/>
        </w:rPr>
        <w:t>.</w:t>
      </w:r>
      <w:r>
        <w:rPr>
          <w:szCs w:val="28"/>
        </w:rPr>
        <w:t>6)</w:t>
      </w:r>
      <w:r w:rsidRPr="00F16C2D">
        <w:rPr>
          <w:szCs w:val="28"/>
        </w:rPr>
        <w:t xml:space="preserve"> и (</w:t>
      </w:r>
      <w:r>
        <w:rPr>
          <w:szCs w:val="28"/>
        </w:rPr>
        <w:t>5</w:t>
      </w:r>
      <w:r w:rsidRPr="00F16C2D">
        <w:rPr>
          <w:szCs w:val="28"/>
        </w:rPr>
        <w:t>.</w:t>
      </w:r>
      <w:r>
        <w:rPr>
          <w:szCs w:val="28"/>
        </w:rPr>
        <w:t>7</w:t>
      </w:r>
      <w:r w:rsidRPr="00F16C2D">
        <w:rPr>
          <w:szCs w:val="28"/>
        </w:rPr>
        <w:t xml:space="preserve">). </w:t>
      </w:r>
    </w:p>
    <w:p w:rsidR="00AD7D3C" w:rsidRPr="00F16C2D" w:rsidRDefault="00AD7D3C" w:rsidP="00AD7D3C">
      <w:pPr>
        <w:ind w:firstLine="708"/>
        <w:rPr>
          <w:szCs w:val="28"/>
        </w:rPr>
      </w:pPr>
      <w:r>
        <w:rPr>
          <w:szCs w:val="28"/>
        </w:rPr>
        <w:t>1</w:t>
      </w:r>
      <w:r w:rsidRPr="00F16C2D">
        <w:rPr>
          <w:szCs w:val="28"/>
        </w:rPr>
        <w:t>.</w:t>
      </w:r>
      <w:r w:rsidR="00D83D36">
        <w:rPr>
          <w:szCs w:val="28"/>
        </w:rPr>
        <w:t> </w:t>
      </w:r>
      <w:r>
        <w:rPr>
          <w:szCs w:val="28"/>
        </w:rPr>
        <w:t>Электрон движется</w:t>
      </w:r>
      <w:r w:rsidRPr="00F16C2D">
        <w:rPr>
          <w:szCs w:val="28"/>
        </w:rPr>
        <w:t xml:space="preserve"> в электронно</w:t>
      </w:r>
      <w:r>
        <w:rPr>
          <w:szCs w:val="28"/>
        </w:rPr>
        <w:t>-</w:t>
      </w:r>
      <w:r w:rsidRPr="00F16C2D">
        <w:rPr>
          <w:szCs w:val="28"/>
        </w:rPr>
        <w:t>лучевой трубке длин</w:t>
      </w:r>
      <w:r>
        <w:rPr>
          <w:szCs w:val="28"/>
        </w:rPr>
        <w:t>ой</w:t>
      </w:r>
      <w:r w:rsidR="00ED5852">
        <w:rPr>
          <w:szCs w:val="28"/>
        </w:rPr>
        <w:t xml:space="preserve"> </w:t>
      </w:r>
      <w:r>
        <w:rPr>
          <w:i/>
          <w:szCs w:val="28"/>
          <w:lang w:val="en-US"/>
        </w:rPr>
        <w:t>l</w:t>
      </w:r>
      <w:r w:rsidRPr="00F16C2D">
        <w:rPr>
          <w:szCs w:val="28"/>
        </w:rPr>
        <w:t>= 0,10 см</w:t>
      </w:r>
      <w:r>
        <w:rPr>
          <w:szCs w:val="28"/>
        </w:rPr>
        <w:t xml:space="preserve">. Ускоряющее </w:t>
      </w:r>
      <w:r w:rsidRPr="00F16C2D">
        <w:rPr>
          <w:szCs w:val="28"/>
        </w:rPr>
        <w:t xml:space="preserve">напряжение на трубке </w:t>
      </w:r>
      <w:r w:rsidRPr="00F16C2D">
        <w:rPr>
          <w:i/>
          <w:szCs w:val="28"/>
          <w:lang w:val="en-US"/>
        </w:rPr>
        <w:t>U</w:t>
      </w:r>
      <w:r w:rsidRPr="00F16C2D">
        <w:rPr>
          <w:szCs w:val="28"/>
        </w:rPr>
        <w:t xml:space="preserve">= 10 кВ. За счет расходимости пучка электронов радиус пятна на экране </w:t>
      </w:r>
      <w:r>
        <w:rPr>
          <w:szCs w:val="28"/>
        </w:rPr>
        <w:t xml:space="preserve">(размер области локализации электрона) </w:t>
      </w:r>
      <w:r w:rsidRPr="00F16C2D">
        <w:rPr>
          <w:szCs w:val="28"/>
        </w:rPr>
        <w:t xml:space="preserve">составляет </w:t>
      </w:r>
      <w:r>
        <w:rPr>
          <w:i/>
          <w:szCs w:val="28"/>
          <w:lang w:val="en-US"/>
        </w:rPr>
        <w:t>L</w:t>
      </w:r>
      <w:r w:rsidRPr="00F16C2D">
        <w:rPr>
          <w:szCs w:val="28"/>
        </w:rPr>
        <w:t>=</w:t>
      </w:r>
      <w:r w:rsidRPr="00F16C2D">
        <w:rPr>
          <w:position w:val="-10"/>
          <w:szCs w:val="28"/>
        </w:rPr>
        <w:object w:dxaOrig="940" w:dyaOrig="400" w14:anchorId="75053144">
          <v:shape id="_x0000_i1662" type="#_x0000_t75" style="width:45.75pt;height:20.25pt" o:ole="">
            <v:imagedata r:id="rId1327" o:title=""/>
          </v:shape>
          <o:OLEObject Type="Embed" ProgID="Equation.3" ShapeID="_x0000_i1662" DrawAspect="Content" ObjectID="_1824385199" r:id="rId1328"/>
        </w:object>
      </w:r>
      <w:r>
        <w:rPr>
          <w:szCs w:val="28"/>
        </w:rPr>
        <w:t>м.</w:t>
      </w:r>
    </w:p>
    <w:p w:rsidR="00AD7D3C" w:rsidRDefault="00AD7D3C" w:rsidP="00AD7D3C">
      <w:pPr>
        <w:rPr>
          <w:szCs w:val="28"/>
        </w:rPr>
      </w:pPr>
      <w:r>
        <w:rPr>
          <w:szCs w:val="28"/>
        </w:rPr>
        <w:t xml:space="preserve">Оценим точность задания </w:t>
      </w:r>
      <w:r w:rsidR="005261A6">
        <w:rPr>
          <w:szCs w:val="28"/>
        </w:rPr>
        <w:t>импульса электрона. Из рис.</w:t>
      </w:r>
      <w:r w:rsidR="005261A6">
        <w:rPr>
          <w:szCs w:val="28"/>
          <w:lang w:val="en-US"/>
        </w:rPr>
        <w:t> </w:t>
      </w:r>
      <w:r w:rsidRPr="00303EDC">
        <w:rPr>
          <w:szCs w:val="28"/>
        </w:rPr>
        <w:t>5.4</w:t>
      </w:r>
      <w:r w:rsidR="00556693">
        <w:rPr>
          <w:szCs w:val="28"/>
        </w:rPr>
        <w:t xml:space="preserve"> </w:t>
      </w:r>
      <w:r>
        <w:rPr>
          <w:szCs w:val="28"/>
        </w:rPr>
        <w:t>видно</w:t>
      </w:r>
      <w:r w:rsidRPr="00F16C2D">
        <w:rPr>
          <w:szCs w:val="28"/>
        </w:rPr>
        <w:t xml:space="preserve">, что </w:t>
      </w:r>
    </w:p>
    <w:p w:rsidR="00AD7D3C" w:rsidRPr="00F16C2D" w:rsidRDefault="005261A6" w:rsidP="005261A6">
      <w:pPr>
        <w:pStyle w:val="affc"/>
      </w:pPr>
      <w:r w:rsidRPr="005261A6">
        <w:rPr>
          <w:position w:val="-34"/>
        </w:rPr>
        <w:object w:dxaOrig="2560" w:dyaOrig="780" w14:anchorId="53F63514">
          <v:shape id="_x0000_i1663" type="#_x0000_t75" style="width:118.5pt;height:36pt" o:ole="">
            <v:imagedata r:id="rId1329" o:title=""/>
          </v:shape>
          <o:OLEObject Type="Embed" ProgID="Equation.3" ShapeID="_x0000_i1663" DrawAspect="Content" ObjectID="_1824385200" r:id="rId1330"/>
        </w:object>
      </w:r>
      <w:r w:rsidR="00AD7D3C" w:rsidRPr="00F16C2D">
        <w:t>,</w:t>
      </w:r>
    </w:p>
    <w:p w:rsidR="00AD7D3C" w:rsidRDefault="00B522C7" w:rsidP="005261A6">
      <w:pPr>
        <w:ind w:firstLine="0"/>
        <w:rPr>
          <w:szCs w:val="28"/>
        </w:rPr>
      </w:pPr>
      <w:r>
        <w:rPr>
          <w:szCs w:val="28"/>
        </w:rPr>
        <w:t>т. е.</w:t>
      </w:r>
      <w:r w:rsidR="00AD7D3C" w:rsidRPr="00F16C2D">
        <w:rPr>
          <w:szCs w:val="28"/>
        </w:rPr>
        <w:t xml:space="preserve"> импульс </w:t>
      </w:r>
      <w:r w:rsidR="00AD7D3C">
        <w:rPr>
          <w:szCs w:val="28"/>
        </w:rPr>
        <w:t>электрона задан</w:t>
      </w:r>
      <w:r w:rsidR="00AD7D3C" w:rsidRPr="00F16C2D">
        <w:rPr>
          <w:szCs w:val="28"/>
        </w:rPr>
        <w:t xml:space="preserve"> с </w:t>
      </w:r>
      <w:r w:rsidR="00AD7D3C">
        <w:rPr>
          <w:szCs w:val="28"/>
        </w:rPr>
        <w:t>большой</w:t>
      </w:r>
      <w:r w:rsidR="00AD7D3C" w:rsidRPr="00F16C2D">
        <w:rPr>
          <w:szCs w:val="28"/>
        </w:rPr>
        <w:t xml:space="preserve"> степенью точности. </w:t>
      </w:r>
    </w:p>
    <w:p w:rsidR="003F750B" w:rsidRPr="000D7CAD" w:rsidRDefault="003F750B" w:rsidP="00533674">
      <w:pPr>
        <w:pStyle w:val="af8"/>
      </w:pPr>
      <w:r w:rsidRPr="003F750B">
        <w:rPr>
          <w:noProof/>
        </w:rPr>
        <w:drawing>
          <wp:inline distT="0" distB="0" distL="0" distR="0" wp14:anchorId="4E7390E4" wp14:editId="428A4A2D">
            <wp:extent cx="1832876" cy="898497"/>
            <wp:effectExtent l="19050" t="0" r="0" b="0"/>
            <wp:docPr id="9" name="Рисунок 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pic:cNvPicPr>
                      <a:picLocks noChangeAspect="1" noChangeArrowheads="1"/>
                    </pic:cNvPicPr>
                  </pic:nvPicPr>
                  <pic:blipFill>
                    <a:blip r:embed="rId1331" cstate="print"/>
                    <a:srcRect/>
                    <a:stretch>
                      <a:fillRect/>
                    </a:stretch>
                  </pic:blipFill>
                  <pic:spPr bwMode="auto">
                    <a:xfrm>
                      <a:off x="0" y="0"/>
                      <a:ext cx="1836126" cy="900090"/>
                    </a:xfrm>
                    <a:prstGeom prst="rect">
                      <a:avLst/>
                    </a:prstGeom>
                    <a:noFill/>
                    <a:ln w="9525">
                      <a:noFill/>
                      <a:miter lim="800000"/>
                      <a:headEnd/>
                      <a:tailEnd/>
                    </a:ln>
                  </pic:spPr>
                </pic:pic>
              </a:graphicData>
            </a:graphic>
          </wp:inline>
        </w:drawing>
      </w:r>
    </w:p>
    <w:p w:rsidR="00AD7D3C" w:rsidRPr="00CB6E0A" w:rsidRDefault="00AD7D3C" w:rsidP="005261A6">
      <w:pPr>
        <w:pStyle w:val="af4"/>
      </w:pPr>
      <w:r w:rsidRPr="005261A6">
        <w:rPr>
          <w:szCs w:val="24"/>
        </w:rPr>
        <w:t>Рис</w:t>
      </w:r>
      <w:r w:rsidRPr="00CB6E0A">
        <w:t>.</w:t>
      </w:r>
      <w:r w:rsidR="00556693">
        <w:t> </w:t>
      </w:r>
      <w:r w:rsidRPr="00CB6E0A">
        <w:t>5.4</w:t>
      </w:r>
    </w:p>
    <w:p w:rsidR="00AD7D3C" w:rsidRPr="00F16C2D" w:rsidRDefault="00AD7D3C" w:rsidP="00AD7D3C">
      <w:pPr>
        <w:ind w:firstLine="708"/>
        <w:rPr>
          <w:szCs w:val="28"/>
        </w:rPr>
      </w:pPr>
      <w:r w:rsidRPr="00F16C2D">
        <w:rPr>
          <w:szCs w:val="28"/>
        </w:rPr>
        <w:t>Оценим точность задания координаты электрон</w:t>
      </w:r>
      <w:r>
        <w:rPr>
          <w:szCs w:val="28"/>
        </w:rPr>
        <w:t>а</w:t>
      </w:r>
      <w:r w:rsidR="00ED5852">
        <w:rPr>
          <w:szCs w:val="28"/>
        </w:rPr>
        <w:t xml:space="preserve"> </w:t>
      </w:r>
      <w:r>
        <w:rPr>
          <w:szCs w:val="28"/>
        </w:rPr>
        <w:t>с помощью</w:t>
      </w:r>
      <w:r w:rsidRPr="00F16C2D">
        <w:rPr>
          <w:szCs w:val="28"/>
        </w:rPr>
        <w:t xml:space="preserve"> соотношени</w:t>
      </w:r>
      <w:r>
        <w:rPr>
          <w:szCs w:val="28"/>
        </w:rPr>
        <w:t>я</w:t>
      </w:r>
      <w:r w:rsidRPr="00F16C2D">
        <w:rPr>
          <w:szCs w:val="28"/>
        </w:rPr>
        <w:t xml:space="preserve"> неопределенностей Гейзенберга (</w:t>
      </w:r>
      <w:r w:rsidRPr="00F264A2">
        <w:rPr>
          <w:szCs w:val="28"/>
        </w:rPr>
        <w:t>5</w:t>
      </w:r>
      <w:r>
        <w:rPr>
          <w:szCs w:val="28"/>
        </w:rPr>
        <w:t>.3):</w:t>
      </w:r>
    </w:p>
    <w:p w:rsidR="00AD7D3C" w:rsidRPr="00F16C2D" w:rsidRDefault="005261A6" w:rsidP="005261A6">
      <w:pPr>
        <w:pStyle w:val="affc"/>
      </w:pPr>
      <w:r w:rsidRPr="005261A6">
        <w:rPr>
          <w:position w:val="-40"/>
        </w:rPr>
        <w:object w:dxaOrig="10420" w:dyaOrig="880" w14:anchorId="22F0D043">
          <v:shape id="_x0000_i1664" type="#_x0000_t75" style="width:434.25pt;height:40.5pt" o:ole="">
            <v:imagedata r:id="rId1332" o:title=""/>
          </v:shape>
          <o:OLEObject Type="Embed" ProgID="Equation.3" ShapeID="_x0000_i1664" DrawAspect="Content" ObjectID="_1824385201" r:id="rId1333"/>
        </w:object>
      </w:r>
      <w:r w:rsidR="00AD7D3C" w:rsidRPr="00F16C2D">
        <w:t>.</w:t>
      </w:r>
    </w:p>
    <w:p w:rsidR="00AD7D3C" w:rsidRPr="00F16C2D" w:rsidRDefault="00AD7D3C" w:rsidP="005261A6">
      <w:r>
        <w:t>Видим</w:t>
      </w:r>
      <w:r w:rsidRPr="00F16C2D">
        <w:t>,</w:t>
      </w:r>
      <w:r>
        <w:t xml:space="preserve"> что</w:t>
      </w:r>
      <w:r w:rsidRPr="00F16C2D">
        <w:t xml:space="preserve"> координата электронов </w:t>
      </w:r>
      <w:r>
        <w:t>тоже может быть определена</w:t>
      </w:r>
      <w:r w:rsidRPr="00F16C2D">
        <w:t xml:space="preserve"> с </w:t>
      </w:r>
      <w:r>
        <w:t>высокой</w:t>
      </w:r>
      <w:r w:rsidRPr="00F16C2D">
        <w:t xml:space="preserve"> степенью точности</w:t>
      </w:r>
      <w:r>
        <w:t>. Таким образом,</w:t>
      </w:r>
      <w:r w:rsidR="00ED5852">
        <w:t xml:space="preserve"> </w:t>
      </w:r>
      <w:r>
        <w:t xml:space="preserve">к описанию </w:t>
      </w:r>
      <w:r w:rsidRPr="00F16C2D">
        <w:t>движени</w:t>
      </w:r>
      <w:r>
        <w:t>я</w:t>
      </w:r>
      <w:r w:rsidRPr="00F16C2D">
        <w:t xml:space="preserve"> электронов в электронно-лучевой трубке </w:t>
      </w:r>
      <w:r>
        <w:t>могут быть применены</w:t>
      </w:r>
      <w:r w:rsidR="00ED5852">
        <w:t xml:space="preserve"> </w:t>
      </w:r>
      <w:r>
        <w:t>законы</w:t>
      </w:r>
      <w:r w:rsidRPr="00F16C2D">
        <w:t xml:space="preserve"> классической механики.</w:t>
      </w:r>
    </w:p>
    <w:p w:rsidR="00AD7D3C" w:rsidRPr="00632DC6" w:rsidRDefault="00AD7D3C" w:rsidP="005261A6">
      <w:r w:rsidRPr="00632DC6">
        <w:t>2</w:t>
      </w:r>
      <w:r w:rsidRPr="00797560">
        <w:rPr>
          <w:i/>
        </w:rPr>
        <w:t>.</w:t>
      </w:r>
      <w:r w:rsidR="00D83D36">
        <w:rPr>
          <w:i/>
        </w:rPr>
        <w:t> </w:t>
      </w:r>
      <w:r>
        <w:t>Движение электрона в атоме</w:t>
      </w:r>
      <w:r w:rsidRPr="00F16C2D">
        <w:t xml:space="preserve">. Размеры атома составляют </w:t>
      </w:r>
      <w:r w:rsidRPr="00F16C2D">
        <w:rPr>
          <w:position w:val="-6"/>
        </w:rPr>
        <w:object w:dxaOrig="1579" w:dyaOrig="420" w14:anchorId="08BCDF0A">
          <v:shape id="_x0000_i1665" type="#_x0000_t75" style="width:78pt;height:21pt" o:ole="">
            <v:imagedata r:id="rId1334" o:title=""/>
          </v:shape>
          <o:OLEObject Type="Embed" ProgID="Equation.3" ShapeID="_x0000_i1665" DrawAspect="Content" ObjectID="_1824385202" r:id="rId1335"/>
        </w:object>
      </w:r>
      <w:r>
        <w:t xml:space="preserve"> (размеры области локализации электрона)</w:t>
      </w:r>
      <w:r w:rsidRPr="00F16C2D">
        <w:t xml:space="preserve">. Из теории Бора для атома водорода известно, что скорость электрона на первой боровской орбите равна </w:t>
      </w:r>
      <w:r w:rsidRPr="00F16C2D">
        <w:rPr>
          <w:position w:val="-6"/>
        </w:rPr>
        <w:object w:dxaOrig="1579" w:dyaOrig="380" w14:anchorId="475AB37A">
          <v:shape id="_x0000_i1666" type="#_x0000_t75" style="width:73.5pt;height:18pt" o:ole="">
            <v:imagedata r:id="rId1336" o:title=""/>
          </v:shape>
          <o:OLEObject Type="Embed" ProgID="Equation.3" ShapeID="_x0000_i1666" DrawAspect="Content" ObjectID="_1824385203" r:id="rId1337"/>
        </w:object>
      </w:r>
      <w:r w:rsidRPr="00F16C2D">
        <w:t>. Оценим длину волны де Бройля, соответствующую электрону в атоме водорода</w:t>
      </w:r>
      <w:r>
        <w:t xml:space="preserve"> [</w:t>
      </w:r>
      <w:r w:rsidRPr="00632DC6">
        <w:t>4</w:t>
      </w:r>
      <w:r>
        <w:t>]</w:t>
      </w:r>
    </w:p>
    <w:p w:rsidR="00AD7D3C" w:rsidRPr="00F16C2D" w:rsidRDefault="005261A6" w:rsidP="005261A6">
      <w:pPr>
        <w:pStyle w:val="affc"/>
      </w:pPr>
      <w:r w:rsidRPr="005261A6">
        <w:rPr>
          <w:position w:val="-32"/>
        </w:rPr>
        <w:object w:dxaOrig="6440" w:dyaOrig="800" w14:anchorId="4DE6E1F5">
          <v:shape id="_x0000_i1667" type="#_x0000_t75" style="width:285pt;height:34.5pt" o:ole="">
            <v:imagedata r:id="rId1338" o:title=""/>
          </v:shape>
          <o:OLEObject Type="Embed" ProgID="Equation.3" ShapeID="_x0000_i1667" DrawAspect="Content" ObjectID="_1824385204" r:id="rId1339"/>
        </w:object>
      </w:r>
      <w:r w:rsidR="00AD7D3C" w:rsidRPr="00F16C2D">
        <w:t>.</w:t>
      </w:r>
    </w:p>
    <w:p w:rsidR="00AD7D3C" w:rsidRPr="00F16C2D" w:rsidRDefault="00AD7D3C" w:rsidP="00AD7D3C">
      <w:pPr>
        <w:ind w:firstLine="708"/>
        <w:rPr>
          <w:b/>
          <w:szCs w:val="28"/>
        </w:rPr>
      </w:pPr>
      <w:r>
        <w:rPr>
          <w:szCs w:val="28"/>
        </w:rPr>
        <w:t>Как следует из полученного оценочного соотношения,</w:t>
      </w:r>
      <w:r w:rsidRPr="00F16C2D">
        <w:rPr>
          <w:szCs w:val="28"/>
        </w:rPr>
        <w:t xml:space="preserve"> при описании </w:t>
      </w:r>
      <w:r>
        <w:rPr>
          <w:szCs w:val="28"/>
        </w:rPr>
        <w:t>движения</w:t>
      </w:r>
      <w:r w:rsidRPr="00F16C2D">
        <w:rPr>
          <w:szCs w:val="28"/>
        </w:rPr>
        <w:t xml:space="preserve"> электрона в атомах необхо</w:t>
      </w:r>
      <w:r>
        <w:rPr>
          <w:szCs w:val="28"/>
        </w:rPr>
        <w:t xml:space="preserve">димо применять законы </w:t>
      </w:r>
      <w:r w:rsidRPr="00F16C2D">
        <w:rPr>
          <w:szCs w:val="28"/>
        </w:rPr>
        <w:t>квантов</w:t>
      </w:r>
      <w:r>
        <w:rPr>
          <w:szCs w:val="28"/>
        </w:rPr>
        <w:t>ой</w:t>
      </w:r>
      <w:r w:rsidRPr="00F16C2D">
        <w:rPr>
          <w:szCs w:val="28"/>
        </w:rPr>
        <w:t xml:space="preserve"> механик</w:t>
      </w:r>
      <w:r>
        <w:rPr>
          <w:szCs w:val="28"/>
        </w:rPr>
        <w:t>и</w:t>
      </w:r>
      <w:r w:rsidRPr="00F16C2D">
        <w:rPr>
          <w:szCs w:val="28"/>
        </w:rPr>
        <w:t xml:space="preserve">. </w:t>
      </w:r>
    </w:p>
    <w:p w:rsidR="00AD7D3C" w:rsidRPr="00EA216E" w:rsidRDefault="00AD7D3C" w:rsidP="00AD7D3C">
      <w:pPr>
        <w:pStyle w:val="20"/>
      </w:pPr>
      <w:bookmarkStart w:id="400" w:name="_Toc216773735"/>
      <w:bookmarkStart w:id="401" w:name="_Toc461574366"/>
      <w:bookmarkStart w:id="402" w:name="_Toc485459434"/>
      <w:bookmarkStart w:id="403" w:name="_Toc485534382"/>
      <w:r w:rsidRPr="00EA216E">
        <w:t>5.3. Волновая функция. Стандартные условия</w:t>
      </w:r>
      <w:bookmarkEnd w:id="400"/>
      <w:bookmarkEnd w:id="401"/>
      <w:bookmarkEnd w:id="402"/>
      <w:bookmarkEnd w:id="403"/>
    </w:p>
    <w:p w:rsidR="00AD7D3C" w:rsidRPr="00F16C2D" w:rsidRDefault="00AD7D3C" w:rsidP="00AD7D3C">
      <w:pPr>
        <w:spacing w:line="319" w:lineRule="auto"/>
        <w:ind w:firstLine="708"/>
        <w:rPr>
          <w:szCs w:val="28"/>
        </w:rPr>
      </w:pPr>
      <w:r w:rsidRPr="00F16C2D">
        <w:rPr>
          <w:szCs w:val="28"/>
        </w:rPr>
        <w:t>Итак, движению микрочастицы</w:t>
      </w:r>
      <w:r>
        <w:rPr>
          <w:szCs w:val="28"/>
        </w:rPr>
        <w:t xml:space="preserve"> соответствует волновой процесс с длиной</w:t>
      </w:r>
      <w:r w:rsidRPr="00F16C2D">
        <w:rPr>
          <w:szCs w:val="28"/>
        </w:rPr>
        <w:t xml:space="preserve"> волн</w:t>
      </w:r>
      <w:r>
        <w:rPr>
          <w:szCs w:val="28"/>
        </w:rPr>
        <w:t xml:space="preserve">ы </w:t>
      </w:r>
      <w:r w:rsidRPr="00400E4C">
        <w:rPr>
          <w:position w:val="-12"/>
          <w:szCs w:val="28"/>
        </w:rPr>
        <w:object w:dxaOrig="340" w:dyaOrig="380" w14:anchorId="3FF6BC67">
          <v:shape id="_x0000_i1668" type="#_x0000_t75" style="width:15.75pt;height:17.25pt" o:ole="">
            <v:imagedata r:id="rId1340" o:title=""/>
          </v:shape>
          <o:OLEObject Type="Embed" ProgID="Equation.3" ShapeID="_x0000_i1668" DrawAspect="Content" ObjectID="_1824385205" r:id="rId1341"/>
        </w:object>
      </w:r>
      <w:r w:rsidRPr="00F16C2D">
        <w:rPr>
          <w:szCs w:val="28"/>
        </w:rPr>
        <w:t xml:space="preserve">. </w:t>
      </w:r>
      <w:r>
        <w:rPr>
          <w:szCs w:val="28"/>
        </w:rPr>
        <w:t xml:space="preserve">Какова же </w:t>
      </w:r>
      <w:r w:rsidRPr="00731787">
        <w:rPr>
          <w:szCs w:val="28"/>
        </w:rPr>
        <w:t>природ</w:t>
      </w:r>
      <w:r>
        <w:rPr>
          <w:szCs w:val="28"/>
        </w:rPr>
        <w:t>а</w:t>
      </w:r>
      <w:r w:rsidR="00F577AB">
        <w:rPr>
          <w:szCs w:val="28"/>
        </w:rPr>
        <w:t xml:space="preserve"> </w:t>
      </w:r>
      <w:r>
        <w:rPr>
          <w:szCs w:val="28"/>
        </w:rPr>
        <w:t>волн де Бройля?</w:t>
      </w:r>
      <w:r w:rsidR="00F577AB">
        <w:rPr>
          <w:szCs w:val="28"/>
        </w:rPr>
        <w:t xml:space="preserve"> </w:t>
      </w:r>
      <w:r w:rsidRPr="00F16C2D">
        <w:rPr>
          <w:szCs w:val="28"/>
        </w:rPr>
        <w:t xml:space="preserve">Правильная трактовка природы волн де Бройля была дана М. Борном в </w:t>
      </w:r>
      <w:smartTag w:uri="urn:schemas-microsoft-com:office:smarttags" w:element="metricconverter">
        <w:smartTagPr>
          <w:attr w:name="ProductID" w:val="1927 г"/>
        </w:smartTagPr>
        <w:r w:rsidRPr="00F16C2D">
          <w:rPr>
            <w:szCs w:val="28"/>
          </w:rPr>
          <w:t>1927</w:t>
        </w:r>
        <w:r>
          <w:rPr>
            <w:szCs w:val="28"/>
          </w:rPr>
          <w:t xml:space="preserve"> г</w:t>
        </w:r>
      </w:smartTag>
      <w:r w:rsidRPr="00F16C2D">
        <w:rPr>
          <w:szCs w:val="28"/>
        </w:rPr>
        <w:t xml:space="preserve">. Согласно Борну </w:t>
      </w:r>
      <w:r w:rsidRPr="00400E4C">
        <w:rPr>
          <w:szCs w:val="28"/>
        </w:rPr>
        <w:t>волны де Бройля</w:t>
      </w:r>
      <w:r w:rsidR="00D83D36">
        <w:rPr>
          <w:szCs w:val="28"/>
        </w:rPr>
        <w:t> </w:t>
      </w:r>
      <w:r w:rsidRPr="00F16C2D">
        <w:rPr>
          <w:szCs w:val="28"/>
        </w:rPr>
        <w:t xml:space="preserve">– </w:t>
      </w:r>
      <w:r w:rsidRPr="00400E4C">
        <w:rPr>
          <w:szCs w:val="28"/>
        </w:rPr>
        <w:t>это волны вероятности</w:t>
      </w:r>
      <w:r>
        <w:rPr>
          <w:szCs w:val="28"/>
        </w:rPr>
        <w:t xml:space="preserve"> [</w:t>
      </w:r>
      <w:r w:rsidRPr="00632DC6">
        <w:rPr>
          <w:szCs w:val="28"/>
        </w:rPr>
        <w:t>4</w:t>
      </w:r>
      <w:r>
        <w:rPr>
          <w:szCs w:val="28"/>
        </w:rPr>
        <w:t>]</w:t>
      </w:r>
      <w:r w:rsidRPr="00400E4C">
        <w:rPr>
          <w:szCs w:val="28"/>
        </w:rPr>
        <w:t xml:space="preserve">, а волновая </w:t>
      </w:r>
      <w:r>
        <w:rPr>
          <w:szCs w:val="28"/>
        </w:rPr>
        <w:t xml:space="preserve">функция </w:t>
      </w:r>
      <w:r w:rsidRPr="00502EB7">
        <w:rPr>
          <w:position w:val="-10"/>
        </w:rPr>
        <w:object w:dxaOrig="1340" w:dyaOrig="340" w14:anchorId="3BF14578">
          <v:shape id="_x0000_i1669" type="#_x0000_t75" style="width:67.5pt;height:18pt" o:ole="">
            <v:imagedata r:id="rId1342" o:title=""/>
          </v:shape>
          <o:OLEObject Type="Embed" ProgID="Equation.3" ShapeID="_x0000_i1669" DrawAspect="Content" ObjectID="_1824385206" r:id="rId1343"/>
        </w:object>
      </w:r>
      <w:r>
        <w:rPr>
          <w:szCs w:val="28"/>
        </w:rPr>
        <w:t>, описывающая волны де Бройля,</w:t>
      </w:r>
      <w:r w:rsidRPr="00400E4C">
        <w:rPr>
          <w:szCs w:val="28"/>
        </w:rPr>
        <w:t xml:space="preserve"> представляет собой амплитуду вероятности</w:t>
      </w:r>
      <w:r w:rsidRPr="00F16C2D">
        <w:rPr>
          <w:b/>
          <w:szCs w:val="28"/>
        </w:rPr>
        <w:t>.</w:t>
      </w:r>
      <w:r w:rsidRPr="00F16C2D">
        <w:rPr>
          <w:szCs w:val="28"/>
        </w:rPr>
        <w:t xml:space="preserve"> Физический смысл имеет </w:t>
      </w:r>
      <w:r>
        <w:rPr>
          <w:szCs w:val="28"/>
        </w:rPr>
        <w:t xml:space="preserve">только </w:t>
      </w:r>
      <w:r w:rsidRPr="00F16C2D">
        <w:rPr>
          <w:szCs w:val="28"/>
        </w:rPr>
        <w:t xml:space="preserve">квадрат модуля волновой функции </w:t>
      </w:r>
      <w:r w:rsidRPr="00EA216E">
        <w:rPr>
          <w:position w:val="-20"/>
          <w:szCs w:val="28"/>
        </w:rPr>
        <w:object w:dxaOrig="1540" w:dyaOrig="560" w14:anchorId="39D81439">
          <v:shape id="_x0000_i1670" type="#_x0000_t75" style="width:76.5pt;height:27.75pt" o:ole="">
            <v:imagedata r:id="rId1344" o:title=""/>
          </v:shape>
          <o:OLEObject Type="Embed" ProgID="Equation.3" ShapeID="_x0000_i1670" DrawAspect="Content" ObjectID="_1824385207" r:id="rId1345"/>
        </w:object>
      </w:r>
      <w:r w:rsidRPr="00F16C2D">
        <w:rPr>
          <w:szCs w:val="28"/>
        </w:rPr>
        <w:t xml:space="preserve"> – это плотность вероятности</w:t>
      </w:r>
      <w:r>
        <w:rPr>
          <w:szCs w:val="28"/>
        </w:rPr>
        <w:t>.</w:t>
      </w:r>
      <w:r w:rsidR="00F577AB">
        <w:rPr>
          <w:szCs w:val="28"/>
        </w:rPr>
        <w:t xml:space="preserve"> </w:t>
      </w:r>
      <w:r>
        <w:rPr>
          <w:szCs w:val="28"/>
        </w:rPr>
        <w:t xml:space="preserve">Плотность вероятности </w:t>
      </w:r>
      <w:r w:rsidRPr="00EA216E">
        <w:rPr>
          <w:position w:val="-10"/>
          <w:szCs w:val="28"/>
        </w:rPr>
        <w:object w:dxaOrig="1280" w:dyaOrig="340" w14:anchorId="14559C25">
          <v:shape id="_x0000_i1671" type="#_x0000_t75" style="width:63.75pt;height:17.25pt" o:ole="">
            <v:imagedata r:id="rId1346" o:title=""/>
          </v:shape>
          <o:OLEObject Type="Embed" ProgID="Equation.3" ShapeID="_x0000_i1671" DrawAspect="Content" ObjectID="_1824385208" r:id="rId1347"/>
        </w:object>
      </w:r>
      <w:r w:rsidRPr="00F16C2D">
        <w:rPr>
          <w:szCs w:val="28"/>
        </w:rPr>
        <w:t xml:space="preserve"> равна отношению вероятности </w:t>
      </w:r>
      <w:r w:rsidRPr="00F16C2D">
        <w:rPr>
          <w:i/>
          <w:szCs w:val="28"/>
          <w:lang w:val="en-US"/>
        </w:rPr>
        <w:t>dP</w:t>
      </w:r>
      <w:r w:rsidRPr="00F16C2D">
        <w:rPr>
          <w:szCs w:val="28"/>
        </w:rPr>
        <w:t>(</w:t>
      </w:r>
      <w:r w:rsidRPr="00F16C2D">
        <w:rPr>
          <w:i/>
          <w:szCs w:val="28"/>
          <w:lang w:val="en-US"/>
        </w:rPr>
        <w:t>x</w:t>
      </w:r>
      <w:r w:rsidRPr="00F16C2D">
        <w:rPr>
          <w:i/>
          <w:szCs w:val="28"/>
        </w:rPr>
        <w:t>,</w:t>
      </w:r>
      <w:r w:rsidRPr="00F16C2D">
        <w:rPr>
          <w:i/>
          <w:szCs w:val="28"/>
          <w:lang w:val="en-US"/>
        </w:rPr>
        <w:t>y</w:t>
      </w:r>
      <w:r w:rsidRPr="00F16C2D">
        <w:rPr>
          <w:i/>
          <w:szCs w:val="28"/>
        </w:rPr>
        <w:t>,</w:t>
      </w:r>
      <w:r w:rsidRPr="00F16C2D">
        <w:rPr>
          <w:i/>
          <w:szCs w:val="28"/>
          <w:lang w:val="en-US"/>
        </w:rPr>
        <w:t>z</w:t>
      </w:r>
      <w:r w:rsidRPr="00F16C2D">
        <w:rPr>
          <w:i/>
          <w:szCs w:val="28"/>
        </w:rPr>
        <w:t>,</w:t>
      </w:r>
      <w:r w:rsidRPr="00F16C2D">
        <w:rPr>
          <w:i/>
          <w:szCs w:val="28"/>
          <w:lang w:val="en-US"/>
        </w:rPr>
        <w:t>t</w:t>
      </w:r>
      <w:r w:rsidRPr="00F16C2D">
        <w:rPr>
          <w:szCs w:val="28"/>
        </w:rPr>
        <w:t xml:space="preserve">) найти частицу в момент времени </w:t>
      </w:r>
      <w:r w:rsidRPr="00F16C2D">
        <w:rPr>
          <w:i/>
          <w:szCs w:val="28"/>
          <w:lang w:val="en-US"/>
        </w:rPr>
        <w:t>t</w:t>
      </w:r>
      <w:r w:rsidRPr="00F16C2D">
        <w:rPr>
          <w:szCs w:val="28"/>
        </w:rPr>
        <w:t xml:space="preserve">в бесконечно малом объеме </w:t>
      </w:r>
      <w:r w:rsidRPr="00F16C2D">
        <w:rPr>
          <w:i/>
          <w:szCs w:val="28"/>
          <w:lang w:val="en-US"/>
        </w:rPr>
        <w:t>dV</w:t>
      </w:r>
      <w:r w:rsidRPr="00F16C2D">
        <w:rPr>
          <w:szCs w:val="28"/>
        </w:rPr>
        <w:t>, взятом около точки с координатами (</w:t>
      </w:r>
      <w:r w:rsidRPr="00F16C2D">
        <w:rPr>
          <w:i/>
          <w:szCs w:val="28"/>
          <w:lang w:val="en-US"/>
        </w:rPr>
        <w:t>x</w:t>
      </w:r>
      <w:r w:rsidRPr="00F16C2D">
        <w:rPr>
          <w:i/>
          <w:szCs w:val="28"/>
        </w:rPr>
        <w:t>,</w:t>
      </w:r>
      <w:r w:rsidRPr="00F16C2D">
        <w:rPr>
          <w:i/>
          <w:szCs w:val="28"/>
          <w:lang w:val="en-US"/>
        </w:rPr>
        <w:t>y</w:t>
      </w:r>
      <w:r w:rsidRPr="00F16C2D">
        <w:rPr>
          <w:i/>
          <w:szCs w:val="28"/>
        </w:rPr>
        <w:t>,</w:t>
      </w:r>
      <w:r w:rsidRPr="00F16C2D">
        <w:rPr>
          <w:i/>
          <w:szCs w:val="28"/>
          <w:lang w:val="en-US"/>
        </w:rPr>
        <w:t>z</w:t>
      </w:r>
      <w:r w:rsidRPr="00F16C2D">
        <w:rPr>
          <w:szCs w:val="28"/>
        </w:rPr>
        <w:t xml:space="preserve">), к величине этого объема </w:t>
      </w:r>
      <w:r w:rsidRPr="00F16C2D">
        <w:rPr>
          <w:i/>
          <w:szCs w:val="28"/>
          <w:lang w:val="en-US"/>
        </w:rPr>
        <w:t>dV</w:t>
      </w:r>
    </w:p>
    <w:p w:rsidR="00AD7D3C" w:rsidRPr="00F16C2D" w:rsidRDefault="00165F90" w:rsidP="00165F90">
      <w:pPr>
        <w:pStyle w:val="affc"/>
      </w:pPr>
      <w:r w:rsidRPr="00D57F37">
        <w:tab/>
      </w:r>
      <w:r w:rsidRPr="00165F90">
        <w:rPr>
          <w:position w:val="-26"/>
        </w:rPr>
        <w:object w:dxaOrig="4760" w:dyaOrig="700" w14:anchorId="01479A87">
          <v:shape id="_x0000_i1672" type="#_x0000_t75" style="width:237.75pt;height:33.75pt" o:ole="">
            <v:imagedata r:id="rId1348" o:title=""/>
          </v:shape>
          <o:OLEObject Type="Embed" ProgID="Equation.3" ShapeID="_x0000_i1672" DrawAspect="Content" ObjectID="_1824385209" r:id="rId1349"/>
        </w:object>
      </w:r>
      <w:r w:rsidR="00AD7D3C">
        <w:t>.</w:t>
      </w:r>
      <w:r w:rsidR="00AD7D3C">
        <w:tab/>
      </w:r>
      <w:r w:rsidR="00AD7D3C" w:rsidRPr="00F16C2D">
        <w:t>(</w:t>
      </w:r>
      <w:r w:rsidR="00AD7D3C">
        <w:t>5</w:t>
      </w:r>
      <w:r w:rsidR="00AD7D3C" w:rsidRPr="00F16C2D">
        <w:t>.</w:t>
      </w:r>
      <w:r w:rsidR="00AD7D3C">
        <w:t>8</w:t>
      </w:r>
      <w:r w:rsidR="00AD7D3C" w:rsidRPr="00F16C2D">
        <w:t>)</w:t>
      </w:r>
    </w:p>
    <w:p w:rsidR="00AD7D3C" w:rsidRPr="00F16C2D" w:rsidRDefault="00AD7D3C" w:rsidP="00AD7D3C">
      <w:pPr>
        <w:spacing w:line="319" w:lineRule="auto"/>
        <w:ind w:firstLine="708"/>
        <w:rPr>
          <w:szCs w:val="28"/>
        </w:rPr>
      </w:pPr>
      <w:r w:rsidRPr="00F16C2D">
        <w:rPr>
          <w:szCs w:val="28"/>
        </w:rPr>
        <w:t xml:space="preserve">В связи с вероятностным смыслом волновой функции на нее накладываются </w:t>
      </w:r>
      <w:r w:rsidRPr="00400E4C">
        <w:rPr>
          <w:szCs w:val="28"/>
        </w:rPr>
        <w:t>стандартные условия</w:t>
      </w:r>
      <w:r w:rsidRPr="00F16C2D">
        <w:rPr>
          <w:szCs w:val="28"/>
        </w:rPr>
        <w:t>, а именно, волновая функция и ее частные производные по координатам должны быт</w:t>
      </w:r>
      <w:r>
        <w:rPr>
          <w:szCs w:val="28"/>
        </w:rPr>
        <w:t xml:space="preserve">ь непрерывными, однозначными и </w:t>
      </w:r>
      <w:r w:rsidRPr="00F16C2D">
        <w:rPr>
          <w:szCs w:val="28"/>
        </w:rPr>
        <w:t>конечными</w:t>
      </w:r>
      <w:r>
        <w:rPr>
          <w:szCs w:val="28"/>
        </w:rPr>
        <w:t xml:space="preserve"> [</w:t>
      </w:r>
      <w:r w:rsidRPr="00632DC6">
        <w:rPr>
          <w:szCs w:val="28"/>
        </w:rPr>
        <w:t>4</w:t>
      </w:r>
      <w:r>
        <w:rPr>
          <w:szCs w:val="28"/>
        </w:rPr>
        <w:t>]</w:t>
      </w:r>
      <w:r w:rsidRPr="00F16C2D">
        <w:rPr>
          <w:szCs w:val="28"/>
        </w:rPr>
        <w:t>.</w:t>
      </w:r>
    </w:p>
    <w:p w:rsidR="00AD7D3C" w:rsidRPr="00F16C2D" w:rsidRDefault="00165F90" w:rsidP="00AD7D3C">
      <w:pPr>
        <w:spacing w:line="319" w:lineRule="auto"/>
        <w:ind w:firstLine="708"/>
        <w:rPr>
          <w:szCs w:val="28"/>
        </w:rPr>
      </w:pPr>
      <w:r>
        <w:rPr>
          <w:szCs w:val="28"/>
        </w:rPr>
        <w:t>На рис.</w:t>
      </w:r>
      <w:r>
        <w:rPr>
          <w:szCs w:val="28"/>
          <w:lang w:val="en-US"/>
        </w:rPr>
        <w:t> </w:t>
      </w:r>
      <w:r w:rsidR="00AD7D3C" w:rsidRPr="00303EDC">
        <w:rPr>
          <w:szCs w:val="28"/>
        </w:rPr>
        <w:t>5.5,</w:t>
      </w:r>
      <w:r w:rsidR="00B040FA">
        <w:rPr>
          <w:szCs w:val="28"/>
        </w:rPr>
        <w:t> </w:t>
      </w:r>
      <w:r w:rsidR="00435F66" w:rsidRPr="00533674">
        <w:rPr>
          <w:i/>
          <w:szCs w:val="28"/>
        </w:rPr>
        <w:t>а</w:t>
      </w:r>
      <w:r w:rsidR="00AD7D3C">
        <w:rPr>
          <w:szCs w:val="28"/>
        </w:rPr>
        <w:t xml:space="preserve"> </w:t>
      </w:r>
      <w:r w:rsidR="00AD7D3C" w:rsidRPr="00F16C2D">
        <w:rPr>
          <w:szCs w:val="28"/>
        </w:rPr>
        <w:t>показаны точки, которые должны отсутствовать на графике для волновой функции или для модуля квадрата волновой функции.</w:t>
      </w:r>
    </w:p>
    <w:p w:rsidR="00AD7D3C" w:rsidRPr="00731787" w:rsidRDefault="00AD7D3C" w:rsidP="00AD7D3C">
      <w:pPr>
        <w:spacing w:line="319" w:lineRule="auto"/>
        <w:ind w:firstLine="708"/>
        <w:rPr>
          <w:szCs w:val="28"/>
        </w:rPr>
      </w:pPr>
      <w:r w:rsidRPr="00F16C2D">
        <w:rPr>
          <w:szCs w:val="28"/>
        </w:rPr>
        <w:t xml:space="preserve">Для волновой функции справедливо </w:t>
      </w:r>
      <w:r w:rsidRPr="00731787">
        <w:rPr>
          <w:i/>
          <w:szCs w:val="28"/>
        </w:rPr>
        <w:t>условие нормировки</w:t>
      </w:r>
      <w:r>
        <w:rPr>
          <w:szCs w:val="28"/>
        </w:rPr>
        <w:t>:</w:t>
      </w:r>
    </w:p>
    <w:p w:rsidR="00AD7D3C" w:rsidRPr="00F16C2D" w:rsidRDefault="00165F90" w:rsidP="00165F90">
      <w:pPr>
        <w:pStyle w:val="affc"/>
      </w:pPr>
      <w:r>
        <w:tab/>
      </w:r>
      <w:r w:rsidRPr="00165F90">
        <w:rPr>
          <w:position w:val="-34"/>
        </w:rPr>
        <w:object w:dxaOrig="2439" w:dyaOrig="720" w14:anchorId="2CFEBA8D">
          <v:shape id="_x0000_i1673" type="#_x0000_t75" style="width:122.25pt;height:36pt" o:ole="">
            <v:imagedata r:id="rId1350" o:title=""/>
          </v:shape>
          <o:OLEObject Type="Embed" ProgID="Equation.3" ShapeID="_x0000_i1673" DrawAspect="Content" ObjectID="_1824385210" r:id="rId1351"/>
        </w:object>
      </w:r>
      <w:r>
        <w:t>,</w:t>
      </w:r>
      <w:r w:rsidR="00AD7D3C">
        <w:tab/>
      </w:r>
      <w:r w:rsidR="00AD7D3C" w:rsidRPr="00F16C2D">
        <w:t>(</w:t>
      </w:r>
      <w:r w:rsidR="00AD7D3C">
        <w:t>5</w:t>
      </w:r>
      <w:r w:rsidR="00AD7D3C" w:rsidRPr="00F16C2D">
        <w:t>.</w:t>
      </w:r>
      <w:r w:rsidR="00AD7D3C">
        <w:t>9</w:t>
      </w:r>
      <w:r w:rsidR="00AD7D3C" w:rsidRPr="00F16C2D">
        <w:t>)</w:t>
      </w:r>
    </w:p>
    <w:p w:rsidR="00AD7D3C" w:rsidRDefault="00AD7D3C" w:rsidP="00165F90">
      <w:pPr>
        <w:spacing w:line="331" w:lineRule="auto"/>
        <w:ind w:firstLine="0"/>
        <w:rPr>
          <w:szCs w:val="28"/>
        </w:rPr>
      </w:pPr>
      <w:r w:rsidRPr="007329C1">
        <w:rPr>
          <w:szCs w:val="28"/>
        </w:rPr>
        <w:t>оно дает вероятность найти частицу в какой-то момент времени в объеме ее существования,</w:t>
      </w:r>
      <w:r>
        <w:rPr>
          <w:szCs w:val="28"/>
        </w:rPr>
        <w:t xml:space="preserve"> а</w:t>
      </w:r>
      <w:r w:rsidRPr="007329C1">
        <w:rPr>
          <w:szCs w:val="28"/>
        </w:rPr>
        <w:t xml:space="preserve"> это</w:t>
      </w:r>
      <w:r>
        <w:rPr>
          <w:szCs w:val="28"/>
        </w:rPr>
        <w:t xml:space="preserve"> –</w:t>
      </w:r>
      <w:r w:rsidRPr="007329C1">
        <w:rPr>
          <w:szCs w:val="28"/>
        </w:rPr>
        <w:t xml:space="preserve"> вероятность достоверного события</w:t>
      </w:r>
      <w:r>
        <w:rPr>
          <w:szCs w:val="28"/>
        </w:rPr>
        <w:t xml:space="preserve"> [</w:t>
      </w:r>
      <w:r w:rsidRPr="00632DC6">
        <w:rPr>
          <w:szCs w:val="28"/>
        </w:rPr>
        <w:t>4</w:t>
      </w:r>
      <w:r>
        <w:rPr>
          <w:szCs w:val="28"/>
        </w:rPr>
        <w:t>]</w:t>
      </w:r>
      <w:r w:rsidRPr="007329C1">
        <w:rPr>
          <w:szCs w:val="28"/>
        </w:rPr>
        <w:t>, и поэтому такой интеграл равен единице.</w:t>
      </w:r>
    </w:p>
    <w:p w:rsidR="00C05312" w:rsidRDefault="00C05312" w:rsidP="00533674">
      <w:pPr>
        <w:pStyle w:val="af8"/>
      </w:pPr>
      <w:r>
        <w:rPr>
          <w:noProof/>
        </w:rPr>
        <w:drawing>
          <wp:inline distT="0" distB="0" distL="0" distR="0" wp14:anchorId="4E4C87E6" wp14:editId="69065D71">
            <wp:extent cx="5229225" cy="1498719"/>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pic:cNvPicPr>
                      <a:picLocks noChangeAspect="1" noChangeArrowheads="1"/>
                    </pic:cNvPicPr>
                  </pic:nvPicPr>
                  <pic:blipFill>
                    <a:blip r:embed="rId1352" cstate="print">
                      <a:extLst>
                        <a:ext uri="{28A0092B-C50C-407E-A947-70E740481C1C}">
                          <a14:useLocalDpi xmlns:a14="http://schemas.microsoft.com/office/drawing/2010/main" val="0"/>
                        </a:ext>
                      </a:extLst>
                    </a:blip>
                    <a:srcRect/>
                    <a:stretch>
                      <a:fillRect/>
                    </a:stretch>
                  </pic:blipFill>
                  <pic:spPr bwMode="auto">
                    <a:xfrm>
                      <a:off x="0" y="0"/>
                      <a:ext cx="5229225" cy="1498719"/>
                    </a:xfrm>
                    <a:prstGeom prst="rect">
                      <a:avLst/>
                    </a:prstGeom>
                    <a:noFill/>
                    <a:ln>
                      <a:noFill/>
                    </a:ln>
                  </pic:spPr>
                </pic:pic>
              </a:graphicData>
            </a:graphic>
          </wp:inline>
        </w:drawing>
      </w:r>
    </w:p>
    <w:p w:rsidR="00AD7D3C" w:rsidRPr="00303EDC" w:rsidRDefault="00AD7D3C" w:rsidP="006562D9">
      <w:pPr>
        <w:pStyle w:val="af4"/>
      </w:pPr>
      <w:r w:rsidRPr="00303EDC">
        <w:t>Рис. 5.5</w:t>
      </w:r>
    </w:p>
    <w:p w:rsidR="00AD7D3C" w:rsidRPr="007D51E3" w:rsidRDefault="00AD7D3C" w:rsidP="007F4D86">
      <w:pPr>
        <w:pStyle w:val="3"/>
      </w:pPr>
      <w:bookmarkStart w:id="404" w:name="_Toc485459435"/>
      <w:bookmarkStart w:id="405" w:name="_Toc485534383"/>
      <w:r w:rsidRPr="00D33753">
        <w:t xml:space="preserve">Вопросы и задания для самоконтроля к лекции </w:t>
      </w:r>
      <w:r>
        <w:t>14</w:t>
      </w:r>
      <w:bookmarkEnd w:id="404"/>
      <w:bookmarkEnd w:id="405"/>
    </w:p>
    <w:p w:rsidR="00AD7D3C" w:rsidRDefault="00C24239" w:rsidP="00D83D36">
      <w:pPr>
        <w:tabs>
          <w:tab w:val="left" w:pos="1134"/>
        </w:tabs>
        <w:ind w:firstLine="709"/>
      </w:pPr>
      <w:bookmarkStart w:id="406" w:name="_Toc461574367"/>
      <w:bookmarkStart w:id="407" w:name="_Toc485459436"/>
      <w:r>
        <w:t>1.</w:t>
      </w:r>
      <w:r>
        <w:tab/>
      </w:r>
      <w:r w:rsidR="00AD7D3C">
        <w:t xml:space="preserve">Сформулируйте гипотезу </w:t>
      </w:r>
      <w:r w:rsidR="00D83D36">
        <w:t>д</w:t>
      </w:r>
      <w:r w:rsidR="00AD7D3C">
        <w:t xml:space="preserve">е Бройля. Запишите формулу для длины волны </w:t>
      </w:r>
      <w:r w:rsidR="00D83D36">
        <w:t>д</w:t>
      </w:r>
      <w:r w:rsidR="00AD7D3C">
        <w:t>е Бройля.</w:t>
      </w:r>
      <w:bookmarkEnd w:id="406"/>
      <w:bookmarkEnd w:id="407"/>
    </w:p>
    <w:p w:rsidR="00AD7D3C" w:rsidRDefault="00C24239" w:rsidP="00D83D36">
      <w:pPr>
        <w:tabs>
          <w:tab w:val="left" w:pos="1134"/>
        </w:tabs>
        <w:ind w:firstLine="709"/>
      </w:pPr>
      <w:bookmarkStart w:id="408" w:name="_Toc461574368"/>
      <w:bookmarkStart w:id="409" w:name="_Toc485459437"/>
      <w:r>
        <w:t>2.</w:t>
      </w:r>
      <w:r>
        <w:tab/>
      </w:r>
      <w:r w:rsidR="00AD7D3C" w:rsidRPr="00263097">
        <w:t xml:space="preserve">В электростатическом поле с разностью потенциалов </w:t>
      </w:r>
      <w:r w:rsidR="00AD7D3C" w:rsidRPr="00263097">
        <w:rPr>
          <w:i/>
          <w:lang w:val="en-US"/>
        </w:rPr>
        <w:t>U</w:t>
      </w:r>
      <w:r w:rsidR="008362DF">
        <w:rPr>
          <w:i/>
        </w:rPr>
        <w:t xml:space="preserve"> </w:t>
      </w:r>
      <w:r w:rsidR="00AD7D3C" w:rsidRPr="00263097">
        <w:t xml:space="preserve">ускоряются протон и </w:t>
      </w:r>
      <w:r w:rsidR="00AD7D3C" w:rsidRPr="00263097">
        <w:sym w:font="Symbol" w:char="0061"/>
      </w:r>
      <w:r w:rsidR="00AD7D3C">
        <w:t>-</w:t>
      </w:r>
      <w:r w:rsidR="00AD7D3C" w:rsidRPr="00263097">
        <w:t xml:space="preserve">частица. Массы и заряд этих частиц связаны соотношениями: </w:t>
      </w:r>
      <w:r w:rsidR="00AD7D3C" w:rsidRPr="00263097">
        <w:rPr>
          <w:i/>
          <w:lang w:val="en-US"/>
        </w:rPr>
        <w:t>m</w:t>
      </w:r>
      <w:r w:rsidR="00AD7D3C" w:rsidRPr="00263097">
        <w:rPr>
          <w:vertAlign w:val="subscript"/>
          <w:lang w:val="en-US"/>
        </w:rPr>
        <w:sym w:font="Symbol" w:char="0061"/>
      </w:r>
      <w:r w:rsidR="00AD7D3C" w:rsidRPr="00263097">
        <w:t xml:space="preserve"> = </w:t>
      </w:r>
      <w:smartTag w:uri="urn:schemas-microsoft-com:office:smarttags" w:element="metricconverter">
        <w:smartTagPr>
          <w:attr w:name="ProductID" w:val="4 m"/>
        </w:smartTagPr>
        <w:r w:rsidR="00AD7D3C" w:rsidRPr="00263097">
          <w:t xml:space="preserve">4 </w:t>
        </w:r>
        <w:r w:rsidR="00AD7D3C" w:rsidRPr="00263097">
          <w:rPr>
            <w:i/>
            <w:lang w:val="en-US"/>
          </w:rPr>
          <w:t>m</w:t>
        </w:r>
      </w:smartTag>
      <w:r w:rsidR="00AD7D3C" w:rsidRPr="00263097">
        <w:rPr>
          <w:vertAlign w:val="subscript"/>
        </w:rPr>
        <w:t>р</w:t>
      </w:r>
      <w:r w:rsidR="00AD7D3C" w:rsidRPr="00263097">
        <w:t xml:space="preserve">, </w:t>
      </w:r>
      <w:r w:rsidR="00AD7D3C" w:rsidRPr="00263097">
        <w:rPr>
          <w:i/>
          <w:lang w:val="en-US"/>
        </w:rPr>
        <w:t>q</w:t>
      </w:r>
      <w:r w:rsidR="00AD7D3C" w:rsidRPr="00263097">
        <w:rPr>
          <w:vertAlign w:val="subscript"/>
          <w:lang w:val="en-US"/>
        </w:rPr>
        <w:sym w:font="Symbol" w:char="0061"/>
      </w:r>
      <w:r w:rsidR="00AD7D3C" w:rsidRPr="00263097">
        <w:t xml:space="preserve"> = 2 </w:t>
      </w:r>
      <w:r w:rsidR="00AD7D3C" w:rsidRPr="00263097">
        <w:rPr>
          <w:i/>
          <w:lang w:val="en-US"/>
        </w:rPr>
        <w:t>q</w:t>
      </w:r>
      <w:r w:rsidR="00AD7D3C" w:rsidRPr="00263097">
        <w:rPr>
          <w:vertAlign w:val="subscript"/>
        </w:rPr>
        <w:t>р</w:t>
      </w:r>
      <w:r w:rsidR="00AD7D3C" w:rsidRPr="00263097">
        <w:t xml:space="preserve">. </w:t>
      </w:r>
      <w:r w:rsidR="00AD7D3C">
        <w:t>Чему равно о</w:t>
      </w:r>
      <w:r w:rsidR="00AD7D3C" w:rsidRPr="00263097">
        <w:t xml:space="preserve">тношение </w:t>
      </w:r>
      <w:r w:rsidR="00AD7D3C" w:rsidRPr="00263097">
        <w:sym w:font="Symbol" w:char="006C"/>
      </w:r>
      <w:r w:rsidR="00AD7D3C" w:rsidRPr="00263097">
        <w:rPr>
          <w:i/>
          <w:vertAlign w:val="subscript"/>
        </w:rPr>
        <w:t>р</w:t>
      </w:r>
      <w:r w:rsidR="00AD7D3C" w:rsidRPr="00263097">
        <w:t xml:space="preserve"> /</w:t>
      </w:r>
      <w:r w:rsidR="00AD7D3C" w:rsidRPr="00263097">
        <w:sym w:font="Symbol" w:char="006C"/>
      </w:r>
      <w:r w:rsidR="00AD7D3C" w:rsidRPr="00263097">
        <w:rPr>
          <w:vertAlign w:val="subscript"/>
        </w:rPr>
        <w:sym w:font="Symbol" w:char="0061"/>
      </w:r>
      <w:r w:rsidR="00AD7D3C" w:rsidRPr="00263097">
        <w:t xml:space="preserve"> длины волны де Бройля протона к длине волны де Бройля </w:t>
      </w:r>
      <w:r w:rsidR="00AD7D3C" w:rsidRPr="00263097">
        <w:sym w:font="Symbol" w:char="0061"/>
      </w:r>
      <w:r w:rsidR="00AD7D3C" w:rsidRPr="00263097">
        <w:t>-частицы</w:t>
      </w:r>
      <w:r w:rsidR="00AD7D3C">
        <w:t>?</w:t>
      </w:r>
      <w:bookmarkEnd w:id="408"/>
      <w:bookmarkEnd w:id="409"/>
    </w:p>
    <w:p w:rsidR="00AD7D3C" w:rsidRDefault="00C24239" w:rsidP="00D83D36">
      <w:pPr>
        <w:tabs>
          <w:tab w:val="left" w:pos="1134"/>
        </w:tabs>
        <w:ind w:firstLine="709"/>
      </w:pPr>
      <w:r>
        <w:t>3.</w:t>
      </w:r>
      <w:bookmarkStart w:id="410" w:name="_Toc461574369"/>
      <w:bookmarkStart w:id="411" w:name="_Toc485459438"/>
      <w:r>
        <w:tab/>
      </w:r>
      <w:r w:rsidR="00AD7D3C">
        <w:t>Запишите известные Вам соотношения неопределенностей Гейзенберга. Каков их физический смысл?</w:t>
      </w:r>
      <w:bookmarkEnd w:id="410"/>
      <w:bookmarkEnd w:id="411"/>
    </w:p>
    <w:p w:rsidR="00AD7D3C" w:rsidRDefault="00C24239" w:rsidP="00D83D36">
      <w:pPr>
        <w:tabs>
          <w:tab w:val="left" w:pos="1134"/>
        </w:tabs>
        <w:ind w:firstLine="709"/>
      </w:pPr>
      <w:r>
        <w:t>4.</w:t>
      </w:r>
      <w:r>
        <w:tab/>
      </w:r>
      <w:r w:rsidR="00AD7D3C" w:rsidRPr="00252490">
        <w:t xml:space="preserve">Координату электрона массой можно установить с неопределенностью </w:t>
      </w:r>
      <w:r w:rsidR="00AD7D3C">
        <w:sym w:font="Symbol" w:char="F044"/>
      </w:r>
      <w:r w:rsidR="00AD7D3C" w:rsidRPr="00252490">
        <w:rPr>
          <w:i/>
          <w:lang w:val="en-US"/>
        </w:rPr>
        <w:t>x</w:t>
      </w:r>
      <w:r w:rsidR="00AD7D3C" w:rsidRPr="00252490">
        <w:rPr>
          <w:lang w:val="en-US"/>
        </w:rPr>
        <w:t> </w:t>
      </w:r>
      <w:r w:rsidR="00AD7D3C" w:rsidRPr="00252490">
        <w:t xml:space="preserve">= 0,1 мм. Какую минимальную неопределенность скорости </w:t>
      </w:r>
      <m:oMath>
        <m:r>
          <w:rPr>
            <w:rFonts w:ascii="Cambria Math" w:hAnsi="Cambria Math"/>
            <w:sz w:val="24"/>
            <w:szCs w:val="24"/>
          </w:rPr>
          <m:t>Δ</m:t>
        </m:r>
        <m:sSub>
          <m:sSubPr>
            <m:ctrlPr>
              <w:ins w:id="412" w:author="User" w:date="2017-12-18T10:26:00Z">
                <w:rPr>
                  <w:rFonts w:ascii="Cambria Math" w:hAnsi="Cambria Math"/>
                  <w:i/>
                  <w:iCs/>
                  <w:sz w:val="24"/>
                  <w:szCs w:val="24"/>
                  <w:lang w:val="en-US"/>
                </w:rPr>
              </w:ins>
            </m:ctrlPr>
          </m:sSubPr>
          <m:e>
            <m:r>
              <w:rPr>
                <w:rFonts w:ascii="Cambria Math" w:hAnsi="Cambria Math"/>
                <w:sz w:val="24"/>
                <w:szCs w:val="24"/>
                <w:lang w:val="en-US"/>
              </w:rPr>
              <m:t>V</m:t>
            </m:r>
          </m:e>
          <m:sub>
            <m:r>
              <w:rPr>
                <w:rFonts w:ascii="Cambria Math" w:hAnsi="Cambria Math"/>
                <w:sz w:val="24"/>
                <w:szCs w:val="24"/>
                <w:vertAlign w:val="subscript"/>
                <w:lang w:val="en-US"/>
              </w:rPr>
              <m:t>x</m:t>
            </m:r>
          </m:sub>
        </m:sSub>
      </m:oMath>
      <w:r w:rsidR="00AD7D3C" w:rsidRPr="00252490">
        <w:t xml:space="preserve"> будет иметь электрон? </w:t>
      </w:r>
    </w:p>
    <w:p w:rsidR="00AD7D3C" w:rsidRPr="00252490" w:rsidRDefault="00C24239" w:rsidP="00D83D36">
      <w:pPr>
        <w:tabs>
          <w:tab w:val="left" w:pos="1134"/>
        </w:tabs>
        <w:ind w:firstLine="709"/>
      </w:pPr>
      <w:r>
        <w:t>5.</w:t>
      </w:r>
      <w:r>
        <w:tab/>
      </w:r>
      <w:r w:rsidR="00AD7D3C">
        <w:t>Запишите условие нормировки для волновой функции. В чем состоит его физический смысл?</w:t>
      </w:r>
    </w:p>
    <w:p w:rsidR="00AD7D3C" w:rsidRDefault="00AD7D3C" w:rsidP="00AD7D3C">
      <w:pPr>
        <w:pStyle w:val="20"/>
        <w:jc w:val="center"/>
        <w:rPr>
          <w:sz w:val="32"/>
          <w:szCs w:val="32"/>
        </w:rPr>
      </w:pPr>
      <w:r>
        <w:br w:type="page"/>
      </w:r>
    </w:p>
    <w:p w:rsidR="00181E63" w:rsidRDefault="00181E63" w:rsidP="00181E63">
      <w:pPr>
        <w:pStyle w:val="1"/>
      </w:pPr>
      <w:bookmarkStart w:id="413" w:name="_Toc485534384"/>
      <w:r w:rsidRPr="0059229C">
        <w:t>Лекция 1</w:t>
      </w:r>
      <w:r w:rsidR="007F4D86">
        <w:t>5</w:t>
      </w:r>
      <w:bookmarkEnd w:id="413"/>
    </w:p>
    <w:p w:rsidR="00AD7D3C" w:rsidRPr="00E904E5" w:rsidRDefault="00181E63" w:rsidP="007F4D86">
      <w:pPr>
        <w:rPr>
          <w:szCs w:val="28"/>
        </w:rPr>
      </w:pPr>
      <w:r w:rsidRPr="00C62FE9">
        <w:rPr>
          <w:b/>
          <w:szCs w:val="28"/>
        </w:rPr>
        <w:t>Основные понятия и законы</w:t>
      </w:r>
      <w:r w:rsidRPr="00C62FE9">
        <w:rPr>
          <w:szCs w:val="28"/>
        </w:rPr>
        <w:t>, которые должны быть освоены в ходе</w:t>
      </w:r>
      <w:bookmarkStart w:id="414" w:name="_Toc461574371"/>
      <w:bookmarkStart w:id="415" w:name="_Toc485459440"/>
      <w:r w:rsidR="00B24A01">
        <w:rPr>
          <w:szCs w:val="28"/>
        </w:rPr>
        <w:t xml:space="preserve"> </w:t>
      </w:r>
      <w:r w:rsidR="00AD7D3C" w:rsidRPr="00E44319">
        <w:rPr>
          <w:szCs w:val="28"/>
        </w:rPr>
        <w:t>лекции:</w:t>
      </w:r>
      <w:r w:rsidR="00B24A01">
        <w:rPr>
          <w:szCs w:val="28"/>
        </w:rPr>
        <w:t xml:space="preserve"> </w:t>
      </w:r>
      <w:r w:rsidR="00AD7D3C" w:rsidRPr="00BA2763">
        <w:rPr>
          <w:szCs w:val="28"/>
        </w:rPr>
        <w:t>уравнение Шредингера, энергетический спектр</w:t>
      </w:r>
      <w:r w:rsidR="00AD7D3C">
        <w:rPr>
          <w:szCs w:val="28"/>
        </w:rPr>
        <w:t xml:space="preserve">, основное и возбужденные состояния микрочастицы, </w:t>
      </w:r>
      <w:r w:rsidR="00AD7D3C" w:rsidRPr="00E904E5">
        <w:rPr>
          <w:szCs w:val="28"/>
        </w:rPr>
        <w:t>потенциальная яма</w:t>
      </w:r>
      <w:r w:rsidR="00AD7D3C">
        <w:rPr>
          <w:szCs w:val="28"/>
        </w:rPr>
        <w:t>, потенциальный барьер, туннельный эффект, коэффициент прозрачности барьера.</w:t>
      </w:r>
      <w:bookmarkEnd w:id="414"/>
      <w:bookmarkEnd w:id="415"/>
    </w:p>
    <w:p w:rsidR="00AD7D3C" w:rsidRDefault="00AD7D3C" w:rsidP="00165F90">
      <w:pPr>
        <w:pStyle w:val="20"/>
      </w:pPr>
      <w:bookmarkStart w:id="416" w:name="_Toc485534385"/>
      <w:r w:rsidRPr="00A970CD">
        <w:t>5.</w:t>
      </w:r>
      <w:r>
        <w:t>4</w:t>
      </w:r>
      <w:r w:rsidRPr="00A970CD">
        <w:t xml:space="preserve">. </w:t>
      </w:r>
      <w:r>
        <w:t>Уравнение Шредингера</w:t>
      </w:r>
      <w:bookmarkEnd w:id="416"/>
    </w:p>
    <w:p w:rsidR="00AD7D3C" w:rsidRPr="007329C1" w:rsidRDefault="00AD7D3C" w:rsidP="00AD7D3C">
      <w:pPr>
        <w:spacing w:line="324" w:lineRule="auto"/>
        <w:ind w:firstLine="708"/>
        <w:rPr>
          <w:szCs w:val="28"/>
        </w:rPr>
      </w:pPr>
      <w:r w:rsidRPr="00906815">
        <w:rPr>
          <w:szCs w:val="28"/>
        </w:rPr>
        <w:t>В классической механике схема решения задачи о движении частицы выглядит следующим образом:</w:t>
      </w:r>
      <w:r w:rsidRPr="007329C1">
        <w:rPr>
          <w:szCs w:val="28"/>
        </w:rPr>
        <w:t xml:space="preserve"> задаются координаты и импульс частицы в начальный момент времени, </w:t>
      </w:r>
      <w:r>
        <w:rPr>
          <w:szCs w:val="28"/>
        </w:rPr>
        <w:t>записывается</w:t>
      </w:r>
      <w:r w:rsidRPr="007329C1">
        <w:rPr>
          <w:szCs w:val="28"/>
        </w:rPr>
        <w:t xml:space="preserve"> втор</w:t>
      </w:r>
      <w:r>
        <w:rPr>
          <w:szCs w:val="28"/>
        </w:rPr>
        <w:t>ой</w:t>
      </w:r>
      <w:r w:rsidRPr="007329C1">
        <w:rPr>
          <w:szCs w:val="28"/>
        </w:rPr>
        <w:t xml:space="preserve"> закон Ньютона</w:t>
      </w:r>
      <w:r>
        <w:rPr>
          <w:szCs w:val="28"/>
        </w:rPr>
        <w:t>, с помощью которого и формул кинематики,</w:t>
      </w:r>
      <w:r w:rsidRPr="007329C1">
        <w:rPr>
          <w:szCs w:val="28"/>
        </w:rPr>
        <w:t xml:space="preserve"> в итоге получают координаты и импульс </w:t>
      </w:r>
      <w:r>
        <w:rPr>
          <w:szCs w:val="28"/>
        </w:rPr>
        <w:t xml:space="preserve">частицы </w:t>
      </w:r>
      <w:r w:rsidRPr="007329C1">
        <w:rPr>
          <w:szCs w:val="28"/>
        </w:rPr>
        <w:t>в конеч</w:t>
      </w:r>
      <w:r>
        <w:rPr>
          <w:szCs w:val="28"/>
        </w:rPr>
        <w:t>ный момент времени.</w:t>
      </w:r>
    </w:p>
    <w:p w:rsidR="00AD7D3C" w:rsidRPr="007329C1" w:rsidRDefault="00AD7D3C" w:rsidP="00AD7D3C">
      <w:pPr>
        <w:spacing w:line="324" w:lineRule="auto"/>
        <w:ind w:firstLine="708"/>
        <w:rPr>
          <w:rFonts w:ascii="Arial" w:hAnsi="Arial"/>
          <w:b/>
          <w:szCs w:val="28"/>
        </w:rPr>
      </w:pPr>
      <w:r w:rsidRPr="007329C1">
        <w:rPr>
          <w:szCs w:val="28"/>
        </w:rPr>
        <w:t>Такую схему решения задачи</w:t>
      </w:r>
      <w:r>
        <w:rPr>
          <w:szCs w:val="28"/>
        </w:rPr>
        <w:t xml:space="preserve"> о движении микрочастицы</w:t>
      </w:r>
      <w:r w:rsidRPr="007329C1">
        <w:rPr>
          <w:szCs w:val="28"/>
        </w:rPr>
        <w:t xml:space="preserve"> в квантовой механике применить нельзя, так как </w:t>
      </w:r>
      <w:r w:rsidRPr="00AC20CE">
        <w:rPr>
          <w:szCs w:val="28"/>
        </w:rPr>
        <w:t xml:space="preserve">одновременно невозможно </w:t>
      </w:r>
      <w:r w:rsidRPr="007329C1">
        <w:rPr>
          <w:szCs w:val="28"/>
        </w:rPr>
        <w:t xml:space="preserve">точно задать координаты и импульс частицы. </w:t>
      </w:r>
      <w:r>
        <w:rPr>
          <w:szCs w:val="28"/>
        </w:rPr>
        <w:t>В этом случае</w:t>
      </w:r>
      <w:r w:rsidRPr="007329C1">
        <w:rPr>
          <w:szCs w:val="28"/>
        </w:rPr>
        <w:t xml:space="preserve"> состояние </w:t>
      </w:r>
      <w:r>
        <w:rPr>
          <w:szCs w:val="28"/>
        </w:rPr>
        <w:t>микрочастицы</w:t>
      </w:r>
      <w:r w:rsidR="00B24A01">
        <w:rPr>
          <w:szCs w:val="28"/>
        </w:rPr>
        <w:t xml:space="preserve"> </w:t>
      </w:r>
      <w:r w:rsidRPr="00AC20CE">
        <w:rPr>
          <w:szCs w:val="28"/>
        </w:rPr>
        <w:t>однозначно</w:t>
      </w:r>
      <w:r w:rsidRPr="007329C1">
        <w:rPr>
          <w:szCs w:val="28"/>
        </w:rPr>
        <w:t xml:space="preserve"> определяет</w:t>
      </w:r>
      <w:r>
        <w:rPr>
          <w:szCs w:val="28"/>
        </w:rPr>
        <w:t>ся заданием ее волновой функции,</w:t>
      </w:r>
      <w:r w:rsidRPr="007329C1">
        <w:rPr>
          <w:szCs w:val="28"/>
        </w:rPr>
        <w:t xml:space="preserve"> поэтому решается уравнение для этой волновой функции и</w:t>
      </w:r>
      <w:r>
        <w:rPr>
          <w:szCs w:val="28"/>
        </w:rPr>
        <w:t>,</w:t>
      </w:r>
      <w:r w:rsidRPr="007329C1">
        <w:rPr>
          <w:szCs w:val="28"/>
        </w:rPr>
        <w:t xml:space="preserve"> таким образом</w:t>
      </w:r>
      <w:r>
        <w:rPr>
          <w:szCs w:val="28"/>
        </w:rPr>
        <w:t>,</w:t>
      </w:r>
      <w:r w:rsidRPr="007329C1">
        <w:rPr>
          <w:szCs w:val="28"/>
        </w:rPr>
        <w:t xml:space="preserve"> находится</w:t>
      </w:r>
      <w:r>
        <w:rPr>
          <w:szCs w:val="28"/>
        </w:rPr>
        <w:t xml:space="preserve"> конечное состояние частицы –</w:t>
      </w:r>
      <w:r w:rsidRPr="007329C1">
        <w:rPr>
          <w:szCs w:val="28"/>
        </w:rPr>
        <w:t xml:space="preserve"> ее волновая функция в момент времени </w:t>
      </w:r>
      <w:r w:rsidRPr="007329C1">
        <w:rPr>
          <w:i/>
          <w:szCs w:val="28"/>
          <w:lang w:val="en-US"/>
        </w:rPr>
        <w:t>t</w:t>
      </w:r>
      <w:r w:rsidRPr="007329C1">
        <w:rPr>
          <w:szCs w:val="28"/>
        </w:rPr>
        <w:t xml:space="preserve"> (рис</w:t>
      </w:r>
      <w:r w:rsidR="008E0483" w:rsidRPr="007329C1">
        <w:rPr>
          <w:szCs w:val="28"/>
        </w:rPr>
        <w:t>.</w:t>
      </w:r>
      <w:r w:rsidR="008E0483">
        <w:rPr>
          <w:szCs w:val="28"/>
        </w:rPr>
        <w:t> </w:t>
      </w:r>
      <w:r>
        <w:rPr>
          <w:szCs w:val="28"/>
        </w:rPr>
        <w:t>5</w:t>
      </w:r>
      <w:r w:rsidRPr="00906815">
        <w:rPr>
          <w:szCs w:val="28"/>
        </w:rPr>
        <w:t>.5</w:t>
      </w:r>
      <w:r w:rsidR="008E0483" w:rsidRPr="007329C1">
        <w:rPr>
          <w:szCs w:val="28"/>
        </w:rPr>
        <w:t>,</w:t>
      </w:r>
      <w:r w:rsidR="008E0483">
        <w:rPr>
          <w:szCs w:val="28"/>
        </w:rPr>
        <w:t> </w:t>
      </w:r>
      <w:r w:rsidR="00435F66" w:rsidRPr="00533674">
        <w:rPr>
          <w:i/>
          <w:szCs w:val="28"/>
        </w:rPr>
        <w:t>б</w:t>
      </w:r>
      <w:r w:rsidRPr="007329C1">
        <w:rPr>
          <w:szCs w:val="28"/>
        </w:rPr>
        <w:t>).</w:t>
      </w:r>
    </w:p>
    <w:p w:rsidR="00AD7D3C" w:rsidRPr="007329C1" w:rsidRDefault="00AD7D3C" w:rsidP="00AD7D3C">
      <w:pPr>
        <w:spacing w:line="324" w:lineRule="auto"/>
        <w:ind w:firstLine="708"/>
        <w:rPr>
          <w:szCs w:val="28"/>
        </w:rPr>
      </w:pPr>
      <w:r w:rsidRPr="007329C1">
        <w:rPr>
          <w:szCs w:val="28"/>
        </w:rPr>
        <w:t xml:space="preserve">Впервые основное уравнение квантовой механики – уравнение для волновой функции было записано в </w:t>
      </w:r>
      <w:smartTag w:uri="urn:schemas-microsoft-com:office:smarttags" w:element="metricconverter">
        <w:smartTagPr>
          <w:attr w:name="ProductID" w:val="1926 г"/>
        </w:smartTagPr>
        <w:r w:rsidRPr="007329C1">
          <w:rPr>
            <w:szCs w:val="28"/>
          </w:rPr>
          <w:t>1926 г</w:t>
        </w:r>
      </w:smartTag>
      <w:r w:rsidRPr="007329C1">
        <w:rPr>
          <w:szCs w:val="28"/>
        </w:rPr>
        <w:t>. Э. Шредингером</w:t>
      </w:r>
      <w:r w:rsidR="00624E2F">
        <w:rPr>
          <w:szCs w:val="28"/>
        </w:rPr>
        <w:t xml:space="preserve"> </w:t>
      </w:r>
      <w:r w:rsidRPr="00AC20CE">
        <w:rPr>
          <w:szCs w:val="28"/>
        </w:rPr>
        <w:t>[4]</w:t>
      </w:r>
      <w:r w:rsidRPr="007329C1">
        <w:rPr>
          <w:szCs w:val="28"/>
        </w:rPr>
        <w:t xml:space="preserve"> и получило </w:t>
      </w:r>
      <w:r w:rsidRPr="00AC20CE">
        <w:rPr>
          <w:i/>
          <w:szCs w:val="28"/>
        </w:rPr>
        <w:t>название уравнения Шредингера</w:t>
      </w:r>
      <w:r w:rsidRPr="00731787">
        <w:rPr>
          <w:i/>
          <w:szCs w:val="28"/>
        </w:rPr>
        <w:t>.</w:t>
      </w:r>
    </w:p>
    <w:p w:rsidR="00AD7D3C" w:rsidRDefault="00AD7D3C" w:rsidP="00AD7D3C">
      <w:pPr>
        <w:spacing w:line="324" w:lineRule="auto"/>
        <w:ind w:firstLine="708"/>
        <w:rPr>
          <w:szCs w:val="28"/>
        </w:rPr>
      </w:pPr>
      <w:r>
        <w:rPr>
          <w:szCs w:val="28"/>
        </w:rPr>
        <w:t xml:space="preserve">Чаще всего </w:t>
      </w:r>
      <w:r w:rsidRPr="007329C1">
        <w:rPr>
          <w:szCs w:val="28"/>
        </w:rPr>
        <w:t>рассматрива</w:t>
      </w:r>
      <w:r>
        <w:rPr>
          <w:szCs w:val="28"/>
        </w:rPr>
        <w:t xml:space="preserve">ется движение микрочастицы в </w:t>
      </w:r>
      <w:r w:rsidRPr="00AC20CE">
        <w:rPr>
          <w:i/>
          <w:szCs w:val="28"/>
        </w:rPr>
        <w:t>стационарных</w:t>
      </w:r>
      <w:r>
        <w:rPr>
          <w:szCs w:val="28"/>
        </w:rPr>
        <w:t xml:space="preserve"> (не зависящих от времени) силовых полях.</w:t>
      </w:r>
      <w:r w:rsidRPr="007329C1">
        <w:rPr>
          <w:szCs w:val="28"/>
        </w:rPr>
        <w:t xml:space="preserve"> В таких полях потенциальная энергия частицы </w:t>
      </w:r>
      <w:r>
        <w:rPr>
          <w:szCs w:val="28"/>
        </w:rPr>
        <w:t>со временем не изменяется и зависит лишь от координат</w:t>
      </w:r>
      <w:r w:rsidRPr="007329C1">
        <w:rPr>
          <w:szCs w:val="28"/>
        </w:rPr>
        <w:t xml:space="preserve"> </w:t>
      </w:r>
      <w:r w:rsidRPr="00EA216E">
        <w:rPr>
          <w:position w:val="-10"/>
          <w:szCs w:val="28"/>
        </w:rPr>
        <w:object w:dxaOrig="1719" w:dyaOrig="340" w14:anchorId="4C2EBDAF">
          <v:shape id="_x0000_i1674" type="#_x0000_t75" style="width:88.5pt;height:18pt" o:ole="">
            <v:imagedata r:id="rId1353" o:title=""/>
          </v:shape>
          <o:OLEObject Type="Embed" ProgID="Equation.3" ShapeID="_x0000_i1674" DrawAspect="Content" ObjectID="_1824385211" r:id="rId1354"/>
        </w:object>
      </w:r>
      <w:r w:rsidRPr="007329C1">
        <w:rPr>
          <w:szCs w:val="28"/>
        </w:rPr>
        <w:t xml:space="preserve">, а полная энергия частицы остается постоянной </w:t>
      </w:r>
      <w:r w:rsidR="008E0483" w:rsidRPr="007329C1">
        <w:rPr>
          <w:position w:val="-12"/>
          <w:szCs w:val="28"/>
        </w:rPr>
        <w:object w:dxaOrig="2500" w:dyaOrig="380" w14:anchorId="45D1CBF4">
          <v:shape id="_x0000_i1675" type="#_x0000_t75" style="width:125.25pt;height:18.75pt" o:ole="">
            <v:imagedata r:id="rId1355" o:title=""/>
          </v:shape>
          <o:OLEObject Type="Embed" ProgID="Equation.3" ShapeID="_x0000_i1675" DrawAspect="Content" ObjectID="_1824385212" r:id="rId1356"/>
        </w:object>
      </w:r>
      <w:r>
        <w:rPr>
          <w:szCs w:val="28"/>
        </w:rPr>
        <w:t xml:space="preserve">. </w:t>
      </w:r>
      <w:r w:rsidRPr="007329C1">
        <w:rPr>
          <w:szCs w:val="28"/>
        </w:rPr>
        <w:t xml:space="preserve">Волновую функцию </w:t>
      </w:r>
      <w:r w:rsidRPr="007768FB">
        <w:rPr>
          <w:position w:val="-10"/>
        </w:rPr>
        <w:object w:dxaOrig="1320" w:dyaOrig="340" w14:anchorId="349B2445">
          <v:shape id="_x0000_i1676" type="#_x0000_t75" style="width:66pt;height:18pt" o:ole="">
            <v:imagedata r:id="rId1357" o:title=""/>
          </v:shape>
          <o:OLEObject Type="Embed" ProgID="Equation.3" ShapeID="_x0000_i1676" DrawAspect="Content" ObjectID="_1824385213" r:id="rId1358"/>
        </w:object>
      </w:r>
      <w:r w:rsidRPr="007329C1">
        <w:rPr>
          <w:szCs w:val="28"/>
        </w:rPr>
        <w:t xml:space="preserve"> для частицы в этом случае можно представить в виде произведения временной ее части на координатную часть </w:t>
      </w:r>
      <w:r w:rsidRPr="00601202">
        <w:rPr>
          <w:position w:val="-10"/>
        </w:rPr>
        <w:object w:dxaOrig="1100" w:dyaOrig="340" w14:anchorId="44A73157">
          <v:shape id="_x0000_i1677" type="#_x0000_t75" style="width:54pt;height:18pt" o:ole="">
            <v:imagedata r:id="rId1359" o:title=""/>
          </v:shape>
          <o:OLEObject Type="Embed" ProgID="Equation.3" ShapeID="_x0000_i1677" DrawAspect="Content" ObjectID="_1824385214" r:id="rId1360"/>
        </w:object>
      </w:r>
      <w:r w:rsidR="003D71DD">
        <w:t xml:space="preserve"> </w:t>
      </w:r>
      <w:r w:rsidRPr="00AC20CE">
        <w:rPr>
          <w:szCs w:val="28"/>
        </w:rPr>
        <w:t>[4]</w:t>
      </w:r>
    </w:p>
    <w:p w:rsidR="00AD7D3C" w:rsidRPr="00F16C2D" w:rsidRDefault="00165F90" w:rsidP="00165F90">
      <w:pPr>
        <w:pStyle w:val="affc"/>
      </w:pPr>
      <w:r>
        <w:tab/>
      </w:r>
      <w:r w:rsidRPr="00165F90">
        <w:rPr>
          <w:position w:val="-10"/>
        </w:rPr>
        <w:object w:dxaOrig="3519" w:dyaOrig="580" w14:anchorId="2E7739AE">
          <v:shape id="_x0000_i1678" type="#_x0000_t75" style="width:182.25pt;height:28.5pt" o:ole="">
            <v:imagedata r:id="rId1361" o:title=""/>
          </v:shape>
          <o:OLEObject Type="Embed" ProgID="Equation.3" ShapeID="_x0000_i1678" DrawAspect="Content" ObjectID="_1824385215" r:id="rId1362"/>
        </w:object>
      </w:r>
      <w:r w:rsidR="00AD7D3C" w:rsidRPr="007329C1">
        <w:t>.</w:t>
      </w:r>
      <w:r w:rsidR="00AD7D3C">
        <w:tab/>
      </w:r>
      <w:r w:rsidR="00AD7D3C" w:rsidRPr="00F16C2D">
        <w:t>(</w:t>
      </w:r>
      <w:r w:rsidR="00AD7D3C">
        <w:t>5</w:t>
      </w:r>
      <w:r w:rsidR="00AD7D3C" w:rsidRPr="00F16C2D">
        <w:t>.</w:t>
      </w:r>
      <w:r w:rsidR="00AD7D3C">
        <w:t>10</w:t>
      </w:r>
      <w:r w:rsidR="00AD7D3C" w:rsidRPr="00F16C2D">
        <w:t>)</w:t>
      </w:r>
    </w:p>
    <w:p w:rsidR="00AD7D3C" w:rsidRPr="00F16C2D" w:rsidRDefault="00AD7D3C" w:rsidP="00AD7D3C">
      <w:pPr>
        <w:spacing w:line="331" w:lineRule="auto"/>
        <w:rPr>
          <w:szCs w:val="28"/>
        </w:rPr>
      </w:pPr>
      <w:r w:rsidRPr="00F16C2D">
        <w:rPr>
          <w:szCs w:val="28"/>
        </w:rPr>
        <w:t xml:space="preserve">Для координатной части волновой функции уравнение Шредингера (его называют </w:t>
      </w:r>
      <w:r w:rsidRPr="00A970CD">
        <w:rPr>
          <w:i/>
          <w:szCs w:val="28"/>
        </w:rPr>
        <w:t>стационарным уравнением Шредингера</w:t>
      </w:r>
      <w:r w:rsidRPr="00F16C2D">
        <w:rPr>
          <w:szCs w:val="28"/>
        </w:rPr>
        <w:t>) примет вид</w:t>
      </w:r>
    </w:p>
    <w:p w:rsidR="00AD7D3C" w:rsidRPr="00F16C2D" w:rsidRDefault="00165F90" w:rsidP="00165F90">
      <w:pPr>
        <w:pStyle w:val="affc"/>
      </w:pPr>
      <w:r>
        <w:tab/>
      </w:r>
      <w:r w:rsidRPr="00165F90">
        <w:rPr>
          <w:position w:val="-26"/>
        </w:rPr>
        <w:object w:dxaOrig="3280" w:dyaOrig="740" w14:anchorId="3087D065">
          <v:shape id="_x0000_i1679" type="#_x0000_t75" style="width:153pt;height:33.75pt" o:ole="">
            <v:imagedata r:id="rId1363" o:title=""/>
          </v:shape>
          <o:OLEObject Type="Embed" ProgID="Equation.3" ShapeID="_x0000_i1679" DrawAspect="Content" ObjectID="_1824385216" r:id="rId1364"/>
        </w:object>
      </w:r>
      <w:r w:rsidR="00AD7D3C" w:rsidRPr="00F16C2D">
        <w:t>.</w:t>
      </w:r>
      <w:r w:rsidR="00AD7D3C">
        <w:tab/>
      </w:r>
      <w:r w:rsidR="00AD7D3C" w:rsidRPr="00F16C2D">
        <w:t>(</w:t>
      </w:r>
      <w:r w:rsidR="00AD7D3C">
        <w:t>5</w:t>
      </w:r>
      <w:r w:rsidR="00AD7D3C" w:rsidRPr="00F16C2D">
        <w:t>.</w:t>
      </w:r>
      <w:r w:rsidR="00AD7D3C">
        <w:t>11</w:t>
      </w:r>
      <w:r w:rsidR="00AD7D3C" w:rsidRPr="00F16C2D">
        <w:t>)</w:t>
      </w:r>
    </w:p>
    <w:p w:rsidR="00AD7D3C" w:rsidRPr="00F16C2D" w:rsidRDefault="00AD7D3C" w:rsidP="00AD7D3C">
      <w:pPr>
        <w:ind w:firstLine="708"/>
        <w:rPr>
          <w:szCs w:val="28"/>
        </w:rPr>
      </w:pPr>
      <w:r w:rsidRPr="00F16C2D">
        <w:rPr>
          <w:szCs w:val="28"/>
        </w:rPr>
        <w:t xml:space="preserve">В этом уравнении </w:t>
      </w:r>
      <w:r w:rsidRPr="00F16C2D">
        <w:rPr>
          <w:position w:val="-12"/>
          <w:szCs w:val="28"/>
        </w:rPr>
        <w:object w:dxaOrig="1260" w:dyaOrig="360" w14:anchorId="194ABCE5">
          <v:shape id="_x0000_i1680" type="#_x0000_t75" style="width:57.75pt;height:16.5pt" o:ole="">
            <v:imagedata r:id="rId1365" o:title=""/>
          </v:shape>
          <o:OLEObject Type="Embed" ProgID="Equation.3" ShapeID="_x0000_i1680" DrawAspect="Content" ObjectID="_1824385217" r:id="rId1366"/>
        </w:object>
      </w:r>
      <w:r w:rsidR="00D83D36">
        <w:rPr>
          <w:szCs w:val="28"/>
        </w:rPr>
        <w:t xml:space="preserve"> –</w:t>
      </w:r>
      <w:r w:rsidRPr="00F16C2D">
        <w:rPr>
          <w:szCs w:val="28"/>
        </w:rPr>
        <w:t xml:space="preserve"> постоянная Планка, деленная на </w:t>
      </w:r>
      <w:r w:rsidRPr="00F16C2D">
        <w:rPr>
          <w:position w:val="-6"/>
          <w:szCs w:val="28"/>
        </w:rPr>
        <w:object w:dxaOrig="380" w:dyaOrig="300" w14:anchorId="5C9DA218">
          <v:shape id="_x0000_i1681" type="#_x0000_t75" style="width:19.5pt;height:15.75pt" o:ole="">
            <v:imagedata r:id="rId1367" o:title=""/>
          </v:shape>
          <o:OLEObject Type="Embed" ProgID="Equation.3" ShapeID="_x0000_i1681" DrawAspect="Content" ObjectID="_1824385218" r:id="rId1368"/>
        </w:object>
      </w:r>
      <w:r w:rsidRPr="00F16C2D">
        <w:rPr>
          <w:szCs w:val="28"/>
        </w:rPr>
        <w:t xml:space="preserve">; </w:t>
      </w:r>
      <w:r w:rsidRPr="00F16C2D">
        <w:rPr>
          <w:i/>
          <w:szCs w:val="28"/>
          <w:lang w:val="en-US"/>
        </w:rPr>
        <w:t>m</w:t>
      </w:r>
      <w:r w:rsidRPr="00F16C2D">
        <w:rPr>
          <w:szCs w:val="28"/>
        </w:rPr>
        <w:t xml:space="preserve"> – масса частицы; </w:t>
      </w:r>
      <w:r w:rsidRPr="00F16C2D">
        <w:rPr>
          <w:position w:val="-34"/>
          <w:szCs w:val="28"/>
        </w:rPr>
        <w:object w:dxaOrig="2400" w:dyaOrig="820" w14:anchorId="73BDD68A">
          <v:shape id="_x0000_i1682" type="#_x0000_t75" style="width:108pt;height:38.25pt" o:ole="">
            <v:imagedata r:id="rId1369" o:title=""/>
          </v:shape>
          <o:OLEObject Type="Embed" ProgID="Equation.3" ShapeID="_x0000_i1682" DrawAspect="Content" ObjectID="_1824385219" r:id="rId1370"/>
        </w:object>
      </w:r>
      <w:r w:rsidRPr="00F16C2D">
        <w:rPr>
          <w:szCs w:val="28"/>
        </w:rPr>
        <w:t xml:space="preserve"> – оператор Лапласа.</w:t>
      </w:r>
    </w:p>
    <w:p w:rsidR="00AD7D3C" w:rsidRPr="00560430" w:rsidRDefault="00AD7D3C" w:rsidP="00AD7D3C">
      <w:pPr>
        <w:ind w:firstLine="708"/>
        <w:rPr>
          <w:szCs w:val="28"/>
        </w:rPr>
      </w:pPr>
      <w:r w:rsidRPr="00F16C2D">
        <w:rPr>
          <w:i/>
          <w:szCs w:val="28"/>
        </w:rPr>
        <w:t xml:space="preserve">Уравнение Шредингера является основным уравнением квантовой механики, </w:t>
      </w:r>
      <w:r w:rsidRPr="005470AD">
        <w:rPr>
          <w:szCs w:val="28"/>
        </w:rPr>
        <w:t>оно не выводится, его справедливость проверяется сопоставлением полученных из него результатов с опытными данными</w:t>
      </w:r>
      <w:r w:rsidR="008E0483" w:rsidRPr="00533674">
        <w:rPr>
          <w:szCs w:val="28"/>
        </w:rPr>
        <w:t xml:space="preserve"> </w:t>
      </w:r>
      <w:r w:rsidRPr="001F6DEA">
        <w:rPr>
          <w:szCs w:val="28"/>
        </w:rPr>
        <w:t>[</w:t>
      </w:r>
      <w:r w:rsidRPr="00E66B82">
        <w:rPr>
          <w:szCs w:val="28"/>
        </w:rPr>
        <w:t>4</w:t>
      </w:r>
      <w:r w:rsidRPr="001F6DEA">
        <w:rPr>
          <w:szCs w:val="28"/>
        </w:rPr>
        <w:t>]</w:t>
      </w:r>
      <w:r w:rsidRPr="005470AD">
        <w:rPr>
          <w:szCs w:val="28"/>
        </w:rPr>
        <w:t>.</w:t>
      </w:r>
      <w:r w:rsidRPr="00F16C2D">
        <w:rPr>
          <w:szCs w:val="28"/>
        </w:rPr>
        <w:t xml:space="preserve"> Его </w:t>
      </w:r>
      <w:r>
        <w:rPr>
          <w:szCs w:val="28"/>
        </w:rPr>
        <w:t>роль</w:t>
      </w:r>
      <w:r w:rsidRPr="00F16C2D">
        <w:rPr>
          <w:szCs w:val="28"/>
        </w:rPr>
        <w:t xml:space="preserve"> в квантовой механике так</w:t>
      </w:r>
      <w:r>
        <w:rPr>
          <w:szCs w:val="28"/>
        </w:rPr>
        <w:t>ая</w:t>
      </w:r>
      <w:r w:rsidRPr="00F16C2D">
        <w:rPr>
          <w:szCs w:val="28"/>
        </w:rPr>
        <w:t xml:space="preserve"> же, как</w:t>
      </w:r>
      <w:r w:rsidR="008E0483" w:rsidRPr="00533674">
        <w:rPr>
          <w:szCs w:val="28"/>
        </w:rPr>
        <w:t xml:space="preserve"> </w:t>
      </w:r>
      <w:r w:rsidRPr="00F16C2D">
        <w:rPr>
          <w:szCs w:val="28"/>
        </w:rPr>
        <w:t>– уравнения Ньютона в классической механике</w:t>
      </w:r>
      <w:r>
        <w:rPr>
          <w:szCs w:val="28"/>
        </w:rPr>
        <w:t>.</w:t>
      </w:r>
    </w:p>
    <w:p w:rsidR="00AD7D3C" w:rsidRDefault="00AD7D3C" w:rsidP="00AD7D3C">
      <w:pPr>
        <w:ind w:firstLine="708"/>
        <w:rPr>
          <w:szCs w:val="28"/>
        </w:rPr>
      </w:pPr>
      <w:r>
        <w:rPr>
          <w:szCs w:val="28"/>
        </w:rPr>
        <w:t>Р</w:t>
      </w:r>
      <w:r w:rsidRPr="00F16C2D">
        <w:rPr>
          <w:szCs w:val="28"/>
        </w:rPr>
        <w:t>ешая уравнение Шредингера, можно</w:t>
      </w:r>
      <w:r>
        <w:rPr>
          <w:szCs w:val="28"/>
        </w:rPr>
        <w:t xml:space="preserve"> найти</w:t>
      </w:r>
      <w:r w:rsidR="008E0483" w:rsidRPr="00533674">
        <w:rPr>
          <w:szCs w:val="28"/>
        </w:rPr>
        <w:t xml:space="preserve"> </w:t>
      </w:r>
      <w:r>
        <w:rPr>
          <w:szCs w:val="28"/>
        </w:rPr>
        <w:t>не только волновые функции, но и</w:t>
      </w:r>
      <w:r w:rsidRPr="00F16C2D">
        <w:rPr>
          <w:szCs w:val="28"/>
        </w:rPr>
        <w:t xml:space="preserve"> энергетический спектр частицы и вероятность ее обнаружения в различных точках пространства. Эти сведения используются для анализа поведения частицы в потенциальном поле определенного вида. </w:t>
      </w:r>
    </w:p>
    <w:p w:rsidR="00AD7D3C" w:rsidRPr="00F16C2D" w:rsidRDefault="00AD7D3C" w:rsidP="00AD7D3C">
      <w:pPr>
        <w:ind w:firstLine="708"/>
        <w:rPr>
          <w:szCs w:val="28"/>
        </w:rPr>
      </w:pPr>
      <w:r>
        <w:rPr>
          <w:szCs w:val="28"/>
        </w:rPr>
        <w:t>Р</w:t>
      </w:r>
      <w:r w:rsidRPr="00F16C2D">
        <w:rPr>
          <w:szCs w:val="28"/>
        </w:rPr>
        <w:t>ассм</w:t>
      </w:r>
      <w:r>
        <w:rPr>
          <w:szCs w:val="28"/>
        </w:rPr>
        <w:t>о</w:t>
      </w:r>
      <w:r w:rsidRPr="00F16C2D">
        <w:rPr>
          <w:szCs w:val="28"/>
        </w:rPr>
        <w:t>три</w:t>
      </w:r>
      <w:r>
        <w:rPr>
          <w:szCs w:val="28"/>
        </w:rPr>
        <w:t>м</w:t>
      </w:r>
      <w:r w:rsidR="008E0483" w:rsidRPr="00533674">
        <w:rPr>
          <w:szCs w:val="28"/>
        </w:rPr>
        <w:t xml:space="preserve"> </w:t>
      </w:r>
      <w:r>
        <w:rPr>
          <w:szCs w:val="28"/>
        </w:rPr>
        <w:t>некоторые простейшие</w:t>
      </w:r>
      <w:r w:rsidRPr="00F16C2D">
        <w:rPr>
          <w:szCs w:val="28"/>
        </w:rPr>
        <w:t xml:space="preserve"> задач</w:t>
      </w:r>
      <w:r>
        <w:rPr>
          <w:szCs w:val="28"/>
        </w:rPr>
        <w:t>и</w:t>
      </w:r>
      <w:r w:rsidRPr="00F16C2D">
        <w:rPr>
          <w:szCs w:val="28"/>
        </w:rPr>
        <w:t xml:space="preserve"> квантовой механики, имеющи</w:t>
      </w:r>
      <w:r>
        <w:rPr>
          <w:szCs w:val="28"/>
        </w:rPr>
        <w:t>е</w:t>
      </w:r>
      <w:r w:rsidRPr="00F16C2D">
        <w:rPr>
          <w:szCs w:val="28"/>
        </w:rPr>
        <w:t xml:space="preserve"> точное решение. Таки</w:t>
      </w:r>
      <w:r>
        <w:rPr>
          <w:szCs w:val="28"/>
        </w:rPr>
        <w:t>е</w:t>
      </w:r>
      <w:r w:rsidRPr="00F16C2D">
        <w:rPr>
          <w:szCs w:val="28"/>
        </w:rPr>
        <w:t xml:space="preserve"> задач</w:t>
      </w:r>
      <w:r>
        <w:rPr>
          <w:szCs w:val="28"/>
        </w:rPr>
        <w:t>и</w:t>
      </w:r>
      <w:r w:rsidRPr="00F16C2D">
        <w:rPr>
          <w:szCs w:val="28"/>
        </w:rPr>
        <w:t xml:space="preserve"> играют важную роль при анализе экспериментальных данных.</w:t>
      </w:r>
    </w:p>
    <w:p w:rsidR="00AD7D3C" w:rsidRDefault="00AD7D3C" w:rsidP="00AD7D3C">
      <w:pPr>
        <w:pStyle w:val="3"/>
        <w:rPr>
          <w:i w:val="0"/>
        </w:rPr>
      </w:pPr>
      <w:bookmarkStart w:id="417" w:name="_Toc216773737"/>
      <w:bookmarkStart w:id="418" w:name="_Toc461574372"/>
      <w:bookmarkStart w:id="419" w:name="_Toc485459441"/>
      <w:bookmarkStart w:id="420" w:name="_Toc485534386"/>
      <w:r>
        <w:t>5.4.1</w:t>
      </w:r>
      <w:r w:rsidRPr="00F16C2D">
        <w:t xml:space="preserve">. Микрочастица в </w:t>
      </w:r>
      <w:r>
        <w:t xml:space="preserve">бесконечно глубокой </w:t>
      </w:r>
      <w:r w:rsidRPr="00F16C2D">
        <w:t>прямоугольной потенциальной яме</w:t>
      </w:r>
      <w:bookmarkEnd w:id="417"/>
      <w:bookmarkEnd w:id="418"/>
      <w:bookmarkEnd w:id="419"/>
      <w:bookmarkEnd w:id="420"/>
    </w:p>
    <w:p w:rsidR="00AD7D3C" w:rsidRPr="00795E18" w:rsidRDefault="00AD7D3C" w:rsidP="00AD7D3C">
      <w:pPr>
        <w:rPr>
          <w:szCs w:val="28"/>
        </w:rPr>
      </w:pPr>
      <w:r w:rsidRPr="00795E18">
        <w:rPr>
          <w:i/>
          <w:szCs w:val="28"/>
        </w:rPr>
        <w:t>Потенциальной ямой</w:t>
      </w:r>
      <w:r>
        <w:rPr>
          <w:szCs w:val="28"/>
        </w:rPr>
        <w:t xml:space="preserve"> называется область пространства, в которой потенциальная энергия частицы много меньше, чем в соседних областях.</w:t>
      </w:r>
    </w:p>
    <w:p w:rsidR="00AD7D3C" w:rsidRPr="00560430" w:rsidRDefault="00AD7D3C" w:rsidP="00AD7D3C">
      <w:pPr>
        <w:ind w:firstLine="708"/>
        <w:rPr>
          <w:szCs w:val="28"/>
        </w:rPr>
      </w:pPr>
      <w:r w:rsidRPr="00314186">
        <w:rPr>
          <w:i/>
          <w:szCs w:val="28"/>
        </w:rPr>
        <w:t>Постановка задачи.</w:t>
      </w:r>
      <w:r w:rsidR="00F42D33">
        <w:rPr>
          <w:i/>
          <w:szCs w:val="28"/>
        </w:rPr>
        <w:t xml:space="preserve"> </w:t>
      </w:r>
      <w:r w:rsidRPr="00002D76">
        <w:rPr>
          <w:szCs w:val="28"/>
        </w:rPr>
        <w:t>Рассмотрим одномерную задачу о движении частицы</w:t>
      </w:r>
      <w:r w:rsidR="00BC60AF">
        <w:rPr>
          <w:szCs w:val="28"/>
        </w:rPr>
        <w:t xml:space="preserve"> </w:t>
      </w:r>
      <w:r>
        <w:rPr>
          <w:szCs w:val="28"/>
        </w:rPr>
        <w:t>в</w:t>
      </w:r>
      <w:r w:rsidRPr="00F16C2D">
        <w:rPr>
          <w:szCs w:val="28"/>
        </w:rPr>
        <w:t xml:space="preserve"> силовом поле, в котором потен</w:t>
      </w:r>
      <w:r>
        <w:rPr>
          <w:szCs w:val="28"/>
        </w:rPr>
        <w:t xml:space="preserve">циальная энергия частицы задана </w:t>
      </w:r>
      <w:r w:rsidRPr="00F16C2D">
        <w:rPr>
          <w:szCs w:val="28"/>
        </w:rPr>
        <w:t>следующими соотношениями</w:t>
      </w:r>
      <w:r>
        <w:rPr>
          <w:szCs w:val="28"/>
        </w:rPr>
        <w:t xml:space="preserve"> [4]</w:t>
      </w:r>
      <w:r w:rsidRPr="00F16C2D">
        <w:rPr>
          <w:szCs w:val="28"/>
        </w:rPr>
        <w:t>:</w:t>
      </w:r>
    </w:p>
    <w:p w:rsidR="00AD7D3C" w:rsidRPr="003964E4" w:rsidRDefault="00165F90" w:rsidP="00165F90">
      <w:pPr>
        <w:pStyle w:val="affc"/>
      </w:pPr>
      <w:r>
        <w:tab/>
      </w:r>
      <w:r w:rsidRPr="00165F90">
        <w:rPr>
          <w:position w:val="-62"/>
        </w:rPr>
        <w:object w:dxaOrig="3700" w:dyaOrig="1400" w14:anchorId="68F7991C">
          <v:shape id="_x0000_i1683" type="#_x0000_t75" style="width:163.5pt;height:61.5pt" o:ole="">
            <v:imagedata r:id="rId1371" o:title=""/>
          </v:shape>
          <o:OLEObject Type="Embed" ProgID="Equation.3" ShapeID="_x0000_i1683" DrawAspect="Content" ObjectID="_1824385220" r:id="rId1372"/>
        </w:object>
      </w:r>
      <w:r w:rsidR="00AD7D3C">
        <w:tab/>
      </w:r>
      <w:r w:rsidR="00AD7D3C" w:rsidRPr="00F16C2D">
        <w:t>(</w:t>
      </w:r>
      <w:r w:rsidR="00AD7D3C">
        <w:t>5</w:t>
      </w:r>
      <w:r w:rsidR="00AD7D3C" w:rsidRPr="00F16C2D">
        <w:t>.</w:t>
      </w:r>
      <w:r w:rsidR="00AD7D3C">
        <w:t>12</w:t>
      </w:r>
      <w:r w:rsidR="00AD7D3C" w:rsidRPr="00F16C2D">
        <w:t>)</w:t>
      </w:r>
    </w:p>
    <w:p w:rsidR="00AD7D3C" w:rsidRPr="00F16C2D" w:rsidRDefault="00AD7D3C" w:rsidP="00AD7D3C">
      <w:pPr>
        <w:ind w:firstLine="708"/>
        <w:rPr>
          <w:szCs w:val="28"/>
        </w:rPr>
      </w:pPr>
      <w:r w:rsidRPr="00F16C2D">
        <w:rPr>
          <w:szCs w:val="28"/>
        </w:rPr>
        <w:t>Вид потен</w:t>
      </w:r>
      <w:r w:rsidR="00165F90">
        <w:rPr>
          <w:szCs w:val="28"/>
        </w:rPr>
        <w:t>циального поля приведен на рис. </w:t>
      </w:r>
      <w:r>
        <w:rPr>
          <w:szCs w:val="28"/>
        </w:rPr>
        <w:t>5</w:t>
      </w:r>
      <w:r w:rsidRPr="00F16C2D">
        <w:rPr>
          <w:szCs w:val="28"/>
        </w:rPr>
        <w:t>.</w:t>
      </w:r>
      <w:r w:rsidRPr="00887C33">
        <w:rPr>
          <w:szCs w:val="28"/>
        </w:rPr>
        <w:t>6</w:t>
      </w:r>
      <w:r w:rsidRPr="00F16C2D">
        <w:rPr>
          <w:szCs w:val="28"/>
        </w:rPr>
        <w:t>,</w:t>
      </w:r>
      <w:r w:rsidR="00165F90">
        <w:rPr>
          <w:szCs w:val="28"/>
        </w:rPr>
        <w:t> </w:t>
      </w:r>
      <w:r w:rsidR="00435F66" w:rsidRPr="00533674">
        <w:rPr>
          <w:i/>
          <w:szCs w:val="28"/>
        </w:rPr>
        <w:t>а</w:t>
      </w:r>
      <w:r w:rsidRPr="00F16C2D">
        <w:rPr>
          <w:szCs w:val="28"/>
        </w:rPr>
        <w:t xml:space="preserve">. </w:t>
      </w:r>
      <w:r w:rsidRPr="000E0750">
        <w:rPr>
          <w:szCs w:val="28"/>
        </w:rPr>
        <w:t>Видно, что частица</w:t>
      </w:r>
      <w:r w:rsidRPr="00F16C2D">
        <w:rPr>
          <w:szCs w:val="28"/>
        </w:rPr>
        <w:t xml:space="preserve"> находится в </w:t>
      </w:r>
      <w:r>
        <w:rPr>
          <w:szCs w:val="28"/>
        </w:rPr>
        <w:t xml:space="preserve">бесконечно глубокой </w:t>
      </w:r>
      <w:r w:rsidRPr="00F16C2D">
        <w:rPr>
          <w:szCs w:val="28"/>
        </w:rPr>
        <w:t xml:space="preserve">потенциальной яме </w:t>
      </w:r>
      <w:r>
        <w:rPr>
          <w:szCs w:val="28"/>
        </w:rPr>
        <w:t>(</w:t>
      </w:r>
      <w:r w:rsidRPr="000541B7">
        <w:rPr>
          <w:position w:val="-6"/>
          <w:szCs w:val="28"/>
        </w:rPr>
        <w:object w:dxaOrig="1020" w:dyaOrig="300" w14:anchorId="589ED746">
          <v:shape id="_x0000_i1684" type="#_x0000_t75" style="width:45.75pt;height:13.5pt" o:ole="">
            <v:imagedata r:id="rId1373" o:title=""/>
          </v:shape>
          <o:OLEObject Type="Embed" ProgID="Equation.3" ShapeID="_x0000_i1684" DrawAspect="Content" ObjectID="_1824385221" r:id="rId1374"/>
        </w:object>
      </w:r>
      <w:r>
        <w:rPr>
          <w:szCs w:val="28"/>
        </w:rPr>
        <w:t>)</w:t>
      </w:r>
      <w:r w:rsidRPr="00F16C2D">
        <w:rPr>
          <w:szCs w:val="28"/>
        </w:rPr>
        <w:t>, за пределы которой она выйти не может.</w:t>
      </w:r>
    </w:p>
    <w:p w:rsidR="00AD7D3C" w:rsidRDefault="00AD7D3C" w:rsidP="00AD7D3C">
      <w:pPr>
        <w:jc w:val="center"/>
        <w:rPr>
          <w:szCs w:val="28"/>
        </w:rPr>
      </w:pPr>
    </w:p>
    <w:p w:rsidR="00C05312" w:rsidRDefault="00C05312" w:rsidP="00533674">
      <w:pPr>
        <w:pStyle w:val="af8"/>
      </w:pPr>
      <w:r>
        <w:rPr>
          <w:noProof/>
        </w:rPr>
        <w:drawing>
          <wp:inline distT="0" distB="0" distL="0" distR="0" wp14:anchorId="343B9E8E" wp14:editId="6E3E73A4">
            <wp:extent cx="5067300" cy="2075857"/>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pic:cNvPicPr>
                      <a:picLocks noChangeAspect="1" noChangeArrowheads="1"/>
                    </pic:cNvPicPr>
                  </pic:nvPicPr>
                  <pic:blipFill>
                    <a:blip r:embed="rId1375" cstate="print">
                      <a:extLst>
                        <a:ext uri="{28A0092B-C50C-407E-A947-70E740481C1C}">
                          <a14:useLocalDpi xmlns:a14="http://schemas.microsoft.com/office/drawing/2010/main" val="0"/>
                        </a:ext>
                      </a:extLst>
                    </a:blip>
                    <a:srcRect/>
                    <a:stretch>
                      <a:fillRect/>
                    </a:stretch>
                  </pic:blipFill>
                  <pic:spPr bwMode="auto">
                    <a:xfrm>
                      <a:off x="0" y="0"/>
                      <a:ext cx="5067300" cy="2075857"/>
                    </a:xfrm>
                    <a:prstGeom prst="rect">
                      <a:avLst/>
                    </a:prstGeom>
                    <a:noFill/>
                    <a:ln>
                      <a:noFill/>
                    </a:ln>
                  </pic:spPr>
                </pic:pic>
              </a:graphicData>
            </a:graphic>
          </wp:inline>
        </w:drawing>
      </w:r>
    </w:p>
    <w:p w:rsidR="00C05312" w:rsidRDefault="00AD7D3C" w:rsidP="00533674">
      <w:pPr>
        <w:pStyle w:val="af4"/>
      </w:pPr>
      <w:r w:rsidRPr="003964E4">
        <w:t>Рис</w:t>
      </w:r>
      <w:r w:rsidR="00165F90">
        <w:t>. </w:t>
      </w:r>
      <w:r w:rsidRPr="00887C33">
        <w:t>5.6</w:t>
      </w:r>
    </w:p>
    <w:p w:rsidR="00AD7D3C" w:rsidRPr="00F16C2D" w:rsidRDefault="00AD7D3C" w:rsidP="00AD7D3C">
      <w:pPr>
        <w:rPr>
          <w:szCs w:val="28"/>
        </w:rPr>
      </w:pPr>
      <w:r w:rsidRPr="00314186">
        <w:rPr>
          <w:i/>
          <w:szCs w:val="28"/>
        </w:rPr>
        <w:t>Решение уравнения Шредингера.</w:t>
      </w:r>
      <w:r w:rsidR="008A3954">
        <w:rPr>
          <w:i/>
          <w:szCs w:val="28"/>
        </w:rPr>
        <w:t xml:space="preserve"> </w:t>
      </w:r>
      <w:r w:rsidRPr="000E0750">
        <w:rPr>
          <w:szCs w:val="28"/>
        </w:rPr>
        <w:t>Так как микрочастица</w:t>
      </w:r>
      <w:r>
        <w:rPr>
          <w:szCs w:val="28"/>
        </w:rPr>
        <w:t xml:space="preserve"> локализована в </w:t>
      </w:r>
      <w:r w:rsidRPr="00F16C2D">
        <w:rPr>
          <w:szCs w:val="28"/>
        </w:rPr>
        <w:t xml:space="preserve">области </w:t>
      </w:r>
      <w:r w:rsidRPr="00F16C2D">
        <w:rPr>
          <w:position w:val="-6"/>
          <w:szCs w:val="28"/>
        </w:rPr>
        <w:object w:dxaOrig="999" w:dyaOrig="300" w14:anchorId="74D2CADF">
          <v:shape id="_x0000_i1685" type="#_x0000_t75" style="width:51pt;height:15.75pt" o:ole="">
            <v:imagedata r:id="rId1376" o:title=""/>
          </v:shape>
          <o:OLEObject Type="Embed" ProgID="Equation.3" ShapeID="_x0000_i1685" DrawAspect="Content" ObjectID="_1824385222" r:id="rId1377"/>
        </w:object>
      </w:r>
      <w:r>
        <w:rPr>
          <w:szCs w:val="28"/>
        </w:rPr>
        <w:t>, то у</w:t>
      </w:r>
      <w:r w:rsidRPr="00F16C2D">
        <w:rPr>
          <w:szCs w:val="28"/>
        </w:rPr>
        <w:t xml:space="preserve">равнение Шредингера необходимо решать </w:t>
      </w:r>
      <w:r>
        <w:rPr>
          <w:szCs w:val="28"/>
        </w:rPr>
        <w:t xml:space="preserve">именно для этой области. Запишем уравнение Шредингера, учитывая, что в области ямы </w:t>
      </w:r>
      <w:r w:rsidRPr="003964E4">
        <w:rPr>
          <w:position w:val="-10"/>
          <w:szCs w:val="28"/>
        </w:rPr>
        <w:object w:dxaOrig="1060" w:dyaOrig="340" w14:anchorId="2C8942EC">
          <v:shape id="_x0000_i1686" type="#_x0000_t75" style="width:54pt;height:17.25pt" o:ole="">
            <v:imagedata r:id="rId1378" o:title=""/>
          </v:shape>
          <o:OLEObject Type="Embed" ProgID="Equation.3" ShapeID="_x0000_i1686" DrawAspect="Content" ObjectID="_1824385223" r:id="rId1379"/>
        </w:object>
      </w:r>
    </w:p>
    <w:p w:rsidR="00AD7D3C" w:rsidRPr="00723D74" w:rsidRDefault="00165F90" w:rsidP="00165F90">
      <w:pPr>
        <w:pStyle w:val="affc"/>
      </w:pPr>
      <w:r w:rsidRPr="00165F90">
        <w:rPr>
          <w:position w:val="-28"/>
        </w:rPr>
        <w:object w:dxaOrig="6340" w:dyaOrig="780" w14:anchorId="692BD087">
          <v:shape id="_x0000_i1687" type="#_x0000_t75" style="width:313.5pt;height:38.25pt" o:ole="">
            <v:imagedata r:id="rId1380" o:title=""/>
          </v:shape>
          <o:OLEObject Type="Embed" ProgID="Equation.3" ShapeID="_x0000_i1687" DrawAspect="Content" ObjectID="_1824385224" r:id="rId1381"/>
        </w:object>
      </w:r>
      <w:r w:rsidR="00AD7D3C" w:rsidRPr="00F16C2D">
        <w:t>.</w:t>
      </w:r>
    </w:p>
    <w:p w:rsidR="00AD7D3C" w:rsidRPr="00F16C2D" w:rsidRDefault="00AD7D3C" w:rsidP="00AD7D3C">
      <w:pPr>
        <w:ind w:firstLine="708"/>
        <w:rPr>
          <w:szCs w:val="28"/>
        </w:rPr>
      </w:pPr>
      <w:r w:rsidRPr="00F16C2D">
        <w:rPr>
          <w:szCs w:val="28"/>
        </w:rPr>
        <w:t xml:space="preserve">Решением этого уравнения является сумма двух плоских </w:t>
      </w:r>
      <w:r w:rsidRPr="00544879">
        <w:rPr>
          <w:szCs w:val="28"/>
        </w:rPr>
        <w:t>монохроматических</w:t>
      </w:r>
      <w:r w:rsidRPr="00F16C2D">
        <w:rPr>
          <w:szCs w:val="28"/>
        </w:rPr>
        <w:t xml:space="preserve"> волн де Бройля (бегущей и отраженной)</w:t>
      </w:r>
    </w:p>
    <w:p w:rsidR="00AD7D3C" w:rsidRPr="00F16C2D" w:rsidRDefault="00AD7D3C" w:rsidP="00165F90">
      <w:pPr>
        <w:pStyle w:val="affc"/>
      </w:pPr>
      <w:r w:rsidRPr="00F16C2D">
        <w:object w:dxaOrig="2079" w:dyaOrig="400" w14:anchorId="7BD0E8EA">
          <v:shape id="_x0000_i1688" type="#_x0000_t75" style="width:114pt;height:21.75pt" o:ole="">
            <v:imagedata r:id="rId1382" o:title=""/>
          </v:shape>
          <o:OLEObject Type="Embed" ProgID="Equation.DSMT4" ShapeID="_x0000_i1688" DrawAspect="Content" ObjectID="_1824385225" r:id="rId1383"/>
        </w:object>
      </w:r>
      <w:r w:rsidRPr="00F16C2D">
        <w:t>.</w:t>
      </w:r>
    </w:p>
    <w:p w:rsidR="00AD7D3C" w:rsidRPr="00F16C2D" w:rsidRDefault="00AD7D3C" w:rsidP="00AD7D3C">
      <w:pPr>
        <w:rPr>
          <w:szCs w:val="28"/>
        </w:rPr>
      </w:pPr>
      <w:r>
        <w:rPr>
          <w:szCs w:val="28"/>
        </w:rPr>
        <w:t xml:space="preserve">Учитывая, что волновая функция должна быть непрерывна, запишем граничные условия в этой задаче: </w:t>
      </w:r>
      <w:r w:rsidR="008E0483" w:rsidRPr="007768FB">
        <w:rPr>
          <w:position w:val="-10"/>
        </w:rPr>
        <w:object w:dxaOrig="1020" w:dyaOrig="340" w14:anchorId="5693E8EA">
          <v:shape id="_x0000_i1689" type="#_x0000_t75" style="width:47.25pt;height:17.25pt;mso-position-vertical:absolute" o:ole="">
            <v:imagedata r:id="rId1384" o:title=""/>
          </v:shape>
          <o:OLEObject Type="Embed" ProgID="Equation.3" ShapeID="_x0000_i1689" DrawAspect="Content" ObjectID="_1824385226" r:id="rId1385"/>
        </w:object>
      </w:r>
      <w:r>
        <w:t xml:space="preserve">, </w:t>
      </w:r>
      <w:r w:rsidR="008E0483" w:rsidRPr="007768FB">
        <w:rPr>
          <w:position w:val="-10"/>
        </w:rPr>
        <w:object w:dxaOrig="980" w:dyaOrig="340" w14:anchorId="5F017DFF">
          <v:shape id="_x0000_i1690" type="#_x0000_t75" style="width:46.5pt;height:17.25pt;mso-position-vertical:absolute" o:ole="">
            <v:imagedata r:id="rId1386" o:title=""/>
          </v:shape>
          <o:OLEObject Type="Embed" ProgID="Equation.3" ShapeID="_x0000_i1690" DrawAspect="Content" ObjectID="_1824385227" r:id="rId1387"/>
        </w:object>
      </w:r>
      <w:r>
        <w:t>. Подставляя данные граничные условия в волновую функцию, получим ее явный вид:</w:t>
      </w:r>
    </w:p>
    <w:p w:rsidR="00AD7D3C" w:rsidRPr="00F16C2D" w:rsidRDefault="008E0483" w:rsidP="00165F90">
      <w:pPr>
        <w:pStyle w:val="affc"/>
      </w:pPr>
      <w:r w:rsidRPr="00F16C2D">
        <w:object w:dxaOrig="6280" w:dyaOrig="340" w14:anchorId="784E9C53">
          <v:shape id="_x0000_i1691" type="#_x0000_t75" style="width:315pt;height:17.25pt" o:ole="">
            <v:imagedata r:id="rId1388" o:title=""/>
          </v:shape>
          <o:OLEObject Type="Embed" ProgID="Equation.3" ShapeID="_x0000_i1691" DrawAspect="Content" ObjectID="_1824385228" r:id="rId1389"/>
        </w:object>
      </w:r>
    </w:p>
    <w:p w:rsidR="00AD7D3C" w:rsidRPr="003964E4" w:rsidRDefault="008E0483" w:rsidP="00165F90">
      <w:pPr>
        <w:pStyle w:val="affc"/>
        <w:rPr>
          <w:b/>
        </w:rPr>
      </w:pPr>
      <w:r w:rsidRPr="003964E4">
        <w:object w:dxaOrig="8260" w:dyaOrig="420" w14:anchorId="5825AAEC">
          <v:shape id="_x0000_i1692" type="#_x0000_t75" style="width:402.75pt;height:21pt" o:ole="">
            <v:imagedata r:id="rId1390" o:title=""/>
          </v:shape>
          <o:OLEObject Type="Embed" ProgID="Equation.3" ShapeID="_x0000_i1692" DrawAspect="Content" ObjectID="_1824385229" r:id="rId1391"/>
        </w:object>
      </w:r>
    </w:p>
    <w:p w:rsidR="00AD7D3C" w:rsidRPr="00F16C2D" w:rsidRDefault="00AD7D3C" w:rsidP="00AD7D3C">
      <w:pPr>
        <w:ind w:firstLine="708"/>
        <w:rPr>
          <w:szCs w:val="28"/>
        </w:rPr>
      </w:pPr>
      <w:r w:rsidRPr="00F16C2D">
        <w:rPr>
          <w:szCs w:val="28"/>
        </w:rPr>
        <w:t>В формулу для волновой функции</w:t>
      </w:r>
      <w:r w:rsidR="00531731">
        <w:rPr>
          <w:szCs w:val="28"/>
        </w:rPr>
        <w:t xml:space="preserve"> </w:t>
      </w:r>
      <w:r w:rsidRPr="00F16C2D">
        <w:rPr>
          <w:szCs w:val="28"/>
        </w:rPr>
        <w:t xml:space="preserve">входит номер квантового состояния </w:t>
      </w:r>
      <w:r w:rsidRPr="00F16C2D">
        <w:rPr>
          <w:position w:val="-6"/>
          <w:szCs w:val="28"/>
        </w:rPr>
        <w:object w:dxaOrig="220" w:dyaOrig="240" w14:anchorId="76A6B9EF">
          <v:shape id="_x0000_i1693" type="#_x0000_t75" style="width:10.5pt;height:12.75pt" o:ole="">
            <v:imagedata r:id="rId1392" o:title=""/>
          </v:shape>
          <o:OLEObject Type="Embed" ProgID="Equation.3" ShapeID="_x0000_i1693" DrawAspect="Content" ObjectID="_1824385230" r:id="rId1393"/>
        </w:object>
      </w:r>
      <w:r w:rsidRPr="00F16C2D">
        <w:rPr>
          <w:szCs w:val="28"/>
        </w:rPr>
        <w:t xml:space="preserve">, причем значение </w:t>
      </w:r>
      <w:r w:rsidRPr="00F16C2D">
        <w:rPr>
          <w:position w:val="-6"/>
          <w:szCs w:val="28"/>
        </w:rPr>
        <w:object w:dxaOrig="639" w:dyaOrig="300" w14:anchorId="669C56F9">
          <v:shape id="_x0000_i1694" type="#_x0000_t75" style="width:31.5pt;height:15.75pt" o:ole="">
            <v:imagedata r:id="rId1394" o:title=""/>
          </v:shape>
          <o:OLEObject Type="Embed" ProgID="Equation.3" ShapeID="_x0000_i1694" DrawAspect="Content" ObjectID="_1824385231" r:id="rId1395"/>
        </w:object>
      </w:r>
      <w:r w:rsidRPr="00F16C2D">
        <w:rPr>
          <w:szCs w:val="28"/>
        </w:rPr>
        <w:t xml:space="preserve"> исключается, так как </w:t>
      </w:r>
      <w:r w:rsidRPr="00F16C2D">
        <w:rPr>
          <w:position w:val="-6"/>
          <w:szCs w:val="28"/>
        </w:rPr>
        <w:object w:dxaOrig="639" w:dyaOrig="300" w14:anchorId="2C2B0116">
          <v:shape id="_x0000_i1695" type="#_x0000_t75" style="width:31.5pt;height:15.75pt" o:ole="">
            <v:imagedata r:id="rId1394" o:title=""/>
          </v:shape>
          <o:OLEObject Type="Embed" ProgID="Equation.3" ShapeID="_x0000_i1695" DrawAspect="Content" ObjectID="_1824385232" r:id="rId1396"/>
        </w:object>
      </w:r>
      <w:r w:rsidRPr="00F16C2D">
        <w:rPr>
          <w:szCs w:val="28"/>
        </w:rPr>
        <w:t xml:space="preserve"> вероятность найти частицу внутри потенциальной ямы и вне ее будет равна нулю, </w:t>
      </w:r>
      <w:r w:rsidR="00B522C7">
        <w:rPr>
          <w:szCs w:val="28"/>
        </w:rPr>
        <w:t>т. е.</w:t>
      </w:r>
      <w:r w:rsidRPr="00F16C2D">
        <w:rPr>
          <w:szCs w:val="28"/>
        </w:rPr>
        <w:t xml:space="preserve"> частица не существует, а это противоречит условию задачи</w:t>
      </w:r>
      <w:r>
        <w:rPr>
          <w:szCs w:val="28"/>
        </w:rPr>
        <w:t xml:space="preserve"> [</w:t>
      </w:r>
      <w:r w:rsidRPr="00544879">
        <w:rPr>
          <w:szCs w:val="28"/>
        </w:rPr>
        <w:t>4</w:t>
      </w:r>
      <w:r>
        <w:rPr>
          <w:szCs w:val="28"/>
        </w:rPr>
        <w:t>]</w:t>
      </w:r>
      <w:r w:rsidRPr="00F16C2D">
        <w:rPr>
          <w:szCs w:val="28"/>
        </w:rPr>
        <w:t>.</w:t>
      </w:r>
    </w:p>
    <w:p w:rsidR="00AD7D3C" w:rsidRPr="00F16C2D" w:rsidRDefault="00AD7D3C" w:rsidP="00D83D36">
      <w:pPr>
        <w:keepNext/>
        <w:ind w:firstLine="709"/>
        <w:rPr>
          <w:szCs w:val="28"/>
        </w:rPr>
      </w:pPr>
      <w:r>
        <w:rPr>
          <w:szCs w:val="28"/>
        </w:rPr>
        <w:t>Используя условие</w:t>
      </w:r>
      <w:r w:rsidRPr="00F16C2D">
        <w:rPr>
          <w:szCs w:val="28"/>
        </w:rPr>
        <w:t xml:space="preserve"> нормировки, </w:t>
      </w:r>
      <w:r>
        <w:rPr>
          <w:szCs w:val="28"/>
        </w:rPr>
        <w:t>находим</w:t>
      </w:r>
      <w:r w:rsidRPr="00F16C2D">
        <w:rPr>
          <w:szCs w:val="28"/>
        </w:rPr>
        <w:t xml:space="preserve"> постоянную </w:t>
      </w:r>
      <w:r w:rsidRPr="00F16C2D">
        <w:rPr>
          <w:position w:val="-4"/>
          <w:szCs w:val="28"/>
        </w:rPr>
        <w:object w:dxaOrig="260" w:dyaOrig="279" w14:anchorId="74C78138">
          <v:shape id="_x0000_i1696" type="#_x0000_t75" style="width:13.5pt;height:13.5pt" o:ole="">
            <v:imagedata r:id="rId1397" o:title=""/>
          </v:shape>
          <o:OLEObject Type="Embed" ProgID="Equation.3" ShapeID="_x0000_i1696" DrawAspect="Content" ObjectID="_1824385233" r:id="rId1398"/>
        </w:object>
      </w:r>
    </w:p>
    <w:p w:rsidR="00AD7D3C" w:rsidRPr="00F16C2D" w:rsidRDefault="00165F90" w:rsidP="00165F90">
      <w:pPr>
        <w:pStyle w:val="affc"/>
      </w:pPr>
      <w:r w:rsidRPr="00165F90">
        <w:rPr>
          <w:position w:val="-34"/>
        </w:rPr>
        <w:object w:dxaOrig="5840" w:dyaOrig="840" w14:anchorId="2ECE7C07">
          <v:shape id="_x0000_i1697" type="#_x0000_t75" style="width:291pt;height:42pt" o:ole="">
            <v:imagedata r:id="rId1399" o:title=""/>
          </v:shape>
          <o:OLEObject Type="Embed" ProgID="Equation.3" ShapeID="_x0000_i1697" DrawAspect="Content" ObjectID="_1824385234" r:id="rId1400"/>
        </w:object>
      </w:r>
      <w:r w:rsidR="00AD7D3C" w:rsidRPr="00F16C2D">
        <w:t>.</w:t>
      </w:r>
    </w:p>
    <w:p w:rsidR="00AD7D3C" w:rsidRPr="00F16C2D" w:rsidRDefault="00AD7D3C" w:rsidP="00AD7D3C">
      <w:pPr>
        <w:ind w:firstLine="708"/>
        <w:rPr>
          <w:szCs w:val="28"/>
        </w:rPr>
      </w:pPr>
      <w:r>
        <w:rPr>
          <w:szCs w:val="28"/>
        </w:rPr>
        <w:t>Таким образом,</w:t>
      </w:r>
      <w:r w:rsidRPr="00F16C2D">
        <w:rPr>
          <w:szCs w:val="28"/>
        </w:rPr>
        <w:t xml:space="preserve"> собственны</w:t>
      </w:r>
      <w:r>
        <w:rPr>
          <w:szCs w:val="28"/>
        </w:rPr>
        <w:t>е</w:t>
      </w:r>
      <w:r w:rsidRPr="00F16C2D">
        <w:rPr>
          <w:szCs w:val="28"/>
        </w:rPr>
        <w:t xml:space="preserve"> волновы</w:t>
      </w:r>
      <w:r>
        <w:rPr>
          <w:szCs w:val="28"/>
        </w:rPr>
        <w:t>е</w:t>
      </w:r>
      <w:r w:rsidRPr="00F16C2D">
        <w:rPr>
          <w:szCs w:val="28"/>
        </w:rPr>
        <w:t xml:space="preserve"> функци</w:t>
      </w:r>
      <w:r>
        <w:rPr>
          <w:szCs w:val="28"/>
        </w:rPr>
        <w:t>и, описывающие поведение частицы в бесконечно глубокой потенциальной яме, имеют вид</w:t>
      </w:r>
    </w:p>
    <w:p w:rsidR="00AD7D3C" w:rsidRPr="00F16C2D" w:rsidRDefault="00165F90" w:rsidP="00165F90">
      <w:pPr>
        <w:pStyle w:val="affc"/>
      </w:pPr>
      <w:r>
        <w:tab/>
      </w:r>
      <w:r w:rsidRPr="00165F90">
        <w:rPr>
          <w:position w:val="-28"/>
        </w:rPr>
        <w:object w:dxaOrig="4060" w:dyaOrig="780" w14:anchorId="02991AD5">
          <v:shape id="_x0000_i1698" type="#_x0000_t75" style="width:200.25pt;height:38.25pt" o:ole="">
            <v:imagedata r:id="rId1401" o:title=""/>
          </v:shape>
          <o:OLEObject Type="Embed" ProgID="Equation.3" ShapeID="_x0000_i1698" DrawAspect="Content" ObjectID="_1824385235" r:id="rId1402"/>
        </w:object>
      </w:r>
      <w:r w:rsidR="00AD7D3C">
        <w:tab/>
      </w:r>
      <w:r w:rsidR="00AD7D3C" w:rsidRPr="00F16C2D">
        <w:t xml:space="preserve"> (</w:t>
      </w:r>
      <w:r w:rsidR="00AD7D3C">
        <w:t>5</w:t>
      </w:r>
      <w:r w:rsidR="00AD7D3C" w:rsidRPr="00F16C2D">
        <w:t>.</w:t>
      </w:r>
      <w:r w:rsidR="00AD7D3C">
        <w:t>13</w:t>
      </w:r>
      <w:r w:rsidR="00AD7D3C" w:rsidRPr="00F16C2D">
        <w:t>)</w:t>
      </w:r>
    </w:p>
    <w:p w:rsidR="00AD7D3C" w:rsidRPr="00F16C2D" w:rsidRDefault="00AD7D3C" w:rsidP="00AD7D3C">
      <w:pPr>
        <w:ind w:firstLine="708"/>
        <w:rPr>
          <w:szCs w:val="28"/>
        </w:rPr>
      </w:pPr>
      <w:r w:rsidRPr="00F16C2D">
        <w:rPr>
          <w:szCs w:val="28"/>
        </w:rPr>
        <w:t>Для собственных значений энергии частицы получим:</w:t>
      </w:r>
    </w:p>
    <w:p w:rsidR="00AD7D3C" w:rsidRPr="00F16C2D" w:rsidRDefault="00AD7D3C" w:rsidP="00165F90">
      <w:pPr>
        <w:pStyle w:val="affc"/>
      </w:pPr>
      <w:r w:rsidRPr="003964E4">
        <w:object w:dxaOrig="2960" w:dyaOrig="760" w14:anchorId="0423345B">
          <v:shape id="_x0000_i1699" type="#_x0000_t75" style="width:147.75pt;height:38.25pt" o:ole="">
            <v:imagedata r:id="rId1403" o:title=""/>
          </v:shape>
          <o:OLEObject Type="Embed" ProgID="Equation.3" ShapeID="_x0000_i1699" DrawAspect="Content" ObjectID="_1824385236" r:id="rId1404"/>
        </w:object>
      </w:r>
      <w:r w:rsidRPr="003964E4">
        <w:object w:dxaOrig="960" w:dyaOrig="700" w14:anchorId="5B93FE59">
          <v:shape id="_x0000_i1700" type="#_x0000_t75" style="width:48.75pt;height:33.75pt" o:ole="">
            <v:imagedata r:id="rId1405" o:title=""/>
          </v:shape>
          <o:OLEObject Type="Embed" ProgID="Equation.3" ShapeID="_x0000_i1700" DrawAspect="Content" ObjectID="_1824385237" r:id="rId1406"/>
        </w:object>
      </w:r>
      <w:r w:rsidRPr="00F16C2D">
        <w:t>,</w:t>
      </w:r>
    </w:p>
    <w:p w:rsidR="00AD7D3C" w:rsidRPr="00F16C2D" w:rsidRDefault="00165F90" w:rsidP="00165F90">
      <w:pPr>
        <w:pStyle w:val="affc"/>
      </w:pPr>
      <w:r>
        <w:tab/>
      </w:r>
      <w:r w:rsidRPr="00165F90">
        <w:rPr>
          <w:position w:val="-26"/>
        </w:rPr>
        <w:object w:dxaOrig="3260" w:dyaOrig="740" w14:anchorId="4D51C566">
          <v:shape id="_x0000_i1701" type="#_x0000_t75" style="width:162.75pt;height:37.5pt" o:ole="">
            <v:imagedata r:id="rId1407" o:title=""/>
          </v:shape>
          <o:OLEObject Type="Embed" ProgID="Equation.3" ShapeID="_x0000_i1701" DrawAspect="Content" ObjectID="_1824385238" r:id="rId1408"/>
        </w:object>
      </w:r>
      <w:r w:rsidR="00AD7D3C">
        <w:tab/>
      </w:r>
      <w:r w:rsidR="00AD7D3C" w:rsidRPr="00F16C2D">
        <w:t>(</w:t>
      </w:r>
      <w:r w:rsidR="00AD7D3C">
        <w:t>5</w:t>
      </w:r>
      <w:r w:rsidR="00AD7D3C" w:rsidRPr="00F16C2D">
        <w:t>.</w:t>
      </w:r>
      <w:r w:rsidR="00AD7D3C">
        <w:t>1</w:t>
      </w:r>
      <w:r w:rsidR="00AD7D3C" w:rsidRPr="00F16C2D">
        <w:t>4)</w:t>
      </w:r>
    </w:p>
    <w:p w:rsidR="00AD7D3C" w:rsidRPr="00F16C2D" w:rsidRDefault="00AD7D3C" w:rsidP="00AD7D3C">
      <w:pPr>
        <w:rPr>
          <w:szCs w:val="28"/>
        </w:rPr>
      </w:pPr>
      <w:r w:rsidRPr="00544879">
        <w:rPr>
          <w:i/>
          <w:szCs w:val="28"/>
        </w:rPr>
        <w:t>Анализ полученного решения</w:t>
      </w:r>
      <w:r w:rsidRPr="00544879">
        <w:rPr>
          <w:szCs w:val="28"/>
        </w:rPr>
        <w:t>.</w:t>
      </w:r>
      <w:r>
        <w:rPr>
          <w:szCs w:val="28"/>
        </w:rPr>
        <w:t xml:space="preserve"> И</w:t>
      </w:r>
      <w:r w:rsidRPr="00F16C2D">
        <w:rPr>
          <w:szCs w:val="28"/>
        </w:rPr>
        <w:t>з формулы (</w:t>
      </w:r>
      <w:r>
        <w:rPr>
          <w:szCs w:val="28"/>
        </w:rPr>
        <w:t>5</w:t>
      </w:r>
      <w:r w:rsidRPr="00F16C2D">
        <w:rPr>
          <w:szCs w:val="28"/>
        </w:rPr>
        <w:t>.</w:t>
      </w:r>
      <w:r>
        <w:rPr>
          <w:szCs w:val="28"/>
        </w:rPr>
        <w:t>14</w:t>
      </w:r>
      <w:r w:rsidRPr="00F16C2D">
        <w:rPr>
          <w:szCs w:val="28"/>
        </w:rPr>
        <w:t>) следует, что энергетический спектр частицы является дискретным</w:t>
      </w:r>
      <w:r>
        <w:rPr>
          <w:szCs w:val="28"/>
        </w:rPr>
        <w:t xml:space="preserve"> (энергия частицы может принимать только определенные значения)</w:t>
      </w:r>
      <w:r w:rsidRPr="00F16C2D">
        <w:rPr>
          <w:szCs w:val="28"/>
        </w:rPr>
        <w:t xml:space="preserve"> и расходящимся, минимальное значение энергии отлично от нуля и равно </w:t>
      </w:r>
      <w:r w:rsidRPr="007D2685">
        <w:rPr>
          <w:position w:val="-12"/>
          <w:szCs w:val="28"/>
        </w:rPr>
        <w:object w:dxaOrig="340" w:dyaOrig="380" w14:anchorId="1E14166A">
          <v:shape id="_x0000_i1702" type="#_x0000_t75" style="width:18pt;height:20.25pt" o:ole="">
            <v:imagedata r:id="rId1409" o:title=""/>
          </v:shape>
          <o:OLEObject Type="Embed" ProgID="Equation.3" ShapeID="_x0000_i1702" DrawAspect="Content" ObjectID="_1824385239" r:id="rId1410"/>
        </w:object>
      </w:r>
      <w:r w:rsidR="00165F90">
        <w:rPr>
          <w:szCs w:val="28"/>
        </w:rPr>
        <w:t xml:space="preserve"> (рис. </w:t>
      </w:r>
      <w:r>
        <w:rPr>
          <w:szCs w:val="28"/>
        </w:rPr>
        <w:t>5</w:t>
      </w:r>
      <w:r w:rsidRPr="00D56EF0">
        <w:rPr>
          <w:szCs w:val="28"/>
        </w:rPr>
        <w:t>.6,</w:t>
      </w:r>
      <w:r w:rsidR="00165F90">
        <w:rPr>
          <w:szCs w:val="28"/>
        </w:rPr>
        <w:t> </w:t>
      </w:r>
      <w:r w:rsidR="00435F66" w:rsidRPr="00533674">
        <w:rPr>
          <w:i/>
          <w:szCs w:val="28"/>
        </w:rPr>
        <w:t>а</w:t>
      </w:r>
      <w:r w:rsidRPr="00F16C2D">
        <w:rPr>
          <w:szCs w:val="28"/>
        </w:rPr>
        <w:t>)</w:t>
      </w:r>
    </w:p>
    <w:p w:rsidR="00AD7D3C" w:rsidRPr="00F16C2D" w:rsidRDefault="00165F90" w:rsidP="00165F90">
      <w:pPr>
        <w:pStyle w:val="affc"/>
      </w:pPr>
      <w:r>
        <w:tab/>
      </w:r>
      <w:r w:rsidRPr="00165F90">
        <w:rPr>
          <w:position w:val="-26"/>
        </w:rPr>
        <w:object w:dxaOrig="4080" w:dyaOrig="740" w14:anchorId="46A42567">
          <v:shape id="_x0000_i1703" type="#_x0000_t75" style="width:189.75pt;height:37.5pt" o:ole="">
            <v:imagedata r:id="rId1411" o:title=""/>
          </v:shape>
          <o:OLEObject Type="Embed" ProgID="Equation.3" ShapeID="_x0000_i1703" DrawAspect="Content" ObjectID="_1824385240" r:id="rId1412"/>
        </w:object>
      </w:r>
      <w:r w:rsidR="00AD7D3C" w:rsidRPr="00F16C2D">
        <w:t xml:space="preserve">,      </w:t>
      </w:r>
      <w:r w:rsidRPr="00165F90">
        <w:rPr>
          <w:position w:val="-26"/>
        </w:rPr>
        <w:object w:dxaOrig="2160" w:dyaOrig="780" w14:anchorId="66FCA735">
          <v:shape id="_x0000_i1704" type="#_x0000_t75" style="width:98.25pt;height:38.25pt" o:ole="">
            <v:imagedata r:id="rId1413" o:title=""/>
          </v:shape>
          <o:OLEObject Type="Embed" ProgID="Equation.3" ShapeID="_x0000_i1704" DrawAspect="Content" ObjectID="_1824385241" r:id="rId1414"/>
        </w:object>
      </w:r>
      <w:r w:rsidR="00AD7D3C" w:rsidRPr="00F16C2D">
        <w:t>.</w:t>
      </w:r>
      <w:r w:rsidR="00AD7D3C">
        <w:tab/>
      </w:r>
      <w:r w:rsidR="00AD7D3C" w:rsidRPr="00F16C2D">
        <w:t xml:space="preserve"> (</w:t>
      </w:r>
      <w:r w:rsidR="00AD7D3C">
        <w:t>5</w:t>
      </w:r>
      <w:r w:rsidR="00AD7D3C" w:rsidRPr="00F16C2D">
        <w:t>.</w:t>
      </w:r>
      <w:r w:rsidR="00AD7D3C">
        <w:t>15</w:t>
      </w:r>
      <w:r w:rsidR="00AD7D3C" w:rsidRPr="00F16C2D">
        <w:t>)</w:t>
      </w:r>
    </w:p>
    <w:p w:rsidR="00AD7D3C" w:rsidRDefault="00AD7D3C" w:rsidP="00AD7D3C">
      <w:pPr>
        <w:rPr>
          <w:szCs w:val="28"/>
        </w:rPr>
      </w:pPr>
      <w:r>
        <w:rPr>
          <w:szCs w:val="28"/>
        </w:rPr>
        <w:t xml:space="preserve">Состояние частицы при </w:t>
      </w:r>
      <w:r w:rsidRPr="00F16C2D">
        <w:rPr>
          <w:szCs w:val="28"/>
        </w:rPr>
        <w:t xml:space="preserve">квантовом числе </w:t>
      </w:r>
      <w:r w:rsidRPr="00F16C2D">
        <w:rPr>
          <w:position w:val="-6"/>
          <w:szCs w:val="28"/>
        </w:rPr>
        <w:object w:dxaOrig="220" w:dyaOrig="240" w14:anchorId="4D8B144C">
          <v:shape id="_x0000_i1705" type="#_x0000_t75" style="width:12.75pt;height:13.5pt" o:ole="">
            <v:imagedata r:id="rId1415" o:title=""/>
          </v:shape>
          <o:OLEObject Type="Embed" ProgID="Equation.3" ShapeID="_x0000_i1705" DrawAspect="Content" ObjectID="_1824385242" r:id="rId1416"/>
        </w:object>
      </w:r>
      <w:r w:rsidR="008E0483">
        <w:rPr>
          <w:szCs w:val="28"/>
          <w:lang w:val="en-US"/>
        </w:rPr>
        <w:t> </w:t>
      </w:r>
      <w:r w:rsidRPr="00544879">
        <w:rPr>
          <w:szCs w:val="28"/>
        </w:rPr>
        <w:t>=</w:t>
      </w:r>
      <w:r w:rsidR="008E0483">
        <w:rPr>
          <w:szCs w:val="28"/>
          <w:lang w:val="en-US"/>
        </w:rPr>
        <w:t> </w:t>
      </w:r>
      <w:r w:rsidRPr="00544879">
        <w:rPr>
          <w:szCs w:val="28"/>
        </w:rPr>
        <w:t>1</w:t>
      </w:r>
      <w:r w:rsidRPr="00F16C2D">
        <w:rPr>
          <w:szCs w:val="28"/>
        </w:rPr>
        <w:t xml:space="preserve">, называется </w:t>
      </w:r>
      <w:r w:rsidRPr="00314186">
        <w:rPr>
          <w:i/>
          <w:szCs w:val="28"/>
        </w:rPr>
        <w:t>основным</w:t>
      </w:r>
      <w:r w:rsidRPr="00F16C2D">
        <w:rPr>
          <w:szCs w:val="28"/>
        </w:rPr>
        <w:t xml:space="preserve"> состоянием частицы, а все остальные ее состояния называются </w:t>
      </w:r>
      <w:r w:rsidRPr="00314186">
        <w:rPr>
          <w:i/>
          <w:szCs w:val="28"/>
        </w:rPr>
        <w:t>возбужденными</w:t>
      </w:r>
      <w:r w:rsidRPr="00F16C2D">
        <w:rPr>
          <w:szCs w:val="28"/>
        </w:rPr>
        <w:t>.</w:t>
      </w:r>
    </w:p>
    <w:p w:rsidR="00AD7D3C" w:rsidRPr="00544879" w:rsidRDefault="00AD7D3C" w:rsidP="00AD7D3C">
      <w:pPr>
        <w:rPr>
          <w:szCs w:val="28"/>
        </w:rPr>
      </w:pPr>
      <w:r>
        <w:rPr>
          <w:szCs w:val="28"/>
        </w:rPr>
        <w:t>Для сравнения: в</w:t>
      </w:r>
      <w:r w:rsidRPr="00D56EF0">
        <w:rPr>
          <w:szCs w:val="28"/>
        </w:rPr>
        <w:t xml:space="preserve"> классической механике энергетический спектр частицы является непрерывным</w:t>
      </w:r>
      <w:r>
        <w:rPr>
          <w:szCs w:val="28"/>
        </w:rPr>
        <w:t xml:space="preserve"> (энергия может принимать абсолютно любые значения)</w:t>
      </w:r>
      <w:r w:rsidRPr="00D56EF0">
        <w:rPr>
          <w:szCs w:val="28"/>
        </w:rPr>
        <w:t>, минималь</w:t>
      </w:r>
      <w:r>
        <w:rPr>
          <w:szCs w:val="28"/>
        </w:rPr>
        <w:t>ное значение энергии равно нулю.</w:t>
      </w:r>
    </w:p>
    <w:p w:rsidR="00AD7D3C" w:rsidRPr="00F16C2D" w:rsidRDefault="00AD7D3C" w:rsidP="00AD7D3C">
      <w:pPr>
        <w:rPr>
          <w:szCs w:val="28"/>
        </w:rPr>
      </w:pPr>
      <w:r w:rsidRPr="00D56EF0">
        <w:rPr>
          <w:szCs w:val="28"/>
        </w:rPr>
        <w:t xml:space="preserve">Как видно, выводы классической и квантовой механики при малых </w:t>
      </w:r>
      <w:r w:rsidRPr="00190C0C">
        <w:rPr>
          <w:szCs w:val="28"/>
        </w:rPr>
        <w:t>значениях</w:t>
      </w:r>
      <w:r w:rsidRPr="00D56EF0">
        <w:rPr>
          <w:szCs w:val="28"/>
        </w:rPr>
        <w:t xml:space="preserve"> квантового числа </w:t>
      </w:r>
      <w:r w:rsidRPr="00D56EF0">
        <w:rPr>
          <w:position w:val="-6"/>
          <w:szCs w:val="28"/>
        </w:rPr>
        <w:object w:dxaOrig="220" w:dyaOrig="240" w14:anchorId="624B2ED2">
          <v:shape id="_x0000_i1706" type="#_x0000_t75" style="width:10.5pt;height:12.75pt" o:ole="">
            <v:imagedata r:id="rId1417" o:title=""/>
          </v:shape>
          <o:OLEObject Type="Embed" ProgID="Equation.3" ShapeID="_x0000_i1706" DrawAspect="Content" ObjectID="_1824385243" r:id="rId1418"/>
        </w:object>
      </w:r>
      <w:r w:rsidRPr="00D56EF0">
        <w:rPr>
          <w:szCs w:val="28"/>
        </w:rPr>
        <w:t xml:space="preserve"> находятся в несоответствии между собой</w:t>
      </w:r>
      <w:r w:rsidR="00950ED7">
        <w:rPr>
          <w:szCs w:val="28"/>
        </w:rPr>
        <w:t xml:space="preserve"> </w:t>
      </w:r>
      <w:r w:rsidRPr="00190C0C">
        <w:rPr>
          <w:szCs w:val="28"/>
        </w:rPr>
        <w:t>[4]</w:t>
      </w:r>
      <w:r w:rsidRPr="00D56EF0">
        <w:rPr>
          <w:szCs w:val="28"/>
        </w:rPr>
        <w:t>.</w:t>
      </w:r>
    </w:p>
    <w:p w:rsidR="00AD7D3C" w:rsidRPr="00F16C2D" w:rsidRDefault="00AD7D3C" w:rsidP="00AD7D3C">
      <w:pPr>
        <w:rPr>
          <w:szCs w:val="28"/>
        </w:rPr>
      </w:pPr>
      <w:r w:rsidRPr="00190C0C">
        <w:rPr>
          <w:szCs w:val="28"/>
        </w:rPr>
        <w:t>Обсудим теперь</w:t>
      </w:r>
      <w:r w:rsidR="00950ED7">
        <w:rPr>
          <w:szCs w:val="28"/>
        </w:rPr>
        <w:t xml:space="preserve"> </w:t>
      </w:r>
      <w:r>
        <w:rPr>
          <w:i/>
          <w:szCs w:val="28"/>
        </w:rPr>
        <w:t>в</w:t>
      </w:r>
      <w:r w:rsidRPr="00047D8B">
        <w:rPr>
          <w:i/>
          <w:szCs w:val="28"/>
        </w:rPr>
        <w:t>ероятность обнаружения микрочастицы внутри потенциальной ямы.</w:t>
      </w:r>
    </w:p>
    <w:p w:rsidR="00AD7D3C" w:rsidRPr="00314186" w:rsidRDefault="00AD7D3C" w:rsidP="00AD7D3C">
      <w:pPr>
        <w:rPr>
          <w:szCs w:val="28"/>
        </w:rPr>
      </w:pPr>
      <w:r w:rsidRPr="00B36E6A">
        <w:rPr>
          <w:szCs w:val="28"/>
        </w:rPr>
        <w:t>В классической механике частица движется равномерно по траектории от одной стенки до другой, и поэтому классическая плотность вероятности обнаружения частицы будет одинаковой во всех точках потенциальной ямы, так как частица одинаковое время находится вблизи любой точки</w:t>
      </w:r>
      <w:r>
        <w:rPr>
          <w:szCs w:val="28"/>
        </w:rPr>
        <w:t xml:space="preserve"> [</w:t>
      </w:r>
      <w:r w:rsidRPr="00BE3FB7">
        <w:rPr>
          <w:szCs w:val="28"/>
        </w:rPr>
        <w:t>4</w:t>
      </w:r>
      <w:r>
        <w:rPr>
          <w:szCs w:val="28"/>
        </w:rPr>
        <w:t>]</w:t>
      </w:r>
      <w:r w:rsidRPr="00B36E6A">
        <w:rPr>
          <w:szCs w:val="28"/>
        </w:rPr>
        <w:t>.</w:t>
      </w:r>
    </w:p>
    <w:p w:rsidR="00AD7D3C" w:rsidRPr="00F16C2D" w:rsidRDefault="00AD7D3C" w:rsidP="00AD7D3C">
      <w:pPr>
        <w:rPr>
          <w:szCs w:val="28"/>
        </w:rPr>
      </w:pPr>
      <w:r w:rsidRPr="00F16C2D">
        <w:rPr>
          <w:szCs w:val="28"/>
        </w:rPr>
        <w:t xml:space="preserve">Запишем формулу для </w:t>
      </w:r>
      <w:r w:rsidRPr="00BE3FB7">
        <w:rPr>
          <w:szCs w:val="28"/>
        </w:rPr>
        <w:t>к</w:t>
      </w:r>
      <w:r>
        <w:rPr>
          <w:szCs w:val="28"/>
        </w:rPr>
        <w:t>в</w:t>
      </w:r>
      <w:r w:rsidRPr="00BE3FB7">
        <w:rPr>
          <w:szCs w:val="28"/>
        </w:rPr>
        <w:t xml:space="preserve">антовой </w:t>
      </w:r>
      <w:r w:rsidRPr="00F16C2D">
        <w:rPr>
          <w:szCs w:val="28"/>
        </w:rPr>
        <w:t xml:space="preserve">плотности вероятности обнаружения микрочастицы внутри потенциальной ямы </w:t>
      </w:r>
    </w:p>
    <w:p w:rsidR="00AD7D3C" w:rsidRPr="00F16C2D" w:rsidRDefault="00165F90" w:rsidP="00165F90">
      <w:pPr>
        <w:pStyle w:val="affc"/>
      </w:pPr>
      <w:r>
        <w:tab/>
      </w:r>
      <w:r w:rsidRPr="00165F90">
        <w:rPr>
          <w:position w:val="-26"/>
        </w:rPr>
        <w:object w:dxaOrig="3780" w:dyaOrig="700" w14:anchorId="3A34A422">
          <v:shape id="_x0000_i1707" type="#_x0000_t75" style="width:191.25pt;height:33.75pt" o:ole="">
            <v:imagedata r:id="rId1419" o:title=""/>
          </v:shape>
          <o:OLEObject Type="Embed" ProgID="Equation.3" ShapeID="_x0000_i1707" DrawAspect="Content" ObjectID="_1824385244" r:id="rId1420"/>
        </w:object>
      </w:r>
      <w:r w:rsidR="00AD7D3C" w:rsidRPr="00F16C2D">
        <w:t>.</w:t>
      </w:r>
      <w:r w:rsidR="00AD7D3C">
        <w:tab/>
      </w:r>
      <w:r w:rsidR="00AD7D3C" w:rsidRPr="00F16C2D">
        <w:t>(</w:t>
      </w:r>
      <w:r w:rsidR="00AD7D3C">
        <w:t>5</w:t>
      </w:r>
      <w:r w:rsidR="00AD7D3C" w:rsidRPr="00F16C2D">
        <w:t>.</w:t>
      </w:r>
      <w:r w:rsidR="00AD7D3C">
        <w:t>16</w:t>
      </w:r>
      <w:r w:rsidR="00AD7D3C" w:rsidRPr="00F16C2D">
        <w:t>)</w:t>
      </w:r>
    </w:p>
    <w:p w:rsidR="00AD7D3C" w:rsidRPr="00BE3FB7" w:rsidRDefault="00AD7D3C" w:rsidP="00AD7D3C">
      <w:pPr>
        <w:rPr>
          <w:szCs w:val="28"/>
        </w:rPr>
      </w:pPr>
      <w:r w:rsidRPr="00F16C2D">
        <w:rPr>
          <w:szCs w:val="28"/>
        </w:rPr>
        <w:t>Из формулы (</w:t>
      </w:r>
      <w:r>
        <w:rPr>
          <w:szCs w:val="28"/>
        </w:rPr>
        <w:t>5</w:t>
      </w:r>
      <w:r w:rsidRPr="00F16C2D">
        <w:rPr>
          <w:szCs w:val="28"/>
        </w:rPr>
        <w:t>.</w:t>
      </w:r>
      <w:r>
        <w:rPr>
          <w:szCs w:val="28"/>
        </w:rPr>
        <w:t>16</w:t>
      </w:r>
      <w:r w:rsidRPr="00F16C2D">
        <w:rPr>
          <w:szCs w:val="28"/>
        </w:rPr>
        <w:t xml:space="preserve">) следует, что квантовая плотность вероятности обнаружения микрочастицы внутри потенциальной ямы зависит от координаты </w:t>
      </w:r>
      <w:r w:rsidRPr="00BE3FB7">
        <w:rPr>
          <w:i/>
          <w:szCs w:val="28"/>
        </w:rPr>
        <w:t>x</w:t>
      </w:r>
      <w:r w:rsidRPr="00F16C2D">
        <w:rPr>
          <w:szCs w:val="28"/>
        </w:rPr>
        <w:t xml:space="preserve"> и от номера квантового состояния</w:t>
      </w:r>
      <w:r w:rsidR="008E0483" w:rsidRPr="00533674">
        <w:rPr>
          <w:szCs w:val="28"/>
        </w:rPr>
        <w:t xml:space="preserve"> </w:t>
      </w:r>
      <w:r w:rsidRPr="00BE3FB7">
        <w:rPr>
          <w:i/>
          <w:szCs w:val="28"/>
          <w:lang w:val="en-US"/>
        </w:rPr>
        <w:t>n</w:t>
      </w:r>
      <w:r>
        <w:rPr>
          <w:szCs w:val="28"/>
        </w:rPr>
        <w:t xml:space="preserve">. </w:t>
      </w:r>
      <w:r w:rsidRPr="00BE3FB7">
        <w:rPr>
          <w:szCs w:val="28"/>
        </w:rPr>
        <w:t xml:space="preserve">Так, например, для квантового состояния с </w:t>
      </w:r>
      <w:r w:rsidRPr="00BE3FB7">
        <w:rPr>
          <w:position w:val="-6"/>
          <w:szCs w:val="28"/>
        </w:rPr>
        <w:object w:dxaOrig="600" w:dyaOrig="300" w14:anchorId="4071076B">
          <v:shape id="_x0000_i1708" type="#_x0000_t75" style="width:30pt;height:14.25pt" o:ole="">
            <v:imagedata r:id="rId1421" o:title=""/>
          </v:shape>
          <o:OLEObject Type="Embed" ProgID="Equation.3" ShapeID="_x0000_i1708" DrawAspect="Content" ObjectID="_1824385245" r:id="rId1422"/>
        </w:object>
      </w:r>
      <w:r w:rsidRPr="00BE3FB7">
        <w:rPr>
          <w:szCs w:val="28"/>
        </w:rPr>
        <w:t xml:space="preserve"> плотность вероятности</w:t>
      </w:r>
      <w:r w:rsidRPr="00AF56BB">
        <w:rPr>
          <w:position w:val="-16"/>
          <w:szCs w:val="28"/>
        </w:rPr>
        <w:object w:dxaOrig="920" w:dyaOrig="420" w14:anchorId="1F58084F">
          <v:shape id="_x0000_i1709" type="#_x0000_t75" style="width:45.75pt;height:21pt" o:ole="">
            <v:imagedata r:id="rId1423" o:title=""/>
          </v:shape>
          <o:OLEObject Type="Embed" ProgID="Equation.3" ShapeID="_x0000_i1709" DrawAspect="Content" ObjectID="_1824385246" r:id="rId1424"/>
        </w:object>
      </w:r>
      <w:r w:rsidRPr="00F16C2D">
        <w:rPr>
          <w:szCs w:val="28"/>
        </w:rPr>
        <w:t xml:space="preserve"> на краях потенциальной ямы равна нулю, а в ее середине будет максимальной. Число </w:t>
      </w:r>
      <w:r>
        <w:rPr>
          <w:szCs w:val="28"/>
        </w:rPr>
        <w:t>максимумов</w:t>
      </w:r>
      <w:r w:rsidRPr="00F16C2D">
        <w:rPr>
          <w:szCs w:val="28"/>
        </w:rPr>
        <w:t xml:space="preserve"> на зависимости </w:t>
      </w:r>
      <w:r w:rsidRPr="00601202">
        <w:rPr>
          <w:position w:val="-16"/>
        </w:rPr>
        <w:object w:dxaOrig="900" w:dyaOrig="420" w14:anchorId="7436DA8A">
          <v:shape id="_x0000_i1710" type="#_x0000_t75" style="width:45.75pt;height:21pt" o:ole="">
            <v:imagedata r:id="rId1425" o:title=""/>
          </v:shape>
          <o:OLEObject Type="Embed" ProgID="Equation.3" ShapeID="_x0000_i1710" DrawAspect="Content" ObjectID="_1824385247" r:id="rId1426"/>
        </w:object>
      </w:r>
      <w:r w:rsidR="008E0483" w:rsidRPr="00533674">
        <w:t xml:space="preserve"> </w:t>
      </w:r>
      <w:r w:rsidRPr="00BE3FB7">
        <w:rPr>
          <w:szCs w:val="28"/>
        </w:rPr>
        <w:t xml:space="preserve">будет равно номеру квантового состояния </w:t>
      </w:r>
      <w:r w:rsidRPr="00BE3FB7">
        <w:rPr>
          <w:position w:val="-6"/>
          <w:szCs w:val="28"/>
        </w:rPr>
        <w:object w:dxaOrig="220" w:dyaOrig="240" w14:anchorId="08E2F7F4">
          <v:shape id="_x0000_i1711" type="#_x0000_t75" style="width:10.5pt;height:12.75pt" o:ole="">
            <v:imagedata r:id="rId1427" o:title=""/>
          </v:shape>
          <o:OLEObject Type="Embed" ProgID="Equation.3" ShapeID="_x0000_i1711" DrawAspect="Content" ObjectID="_1824385248" r:id="rId1428"/>
        </w:object>
      </w:r>
      <w:r w:rsidRPr="00BE3FB7">
        <w:rPr>
          <w:szCs w:val="28"/>
        </w:rPr>
        <w:t>, а вся</w:t>
      </w:r>
      <w:r w:rsidR="0072696C">
        <w:rPr>
          <w:szCs w:val="28"/>
        </w:rPr>
        <w:t xml:space="preserve"> </w:t>
      </w:r>
      <w:r w:rsidRPr="00F16C2D">
        <w:rPr>
          <w:szCs w:val="28"/>
        </w:rPr>
        <w:t xml:space="preserve">площадь под </w:t>
      </w:r>
      <w:r>
        <w:rPr>
          <w:szCs w:val="28"/>
        </w:rPr>
        <w:t xml:space="preserve">каждым </w:t>
      </w:r>
      <w:r w:rsidRPr="00F16C2D">
        <w:rPr>
          <w:szCs w:val="28"/>
        </w:rPr>
        <w:t>график</w:t>
      </w:r>
      <w:r>
        <w:rPr>
          <w:szCs w:val="28"/>
        </w:rPr>
        <w:t>о</w:t>
      </w:r>
      <w:r w:rsidRPr="00F16C2D">
        <w:rPr>
          <w:szCs w:val="28"/>
        </w:rPr>
        <w:t>м плотности вероятности равн</w:t>
      </w:r>
      <w:r>
        <w:rPr>
          <w:szCs w:val="28"/>
        </w:rPr>
        <w:t>а</w:t>
      </w:r>
      <w:r w:rsidRPr="00F16C2D">
        <w:rPr>
          <w:szCs w:val="28"/>
        </w:rPr>
        <w:t xml:space="preserve"> единице (рис.</w:t>
      </w:r>
      <w:r w:rsidR="008E0483">
        <w:rPr>
          <w:szCs w:val="28"/>
          <w:lang w:val="en-US"/>
        </w:rPr>
        <w:t> </w:t>
      </w:r>
      <w:r>
        <w:rPr>
          <w:szCs w:val="28"/>
        </w:rPr>
        <w:t>5</w:t>
      </w:r>
      <w:r w:rsidRPr="00B36E6A">
        <w:rPr>
          <w:szCs w:val="28"/>
        </w:rPr>
        <w:t>.6,</w:t>
      </w:r>
      <w:r w:rsidR="0072696C">
        <w:rPr>
          <w:szCs w:val="28"/>
        </w:rPr>
        <w:t> </w:t>
      </w:r>
      <w:r w:rsidR="00435F66" w:rsidRPr="00533674">
        <w:rPr>
          <w:i/>
          <w:szCs w:val="28"/>
        </w:rPr>
        <w:t>б</w:t>
      </w:r>
      <w:r>
        <w:rPr>
          <w:szCs w:val="28"/>
        </w:rPr>
        <w:t>), так как физический смысл площади под всем графиком – вероятность обнаружения частицы внутри ямы.</w:t>
      </w:r>
    </w:p>
    <w:p w:rsidR="00AD7D3C" w:rsidRPr="00A43A8A" w:rsidRDefault="00AD7D3C" w:rsidP="00AD7D3C">
      <w:pPr>
        <w:rPr>
          <w:szCs w:val="28"/>
        </w:rPr>
      </w:pPr>
      <w:r w:rsidRPr="00BE3FB7">
        <w:rPr>
          <w:szCs w:val="28"/>
        </w:rPr>
        <w:t xml:space="preserve">Вероятность обнаружения частицы в квантовом состоянии </w:t>
      </w:r>
      <w:r w:rsidRPr="00BE3FB7">
        <w:rPr>
          <w:position w:val="-6"/>
          <w:szCs w:val="28"/>
        </w:rPr>
        <w:object w:dxaOrig="220" w:dyaOrig="240" w14:anchorId="6BD6623D">
          <v:shape id="_x0000_i1712" type="#_x0000_t75" style="width:10.5pt;height:12.75pt" o:ole="">
            <v:imagedata r:id="rId1427" o:title=""/>
          </v:shape>
          <o:OLEObject Type="Embed" ProgID="Equation.3" ShapeID="_x0000_i1712" DrawAspect="Content" ObjectID="_1824385249" r:id="rId1429"/>
        </w:object>
      </w:r>
      <w:r w:rsidRPr="00BE3FB7">
        <w:rPr>
          <w:szCs w:val="28"/>
        </w:rPr>
        <w:t xml:space="preserve"> внутри потенциальной ямы в области пространства </w:t>
      </w:r>
      <w:r w:rsidRPr="00BE3FB7">
        <w:rPr>
          <w:position w:val="-12"/>
          <w:szCs w:val="28"/>
        </w:rPr>
        <w:object w:dxaOrig="1140" w:dyaOrig="380" w14:anchorId="3EC6A9EC">
          <v:shape id="_x0000_i1713" type="#_x0000_t75" style="width:56.25pt;height:18.75pt" o:ole="">
            <v:imagedata r:id="rId1430" o:title=""/>
          </v:shape>
          <o:OLEObject Type="Embed" ProgID="Equation.3" ShapeID="_x0000_i1713" DrawAspect="Content" ObjectID="_1824385250" r:id="rId1431"/>
        </w:object>
      </w:r>
      <w:r w:rsidRPr="00BE3FB7">
        <w:rPr>
          <w:szCs w:val="28"/>
        </w:rPr>
        <w:t xml:space="preserve"> равна площади под графиком соответствующей плотности вероятности </w:t>
      </w:r>
      <w:r w:rsidRPr="00BE3FB7">
        <w:rPr>
          <w:position w:val="-16"/>
        </w:rPr>
        <w:object w:dxaOrig="920" w:dyaOrig="420" w14:anchorId="2389B0FA">
          <v:shape id="_x0000_i1714" type="#_x0000_t75" style="width:45.75pt;height:21pt" o:ole="">
            <v:imagedata r:id="rId1432" o:title=""/>
          </v:shape>
          <o:OLEObject Type="Embed" ProgID="Equation.3" ShapeID="_x0000_i1714" DrawAspect="Content" ObjectID="_1824385251" r:id="rId1433"/>
        </w:object>
      </w:r>
      <w:r w:rsidR="008E0483" w:rsidRPr="00533674">
        <w:t xml:space="preserve"> </w:t>
      </w:r>
      <w:r w:rsidRPr="00BE3FB7">
        <w:rPr>
          <w:szCs w:val="28"/>
        </w:rPr>
        <w:t>и ограниченной по оси абсцисс значениями</w:t>
      </w:r>
      <w:r w:rsidRPr="00BE3FB7">
        <w:rPr>
          <w:i/>
          <w:szCs w:val="28"/>
        </w:rPr>
        <w:t xml:space="preserve"> l</w:t>
      </w:r>
      <w:r w:rsidRPr="00BE3FB7">
        <w:rPr>
          <w:szCs w:val="28"/>
          <w:vertAlign w:val="subscript"/>
        </w:rPr>
        <w:t>1</w:t>
      </w:r>
      <w:r w:rsidRPr="00BE3FB7">
        <w:rPr>
          <w:szCs w:val="28"/>
        </w:rPr>
        <w:t xml:space="preserve"> и </w:t>
      </w:r>
      <w:r w:rsidRPr="00BE3FB7">
        <w:rPr>
          <w:i/>
          <w:szCs w:val="28"/>
          <w:lang w:val="en-US"/>
        </w:rPr>
        <w:t>l</w:t>
      </w:r>
      <w:r w:rsidRPr="00BE3FB7">
        <w:rPr>
          <w:szCs w:val="28"/>
          <w:vertAlign w:val="subscript"/>
        </w:rPr>
        <w:t>2</w:t>
      </w:r>
      <w:r w:rsidRPr="00BE3FB7">
        <w:rPr>
          <w:szCs w:val="28"/>
        </w:rPr>
        <w:t>, а также может быть вычислена по формуле</w:t>
      </w:r>
    </w:p>
    <w:p w:rsidR="00AD7D3C" w:rsidRPr="00F16C2D" w:rsidRDefault="00165F90" w:rsidP="00165F90">
      <w:pPr>
        <w:pStyle w:val="affc"/>
      </w:pPr>
      <w:r>
        <w:tab/>
      </w:r>
      <w:r w:rsidRPr="00165F90">
        <w:rPr>
          <w:position w:val="-38"/>
        </w:rPr>
        <w:object w:dxaOrig="5080" w:dyaOrig="880" w14:anchorId="61C0FA75">
          <v:shape id="_x0000_i1715" type="#_x0000_t75" style="width:253.5pt;height:43.5pt" o:ole="">
            <v:imagedata r:id="rId1434" o:title=""/>
          </v:shape>
          <o:OLEObject Type="Embed" ProgID="Equation.3" ShapeID="_x0000_i1715" DrawAspect="Content" ObjectID="_1824385252" r:id="rId1435"/>
        </w:object>
      </w:r>
      <w:r w:rsidR="00AD7D3C">
        <w:tab/>
        <w:t>(5.17)</w:t>
      </w:r>
    </w:p>
    <w:p w:rsidR="00AD7D3C" w:rsidRPr="00F16C2D" w:rsidRDefault="00AD7D3C" w:rsidP="00AD7D3C">
      <w:pPr>
        <w:rPr>
          <w:szCs w:val="28"/>
        </w:rPr>
      </w:pPr>
      <w:r w:rsidRPr="00F16C2D">
        <w:rPr>
          <w:szCs w:val="28"/>
        </w:rPr>
        <w:t xml:space="preserve">Итак, движение частицы внутри потенциальной ямы при небольших значениях </w:t>
      </w:r>
      <w:r w:rsidRPr="00F16C2D">
        <w:rPr>
          <w:position w:val="-6"/>
          <w:szCs w:val="28"/>
        </w:rPr>
        <w:object w:dxaOrig="220" w:dyaOrig="240" w14:anchorId="1102BECB">
          <v:shape id="_x0000_i1716" type="#_x0000_t75" style="width:10.5pt;height:12.75pt" o:ole="">
            <v:imagedata r:id="rId1436" o:title=""/>
          </v:shape>
          <o:OLEObject Type="Embed" ProgID="Equation.3" ShapeID="_x0000_i1716" DrawAspect="Content" ObjectID="_1824385253" r:id="rId1437"/>
        </w:object>
      </w:r>
      <w:r w:rsidRPr="00F16C2D">
        <w:rPr>
          <w:szCs w:val="28"/>
        </w:rPr>
        <w:t xml:space="preserve"> необходимо описывать в рамках квантовой механики. Однако, при больших значениях квантового числа</w:t>
      </w:r>
      <w:r w:rsidRPr="00F16C2D">
        <w:rPr>
          <w:i/>
          <w:szCs w:val="28"/>
          <w:lang w:val="en-US"/>
        </w:rPr>
        <w:t>n</w:t>
      </w:r>
      <w:r w:rsidRPr="00F16C2D">
        <w:rPr>
          <w:szCs w:val="28"/>
        </w:rPr>
        <w:t xml:space="preserve"> возможно применение классической механики при описании движения микрочастицы</w:t>
      </w:r>
      <w:r w:rsidRPr="00F16C2D">
        <w:rPr>
          <w:i/>
          <w:szCs w:val="28"/>
        </w:rPr>
        <w:t>.</w:t>
      </w:r>
      <w:r w:rsidRPr="00F16C2D">
        <w:rPr>
          <w:szCs w:val="28"/>
        </w:rPr>
        <w:t xml:space="preserve"> Это связано с тем, что при увеличении</w:t>
      </w:r>
      <w:r w:rsidR="008E0483" w:rsidRPr="00533674">
        <w:rPr>
          <w:szCs w:val="28"/>
        </w:rPr>
        <w:t xml:space="preserve"> </w:t>
      </w:r>
      <w:r w:rsidRPr="00F16C2D">
        <w:rPr>
          <w:i/>
          <w:szCs w:val="28"/>
          <w:lang w:val="en-US"/>
        </w:rPr>
        <w:t>n</w:t>
      </w:r>
      <w:r w:rsidRPr="00F16C2D">
        <w:rPr>
          <w:szCs w:val="28"/>
        </w:rPr>
        <w:t xml:space="preserve"> возрастает модуль волнового вектора </w:t>
      </w:r>
      <w:r w:rsidRPr="00F16C2D">
        <w:rPr>
          <w:position w:val="-6"/>
          <w:szCs w:val="28"/>
        </w:rPr>
        <w:object w:dxaOrig="240" w:dyaOrig="380" w14:anchorId="134F8DF5">
          <v:shape id="_x0000_i1717" type="#_x0000_t75" style="width:10.5pt;height:18pt" o:ole="">
            <v:imagedata r:id="rId1438" o:title=""/>
          </v:shape>
          <o:OLEObject Type="Embed" ProgID="Equation.3" ShapeID="_x0000_i1717" DrawAspect="Content" ObjectID="_1824385254" r:id="rId1439"/>
        </w:object>
      </w:r>
      <w:r w:rsidRPr="00F16C2D">
        <w:rPr>
          <w:szCs w:val="28"/>
        </w:rPr>
        <w:t xml:space="preserve"> (</w:t>
      </w:r>
      <w:r w:rsidRPr="00F16C2D">
        <w:rPr>
          <w:position w:val="-12"/>
          <w:szCs w:val="28"/>
        </w:rPr>
        <w:object w:dxaOrig="1120" w:dyaOrig="380" w14:anchorId="460927C3">
          <v:shape id="_x0000_i1718" type="#_x0000_t75" style="width:54.75pt;height:18.75pt" o:ole="">
            <v:imagedata r:id="rId1440" o:title=""/>
          </v:shape>
          <o:OLEObject Type="Embed" ProgID="Equation.3" ShapeID="_x0000_i1718" DrawAspect="Content" ObjectID="_1824385255" r:id="rId1441"/>
        </w:object>
      </w:r>
      <w:r w:rsidRPr="00F16C2D">
        <w:rPr>
          <w:szCs w:val="28"/>
        </w:rPr>
        <w:t xml:space="preserve">), </w:t>
      </w:r>
      <w:r w:rsidRPr="00BE3FB7">
        <w:rPr>
          <w:szCs w:val="28"/>
        </w:rPr>
        <w:t>следовательно, уменьшается длина волны де Бройля</w:t>
      </w:r>
      <w:r w:rsidRPr="00F16C2D">
        <w:rPr>
          <w:szCs w:val="28"/>
        </w:rPr>
        <w:t xml:space="preserve"> (</w:t>
      </w:r>
      <w:r w:rsidRPr="00F16C2D">
        <w:rPr>
          <w:position w:val="-12"/>
          <w:szCs w:val="28"/>
        </w:rPr>
        <w:object w:dxaOrig="2100" w:dyaOrig="380" w14:anchorId="21F20AD3">
          <v:shape id="_x0000_i1719" type="#_x0000_t75" style="width:94.5pt;height:18pt" o:ole="">
            <v:imagedata r:id="rId1442" o:title=""/>
          </v:shape>
          <o:OLEObject Type="Embed" ProgID="Equation.3" ShapeID="_x0000_i1719" DrawAspect="Content" ObjectID="_1824385256" r:id="rId1443"/>
        </w:object>
      </w:r>
      <w:r w:rsidRPr="00F16C2D">
        <w:rPr>
          <w:szCs w:val="28"/>
        </w:rPr>
        <w:t>), соответствующ</w:t>
      </w:r>
      <w:r>
        <w:rPr>
          <w:szCs w:val="28"/>
        </w:rPr>
        <w:t>ая</w:t>
      </w:r>
      <w:r w:rsidRPr="00F16C2D">
        <w:rPr>
          <w:szCs w:val="28"/>
        </w:rPr>
        <w:t xml:space="preserve"> движению частицы, и при некотором значении </w:t>
      </w:r>
      <w:r w:rsidRPr="00F16C2D">
        <w:rPr>
          <w:i/>
          <w:szCs w:val="28"/>
          <w:lang w:val="en-US"/>
        </w:rPr>
        <w:t>n</w:t>
      </w:r>
      <w:r w:rsidRPr="00F16C2D">
        <w:rPr>
          <w:szCs w:val="28"/>
        </w:rPr>
        <w:t xml:space="preserve"> будет выполняться условие применимости классической механики для описания движения микрочастицы: </w:t>
      </w:r>
      <w:r w:rsidRPr="00F16C2D">
        <w:rPr>
          <w:position w:val="-12"/>
          <w:szCs w:val="28"/>
        </w:rPr>
        <w:object w:dxaOrig="360" w:dyaOrig="380" w14:anchorId="7478E102">
          <v:shape id="_x0000_i1720" type="#_x0000_t75" style="width:18pt;height:19.5pt" o:ole="">
            <v:imagedata r:id="rId1444" o:title=""/>
          </v:shape>
          <o:OLEObject Type="Embed" ProgID="Equation.3" ShapeID="_x0000_i1720" DrawAspect="Content" ObjectID="_1824385257" r:id="rId1445"/>
        </w:object>
      </w:r>
      <w:r w:rsidRPr="00F16C2D">
        <w:rPr>
          <w:szCs w:val="28"/>
        </w:rPr>
        <w:t>&lt;&lt;</w:t>
      </w:r>
      <w:r w:rsidRPr="00F16C2D">
        <w:rPr>
          <w:position w:val="-6"/>
          <w:szCs w:val="28"/>
        </w:rPr>
        <w:object w:dxaOrig="160" w:dyaOrig="300" w14:anchorId="282C355B">
          <v:shape id="_x0000_i1721" type="#_x0000_t75" style="width:8.25pt;height:15.75pt" o:ole="">
            <v:imagedata r:id="rId1446" o:title=""/>
          </v:shape>
          <o:OLEObject Type="Embed" ProgID="Equation.3" ShapeID="_x0000_i1721" DrawAspect="Content" ObjectID="_1824385258" r:id="rId1447"/>
        </w:object>
      </w:r>
      <w:r>
        <w:rPr>
          <w:szCs w:val="28"/>
        </w:rPr>
        <w:t xml:space="preserve"> [</w:t>
      </w:r>
      <w:r w:rsidRPr="00BE3FB7">
        <w:rPr>
          <w:szCs w:val="28"/>
        </w:rPr>
        <w:t>4</w:t>
      </w:r>
      <w:r>
        <w:rPr>
          <w:szCs w:val="28"/>
        </w:rPr>
        <w:t>]</w:t>
      </w:r>
      <w:r w:rsidRPr="00F16C2D">
        <w:rPr>
          <w:szCs w:val="28"/>
        </w:rPr>
        <w:t>.</w:t>
      </w:r>
    </w:p>
    <w:p w:rsidR="00AD7D3C" w:rsidRPr="00BE3FB7" w:rsidRDefault="00AD7D3C" w:rsidP="00AD7D3C">
      <w:pPr>
        <w:rPr>
          <w:szCs w:val="28"/>
        </w:rPr>
      </w:pPr>
      <w:r w:rsidRPr="00F16C2D">
        <w:rPr>
          <w:szCs w:val="28"/>
        </w:rPr>
        <w:t xml:space="preserve">Причем для больших </w:t>
      </w:r>
      <w:r w:rsidRPr="00F16C2D">
        <w:rPr>
          <w:i/>
          <w:szCs w:val="28"/>
          <w:lang w:val="en-US"/>
        </w:rPr>
        <w:t>n</w:t>
      </w:r>
      <w:r w:rsidR="008E0483" w:rsidRPr="00533674">
        <w:rPr>
          <w:i/>
          <w:szCs w:val="28"/>
        </w:rPr>
        <w:t xml:space="preserve"> </w:t>
      </w:r>
      <w:r w:rsidRPr="00F16C2D">
        <w:rPr>
          <w:szCs w:val="28"/>
        </w:rPr>
        <w:t>происходит относительное сближение энергетических уровней, энергетический спек</w:t>
      </w:r>
      <w:r>
        <w:rPr>
          <w:szCs w:val="28"/>
        </w:rPr>
        <w:t xml:space="preserve">тр </w:t>
      </w:r>
      <w:r w:rsidRPr="00BE3FB7">
        <w:rPr>
          <w:szCs w:val="28"/>
        </w:rPr>
        <w:t>становится квазинепрерывным</w:t>
      </w:r>
    </w:p>
    <w:p w:rsidR="00AD7D3C" w:rsidRPr="00BE3FB7" w:rsidRDefault="00165F90" w:rsidP="00165F90">
      <w:pPr>
        <w:pStyle w:val="affc"/>
      </w:pPr>
      <w:r>
        <w:tab/>
      </w:r>
      <w:r w:rsidRPr="00165F90">
        <w:rPr>
          <w:position w:val="-34"/>
        </w:rPr>
        <w:object w:dxaOrig="4060" w:dyaOrig="859" w14:anchorId="5C6DD0C0">
          <v:shape id="_x0000_i1722" type="#_x0000_t75" style="width:194.25pt;height:40.5pt" o:ole="">
            <v:imagedata r:id="rId1448" o:title=""/>
          </v:shape>
          <o:OLEObject Type="Embed" ProgID="Equation.3" ShapeID="_x0000_i1722" DrawAspect="Content" ObjectID="_1824385259" r:id="rId1449"/>
        </w:object>
      </w:r>
      <w:r w:rsidR="00AD7D3C" w:rsidRPr="00BE3FB7">
        <w:t>,</w:t>
      </w:r>
      <w:r w:rsidRPr="00165F90">
        <w:rPr>
          <w:position w:val="-14"/>
        </w:rPr>
        <w:object w:dxaOrig="2079" w:dyaOrig="580" w14:anchorId="722BFBA7">
          <v:shape id="_x0000_i1723" type="#_x0000_t75" style="width:98.25pt;height:27.75pt" o:ole="">
            <v:imagedata r:id="rId1450" o:title=""/>
          </v:shape>
          <o:OLEObject Type="Embed" ProgID="Equation.3" ShapeID="_x0000_i1723" DrawAspect="Content" ObjectID="_1824385260" r:id="rId1451"/>
        </w:object>
      </w:r>
      <w:r>
        <w:tab/>
      </w:r>
      <w:r w:rsidR="00AD7D3C" w:rsidRPr="00BE3FB7">
        <w:t>(5.18)</w:t>
      </w:r>
    </w:p>
    <w:p w:rsidR="00AD7D3C" w:rsidRPr="00F16C2D" w:rsidRDefault="00AD7D3C" w:rsidP="00AD7D3C">
      <w:pPr>
        <w:rPr>
          <w:szCs w:val="28"/>
        </w:rPr>
      </w:pPr>
      <w:r w:rsidRPr="00BE3FB7">
        <w:rPr>
          <w:szCs w:val="28"/>
        </w:rPr>
        <w:t xml:space="preserve">Большое число максимумов и минимумов на графике зависимости плотности вероятности от координаты </w:t>
      </w:r>
      <w:r w:rsidRPr="00BE3FB7">
        <w:rPr>
          <w:position w:val="-6"/>
          <w:szCs w:val="28"/>
        </w:rPr>
        <w:object w:dxaOrig="200" w:dyaOrig="220" w14:anchorId="48EF1123">
          <v:shape id="_x0000_i1724" type="#_x0000_t75" style="width:11.25pt;height:13.5pt" o:ole="">
            <v:imagedata r:id="rId1452" o:title=""/>
          </v:shape>
          <o:OLEObject Type="Embed" ProgID="Equation.3" ShapeID="_x0000_i1724" DrawAspect="Content" ObjectID="_1824385261" r:id="rId1453"/>
        </w:object>
      </w:r>
      <w:r w:rsidRPr="00BE3FB7">
        <w:rPr>
          <w:szCs w:val="28"/>
        </w:rPr>
        <w:t xml:space="preserve"> (при большом </w:t>
      </w:r>
      <w:r w:rsidRPr="00BE3FB7">
        <w:rPr>
          <w:i/>
          <w:szCs w:val="28"/>
          <w:lang w:val="en-US"/>
        </w:rPr>
        <w:t>n</w:t>
      </w:r>
      <w:r w:rsidRPr="00BE3FB7">
        <w:rPr>
          <w:szCs w:val="28"/>
        </w:rPr>
        <w:t>) приводит к тому, что усредненное значение &lt;</w:t>
      </w:r>
      <w:r w:rsidRPr="00BE3FB7">
        <w:rPr>
          <w:position w:val="-16"/>
          <w:szCs w:val="28"/>
        </w:rPr>
        <w:object w:dxaOrig="920" w:dyaOrig="420" w14:anchorId="5DE5FEFF">
          <v:shape id="_x0000_i1725" type="#_x0000_t75" style="width:45.75pt;height:21pt" o:ole="">
            <v:imagedata r:id="rId1454" o:title=""/>
          </v:shape>
          <o:OLEObject Type="Embed" ProgID="Equation.3" ShapeID="_x0000_i1725" DrawAspect="Content" ObjectID="_1824385262" r:id="rId1455"/>
        </w:object>
      </w:r>
      <w:r w:rsidRPr="00BE3FB7">
        <w:rPr>
          <w:szCs w:val="28"/>
        </w:rPr>
        <w:t>&gt; квантовой плотности вероятности будет совпадать с классическим значением плотности вероятности.</w:t>
      </w:r>
    </w:p>
    <w:p w:rsidR="00AD7D3C" w:rsidRPr="00F16C2D" w:rsidRDefault="00AD7D3C" w:rsidP="00AD7D3C">
      <w:pPr>
        <w:rPr>
          <w:i/>
          <w:szCs w:val="28"/>
        </w:rPr>
      </w:pPr>
      <w:r>
        <w:rPr>
          <w:szCs w:val="28"/>
          <w:lang w:val="en-US"/>
        </w:rPr>
        <w:t>C</w:t>
      </w:r>
      <w:r w:rsidRPr="00F16C2D">
        <w:rPr>
          <w:szCs w:val="28"/>
        </w:rPr>
        <w:t>соответств</w:t>
      </w:r>
      <w:r>
        <w:rPr>
          <w:szCs w:val="28"/>
        </w:rPr>
        <w:t>ие</w:t>
      </w:r>
      <w:r w:rsidRPr="00F16C2D">
        <w:rPr>
          <w:szCs w:val="28"/>
        </w:rPr>
        <w:t xml:space="preserve"> выводов квантовой и классической теории при больших значениях квантовых чисел, является частным случаем </w:t>
      </w:r>
      <w:r w:rsidRPr="00A43A8A">
        <w:rPr>
          <w:i/>
          <w:szCs w:val="28"/>
        </w:rPr>
        <w:t>принципа соответствия</w:t>
      </w:r>
      <w:r w:rsidRPr="00F16C2D">
        <w:rPr>
          <w:szCs w:val="28"/>
        </w:rPr>
        <w:t xml:space="preserve">, </w:t>
      </w:r>
      <w:r>
        <w:rPr>
          <w:szCs w:val="28"/>
        </w:rPr>
        <w:t>согласно которому</w:t>
      </w:r>
      <w:r w:rsidRPr="00F16C2D">
        <w:rPr>
          <w:szCs w:val="28"/>
        </w:rPr>
        <w:t xml:space="preserve">: </w:t>
      </w:r>
      <w:r w:rsidRPr="00F16C2D">
        <w:rPr>
          <w:i/>
          <w:szCs w:val="28"/>
        </w:rPr>
        <w:t>при больших значениях квантовых чисел выводы квантовой механики должны соответствовать выводам классической механики</w:t>
      </w:r>
      <w:r w:rsidR="009954DE">
        <w:rPr>
          <w:i/>
          <w:szCs w:val="28"/>
        </w:rPr>
        <w:t xml:space="preserve"> </w:t>
      </w:r>
      <w:r>
        <w:rPr>
          <w:szCs w:val="28"/>
        </w:rPr>
        <w:t>[</w:t>
      </w:r>
      <w:r w:rsidRPr="00BE3FB7">
        <w:rPr>
          <w:szCs w:val="28"/>
        </w:rPr>
        <w:t>4</w:t>
      </w:r>
      <w:r>
        <w:rPr>
          <w:szCs w:val="28"/>
        </w:rPr>
        <w:t>]</w:t>
      </w:r>
      <w:r w:rsidRPr="00F16C2D">
        <w:rPr>
          <w:i/>
          <w:szCs w:val="28"/>
        </w:rPr>
        <w:t>.</w:t>
      </w:r>
    </w:p>
    <w:p w:rsidR="00AD7D3C" w:rsidRDefault="00AD7D3C" w:rsidP="00AD7D3C">
      <w:pPr>
        <w:pStyle w:val="3"/>
      </w:pPr>
      <w:bookmarkStart w:id="421" w:name="_Toc216773739"/>
      <w:bookmarkStart w:id="422" w:name="_Toc461574373"/>
      <w:bookmarkStart w:id="423" w:name="_Toc485459442"/>
      <w:bookmarkStart w:id="424" w:name="_Toc485534387"/>
      <w:r>
        <w:t>5</w:t>
      </w:r>
      <w:r w:rsidRPr="00F16C2D">
        <w:t>.</w:t>
      </w:r>
      <w:r>
        <w:t>4</w:t>
      </w:r>
      <w:r w:rsidRPr="00F16C2D">
        <w:t>.</w:t>
      </w:r>
      <w:r>
        <w:t>2</w:t>
      </w:r>
      <w:r w:rsidRPr="00F16C2D">
        <w:t>. Туннельный эффект</w:t>
      </w:r>
      <w:bookmarkEnd w:id="421"/>
      <w:bookmarkEnd w:id="422"/>
      <w:bookmarkEnd w:id="423"/>
      <w:bookmarkEnd w:id="424"/>
    </w:p>
    <w:p w:rsidR="00AD7D3C" w:rsidRPr="00765B7E" w:rsidRDefault="00AD7D3C" w:rsidP="00AD7D3C">
      <w:pPr>
        <w:rPr>
          <w:szCs w:val="28"/>
        </w:rPr>
      </w:pPr>
      <w:r w:rsidRPr="00795E18">
        <w:rPr>
          <w:i/>
          <w:szCs w:val="28"/>
        </w:rPr>
        <w:t>Потенциальн</w:t>
      </w:r>
      <w:r>
        <w:rPr>
          <w:i/>
          <w:szCs w:val="28"/>
        </w:rPr>
        <w:t>ым</w:t>
      </w:r>
      <w:r w:rsidR="009954DE">
        <w:rPr>
          <w:i/>
          <w:szCs w:val="28"/>
        </w:rPr>
        <w:t xml:space="preserve"> </w:t>
      </w:r>
      <w:r>
        <w:rPr>
          <w:i/>
          <w:szCs w:val="28"/>
        </w:rPr>
        <w:t>барьером</w:t>
      </w:r>
      <w:r>
        <w:rPr>
          <w:szCs w:val="28"/>
        </w:rPr>
        <w:t xml:space="preserve"> называется область пространства, в которой потенциальная энергия частицы больше, чем в соседних областях.</w:t>
      </w:r>
    </w:p>
    <w:p w:rsidR="00AD7D3C" w:rsidRPr="00F16C2D" w:rsidRDefault="00AD7D3C" w:rsidP="00AD7D3C">
      <w:pPr>
        <w:rPr>
          <w:szCs w:val="28"/>
        </w:rPr>
      </w:pPr>
      <w:r w:rsidRPr="00765B7E">
        <w:rPr>
          <w:i/>
          <w:szCs w:val="28"/>
        </w:rPr>
        <w:t>Постановка задачи.</w:t>
      </w:r>
      <w:r w:rsidR="009954DE">
        <w:rPr>
          <w:i/>
          <w:szCs w:val="28"/>
        </w:rPr>
        <w:t xml:space="preserve"> </w:t>
      </w:r>
      <w:r>
        <w:rPr>
          <w:szCs w:val="28"/>
        </w:rPr>
        <w:t>Рассмотрим одномерную задачу о движении ч</w:t>
      </w:r>
      <w:r w:rsidRPr="00F16C2D">
        <w:rPr>
          <w:szCs w:val="28"/>
        </w:rPr>
        <w:t xml:space="preserve">астиц </w:t>
      </w:r>
      <w:r>
        <w:rPr>
          <w:szCs w:val="28"/>
        </w:rPr>
        <w:t xml:space="preserve">с энергией </w:t>
      </w:r>
      <w:r w:rsidRPr="00765B7E">
        <w:rPr>
          <w:i/>
          <w:szCs w:val="28"/>
        </w:rPr>
        <w:t>W</w:t>
      </w:r>
      <w:r>
        <w:rPr>
          <w:szCs w:val="28"/>
        </w:rPr>
        <w:t xml:space="preserve"> вдоль оси </w:t>
      </w:r>
      <w:r w:rsidRPr="00F16C2D">
        <w:rPr>
          <w:position w:val="-6"/>
          <w:szCs w:val="28"/>
        </w:rPr>
        <w:object w:dxaOrig="400" w:dyaOrig="300" w14:anchorId="2C848CA4">
          <v:shape id="_x0000_i1726" type="#_x0000_t75" style="width:20.25pt;height:15.75pt" o:ole="">
            <v:imagedata r:id="rId1456" o:title=""/>
          </v:shape>
          <o:OLEObject Type="Embed" ProgID="Equation.3" ShapeID="_x0000_i1726" DrawAspect="Content" ObjectID="_1824385263" r:id="rId1457"/>
        </w:object>
      </w:r>
      <w:r>
        <w:rPr>
          <w:szCs w:val="28"/>
        </w:rPr>
        <w:t>. Частицы из области 1 налетают на прямоугольный потенциальный барьер (область 2)</w:t>
      </w:r>
      <w:r w:rsidRPr="00F16C2D">
        <w:rPr>
          <w:szCs w:val="28"/>
        </w:rPr>
        <w:t xml:space="preserve"> высотой </w:t>
      </w:r>
      <w:r w:rsidRPr="00F16C2D">
        <w:rPr>
          <w:position w:val="-12"/>
          <w:szCs w:val="28"/>
        </w:rPr>
        <w:object w:dxaOrig="360" w:dyaOrig="380" w14:anchorId="25A3DBF3">
          <v:shape id="_x0000_i1727" type="#_x0000_t75" style="width:18pt;height:18.75pt" o:ole="">
            <v:imagedata r:id="rId1458" o:title=""/>
          </v:shape>
          <o:OLEObject Type="Embed" ProgID="Equation.3" ShapeID="_x0000_i1727" DrawAspect="Content" ObjectID="_1824385264" r:id="rId1459"/>
        </w:object>
      </w:r>
      <w:r>
        <w:rPr>
          <w:szCs w:val="28"/>
        </w:rPr>
        <w:t xml:space="preserve">, причем </w:t>
      </w:r>
      <w:r w:rsidRPr="00F16C2D">
        <w:rPr>
          <w:i/>
          <w:szCs w:val="28"/>
          <w:lang w:val="en-US"/>
        </w:rPr>
        <w:t>W</w:t>
      </w:r>
      <w:r w:rsidRPr="00F16C2D">
        <w:rPr>
          <w:szCs w:val="28"/>
        </w:rPr>
        <w:t>&lt;</w:t>
      </w:r>
      <w:r w:rsidRPr="00F16C2D">
        <w:rPr>
          <w:position w:val="-12"/>
          <w:szCs w:val="28"/>
        </w:rPr>
        <w:object w:dxaOrig="360" w:dyaOrig="380" w14:anchorId="5873B63B">
          <v:shape id="_x0000_i1728" type="#_x0000_t75" style="width:18pt;height:18.75pt" o:ole="">
            <v:imagedata r:id="rId1460" o:title=""/>
          </v:shape>
          <o:OLEObject Type="Embed" ProgID="Equation.3" ShapeID="_x0000_i1728" DrawAspect="Content" ObjectID="_1824385265" r:id="rId1461"/>
        </w:object>
      </w:r>
      <w:r w:rsidRPr="00F16C2D">
        <w:rPr>
          <w:szCs w:val="28"/>
        </w:rPr>
        <w:t xml:space="preserve"> (</w:t>
      </w:r>
      <w:r>
        <w:rPr>
          <w:szCs w:val="28"/>
        </w:rPr>
        <w:t xml:space="preserve">см. </w:t>
      </w:r>
      <w:r w:rsidR="00165F90">
        <w:rPr>
          <w:szCs w:val="28"/>
        </w:rPr>
        <w:t>рис. </w:t>
      </w:r>
      <w:r>
        <w:rPr>
          <w:szCs w:val="28"/>
        </w:rPr>
        <w:t>5</w:t>
      </w:r>
      <w:r w:rsidRPr="00F16C2D">
        <w:rPr>
          <w:szCs w:val="28"/>
        </w:rPr>
        <w:t>.</w:t>
      </w:r>
      <w:r w:rsidRPr="00F53A28">
        <w:rPr>
          <w:szCs w:val="28"/>
        </w:rPr>
        <w:t>7</w:t>
      </w:r>
      <w:r w:rsidRPr="00F16C2D">
        <w:rPr>
          <w:szCs w:val="28"/>
        </w:rPr>
        <w:t>,</w:t>
      </w:r>
      <w:r w:rsidR="00165F90">
        <w:rPr>
          <w:szCs w:val="28"/>
        </w:rPr>
        <w:t> </w:t>
      </w:r>
      <w:r w:rsidR="00435F66" w:rsidRPr="00533674">
        <w:rPr>
          <w:i/>
          <w:szCs w:val="28"/>
        </w:rPr>
        <w:t>а</w:t>
      </w:r>
      <w:r w:rsidRPr="00F16C2D">
        <w:rPr>
          <w:szCs w:val="28"/>
        </w:rPr>
        <w:t xml:space="preserve">). </w:t>
      </w:r>
      <w:r>
        <w:rPr>
          <w:szCs w:val="28"/>
        </w:rPr>
        <w:t>Ч</w:t>
      </w:r>
      <w:r w:rsidRPr="00F16C2D">
        <w:rPr>
          <w:szCs w:val="28"/>
        </w:rPr>
        <w:t xml:space="preserve">то </w:t>
      </w:r>
      <w:r>
        <w:rPr>
          <w:szCs w:val="28"/>
        </w:rPr>
        <w:t xml:space="preserve">же </w:t>
      </w:r>
      <w:r w:rsidRPr="00F16C2D">
        <w:rPr>
          <w:szCs w:val="28"/>
        </w:rPr>
        <w:t>происходит с частицами при их встрече с потенциальным барьером?</w:t>
      </w:r>
    </w:p>
    <w:p w:rsidR="00AD7D3C" w:rsidRPr="00F16C2D" w:rsidRDefault="00AD7D3C" w:rsidP="00AD7D3C">
      <w:pPr>
        <w:rPr>
          <w:szCs w:val="28"/>
        </w:rPr>
      </w:pPr>
      <w:r>
        <w:rPr>
          <w:szCs w:val="28"/>
        </w:rPr>
        <w:t xml:space="preserve">Согласно законам </w:t>
      </w:r>
      <w:r w:rsidRPr="00F16C2D">
        <w:rPr>
          <w:szCs w:val="28"/>
        </w:rPr>
        <w:t>классической механик</w:t>
      </w:r>
      <w:r>
        <w:rPr>
          <w:szCs w:val="28"/>
        </w:rPr>
        <w:t>и</w:t>
      </w:r>
      <w:r w:rsidRPr="00F16C2D">
        <w:rPr>
          <w:szCs w:val="28"/>
        </w:rPr>
        <w:t xml:space="preserve"> все частицы</w:t>
      </w:r>
      <w:r>
        <w:rPr>
          <w:szCs w:val="28"/>
        </w:rPr>
        <w:t xml:space="preserve">, для которых </w:t>
      </w:r>
      <w:r w:rsidRPr="00F16C2D">
        <w:rPr>
          <w:i/>
          <w:szCs w:val="28"/>
          <w:lang w:val="en-US"/>
        </w:rPr>
        <w:t>W</w:t>
      </w:r>
      <w:r w:rsidR="00D83D36">
        <w:rPr>
          <w:i/>
          <w:szCs w:val="28"/>
        </w:rPr>
        <w:t> </w:t>
      </w:r>
      <w:r w:rsidRPr="00F16C2D">
        <w:rPr>
          <w:szCs w:val="28"/>
        </w:rPr>
        <w:t>&lt;</w:t>
      </w:r>
      <w:r w:rsidR="00D83D36">
        <w:rPr>
          <w:szCs w:val="28"/>
        </w:rPr>
        <w:t> </w:t>
      </w:r>
      <w:r w:rsidRPr="00F16C2D">
        <w:rPr>
          <w:position w:val="-12"/>
          <w:szCs w:val="28"/>
        </w:rPr>
        <w:object w:dxaOrig="360" w:dyaOrig="380" w14:anchorId="364ACAD8">
          <v:shape id="_x0000_i1729" type="#_x0000_t75" style="width:18pt;height:18.75pt" o:ole="">
            <v:imagedata r:id="rId1460" o:title=""/>
          </v:shape>
          <o:OLEObject Type="Embed" ProgID="Equation.3" ShapeID="_x0000_i1729" DrawAspect="Content" ObjectID="_1824385266" r:id="rId1462"/>
        </w:object>
      </w:r>
      <w:r>
        <w:rPr>
          <w:szCs w:val="28"/>
        </w:rPr>
        <w:t xml:space="preserve">, </w:t>
      </w:r>
      <w:r w:rsidRPr="00F16C2D">
        <w:rPr>
          <w:szCs w:val="28"/>
        </w:rPr>
        <w:t>отражаются от потенциального барьера и летят обратно. Проникновени</w:t>
      </w:r>
      <w:r>
        <w:rPr>
          <w:szCs w:val="28"/>
        </w:rPr>
        <w:t>е таких</w:t>
      </w:r>
      <w:r w:rsidR="009954DE">
        <w:rPr>
          <w:szCs w:val="28"/>
        </w:rPr>
        <w:t xml:space="preserve"> </w:t>
      </w:r>
      <w:r>
        <w:rPr>
          <w:szCs w:val="28"/>
        </w:rPr>
        <w:t>частиц в области 2 и 3 (</w:t>
      </w:r>
      <w:r w:rsidRPr="00F16C2D">
        <w:rPr>
          <w:szCs w:val="28"/>
        </w:rPr>
        <w:t xml:space="preserve">область </w:t>
      </w:r>
      <w:r>
        <w:rPr>
          <w:szCs w:val="28"/>
        </w:rPr>
        <w:t>за барьером)</w:t>
      </w:r>
      <w:r w:rsidRPr="00F16C2D">
        <w:rPr>
          <w:szCs w:val="28"/>
        </w:rPr>
        <w:t xml:space="preserve"> не</w:t>
      </w:r>
      <w:r>
        <w:rPr>
          <w:szCs w:val="28"/>
        </w:rPr>
        <w:t>возможно</w:t>
      </w:r>
      <w:r w:rsidRPr="00F16C2D">
        <w:rPr>
          <w:szCs w:val="28"/>
        </w:rPr>
        <w:t>.</w:t>
      </w:r>
    </w:p>
    <w:p w:rsidR="00AD7D3C" w:rsidRPr="00F16C2D" w:rsidRDefault="00AD7D3C" w:rsidP="00AD7D3C">
      <w:pPr>
        <w:rPr>
          <w:szCs w:val="28"/>
        </w:rPr>
      </w:pPr>
      <w:r w:rsidRPr="001E2909">
        <w:rPr>
          <w:i/>
          <w:szCs w:val="28"/>
        </w:rPr>
        <w:t xml:space="preserve">Решение уравнения Шредингера. </w:t>
      </w:r>
      <w:r w:rsidRPr="00F16C2D">
        <w:rPr>
          <w:szCs w:val="28"/>
        </w:rPr>
        <w:t xml:space="preserve">В квантовой механике </w:t>
      </w:r>
      <w:r>
        <w:rPr>
          <w:szCs w:val="28"/>
        </w:rPr>
        <w:t>чтобы описать движение микрочастиц, при их встрече с потенциальным барьером, необ</w:t>
      </w:r>
      <w:r w:rsidRPr="00F16C2D">
        <w:rPr>
          <w:szCs w:val="28"/>
        </w:rPr>
        <w:t>ходимо решить уравнение Шредингера в трех областях</w:t>
      </w:r>
      <w:r>
        <w:rPr>
          <w:szCs w:val="28"/>
        </w:rPr>
        <w:t xml:space="preserve"> (см</w:t>
      </w:r>
      <w:r w:rsidR="009954DE">
        <w:rPr>
          <w:szCs w:val="28"/>
        </w:rPr>
        <w:t>. </w:t>
      </w:r>
      <w:r>
        <w:rPr>
          <w:szCs w:val="28"/>
        </w:rPr>
        <w:t>рис</w:t>
      </w:r>
      <w:r w:rsidRPr="00F16C2D">
        <w:rPr>
          <w:szCs w:val="28"/>
        </w:rPr>
        <w:t>.</w:t>
      </w:r>
      <w:r w:rsidR="00165F90">
        <w:rPr>
          <w:szCs w:val="28"/>
          <w:lang w:val="en-US"/>
        </w:rPr>
        <w:t> </w:t>
      </w:r>
      <w:r w:rsidRPr="00F53A28">
        <w:rPr>
          <w:szCs w:val="28"/>
        </w:rPr>
        <w:t>5.7,</w:t>
      </w:r>
      <w:r w:rsidR="00165F90">
        <w:rPr>
          <w:szCs w:val="28"/>
          <w:lang w:val="en-US"/>
        </w:rPr>
        <w:t> </w:t>
      </w:r>
      <w:r w:rsidR="00435F66" w:rsidRPr="00533674">
        <w:rPr>
          <w:i/>
          <w:szCs w:val="28"/>
        </w:rPr>
        <w:t>а</w:t>
      </w:r>
      <w:r>
        <w:rPr>
          <w:szCs w:val="28"/>
        </w:rPr>
        <w:t>)</w:t>
      </w:r>
      <w:r w:rsidR="009954DE">
        <w:rPr>
          <w:szCs w:val="28"/>
        </w:rPr>
        <w:t xml:space="preserve">. </w:t>
      </w:r>
      <w:r>
        <w:rPr>
          <w:szCs w:val="28"/>
        </w:rPr>
        <w:t>Запишем</w:t>
      </w:r>
      <w:r w:rsidRPr="00F16C2D">
        <w:rPr>
          <w:szCs w:val="28"/>
        </w:rPr>
        <w:t xml:space="preserve"> уравнени</w:t>
      </w:r>
      <w:r>
        <w:rPr>
          <w:szCs w:val="28"/>
        </w:rPr>
        <w:t>е</w:t>
      </w:r>
      <w:r w:rsidRPr="00F16C2D">
        <w:rPr>
          <w:szCs w:val="28"/>
        </w:rPr>
        <w:t xml:space="preserve"> Шредингера </w:t>
      </w:r>
      <w:r>
        <w:rPr>
          <w:szCs w:val="28"/>
        </w:rPr>
        <w:t>для каждой из</w:t>
      </w:r>
      <w:r w:rsidRPr="00F16C2D">
        <w:rPr>
          <w:szCs w:val="28"/>
        </w:rPr>
        <w:t xml:space="preserve"> област</w:t>
      </w:r>
      <w:r>
        <w:rPr>
          <w:szCs w:val="28"/>
        </w:rPr>
        <w:t>ей</w:t>
      </w:r>
      <w:r w:rsidRPr="00F16C2D">
        <w:rPr>
          <w:szCs w:val="28"/>
        </w:rPr>
        <w:t xml:space="preserve"> и </w:t>
      </w:r>
      <w:r>
        <w:rPr>
          <w:szCs w:val="28"/>
        </w:rPr>
        <w:t xml:space="preserve">сразу приведем </w:t>
      </w:r>
      <w:r w:rsidRPr="00F16C2D">
        <w:rPr>
          <w:szCs w:val="28"/>
        </w:rPr>
        <w:t>их решения</w:t>
      </w:r>
      <w:r>
        <w:rPr>
          <w:szCs w:val="28"/>
        </w:rPr>
        <w:t>.</w:t>
      </w:r>
    </w:p>
    <w:p w:rsidR="00D83D36" w:rsidRDefault="00AD7D3C" w:rsidP="00AD7D3C">
      <w:pPr>
        <w:rPr>
          <w:szCs w:val="28"/>
        </w:rPr>
      </w:pPr>
      <w:r w:rsidRPr="00F16C2D">
        <w:rPr>
          <w:szCs w:val="28"/>
        </w:rPr>
        <w:t xml:space="preserve">Область 1: </w:t>
      </w:r>
    </w:p>
    <w:p w:rsidR="00AD7D3C" w:rsidRPr="00F16C2D" w:rsidRDefault="00AD7D3C" w:rsidP="00D83D36">
      <w:pPr>
        <w:ind w:firstLine="0"/>
        <w:jc w:val="center"/>
        <w:rPr>
          <w:szCs w:val="28"/>
        </w:rPr>
      </w:pPr>
      <w:r w:rsidRPr="00D10ED2">
        <w:rPr>
          <w:position w:val="-28"/>
          <w:szCs w:val="28"/>
        </w:rPr>
        <w:object w:dxaOrig="6720" w:dyaOrig="780" w14:anchorId="0A41607B">
          <v:shape id="_x0000_i1730" type="#_x0000_t75" style="width:319.5pt;height:38.25pt" o:ole="">
            <v:imagedata r:id="rId1463" o:title=""/>
          </v:shape>
          <o:OLEObject Type="Embed" ProgID="Equation.3" ShapeID="_x0000_i1730" DrawAspect="Content" ObjectID="_1824385267" r:id="rId1464"/>
        </w:object>
      </w:r>
      <w:r w:rsidRPr="00F16C2D">
        <w:rPr>
          <w:szCs w:val="28"/>
        </w:rPr>
        <w:t>,</w:t>
      </w:r>
    </w:p>
    <w:p w:rsidR="00AD7D3C" w:rsidRPr="00F16C2D" w:rsidRDefault="00165F90" w:rsidP="00D83D36">
      <w:pPr>
        <w:pStyle w:val="affc"/>
      </w:pPr>
      <w:r w:rsidRPr="00165F90">
        <w:rPr>
          <w:position w:val="-12"/>
        </w:rPr>
        <w:object w:dxaOrig="2580" w:dyaOrig="420" w14:anchorId="79E0B26C">
          <v:shape id="_x0000_i1731" type="#_x0000_t75" style="width:135pt;height:22.5pt" o:ole="">
            <v:imagedata r:id="rId1465" o:title=""/>
          </v:shape>
          <o:OLEObject Type="Embed" ProgID="Equation.3" ShapeID="_x0000_i1731" DrawAspect="Content" ObjectID="_1824385268" r:id="rId1466"/>
        </w:object>
      </w:r>
      <w:r w:rsidR="00AD7D3C" w:rsidRPr="00F16C2D">
        <w:t>.</w:t>
      </w:r>
    </w:p>
    <w:p w:rsidR="00AD7D3C" w:rsidRDefault="00AD7D3C" w:rsidP="00AD7D3C">
      <w:pPr>
        <w:jc w:val="left"/>
        <w:rPr>
          <w:szCs w:val="28"/>
        </w:rPr>
      </w:pPr>
      <w:r w:rsidRPr="00F16C2D">
        <w:rPr>
          <w:szCs w:val="28"/>
        </w:rPr>
        <w:t xml:space="preserve">Область 2: </w:t>
      </w:r>
    </w:p>
    <w:p w:rsidR="00AD7D3C" w:rsidRPr="00F16C2D" w:rsidRDefault="00AD7D3C" w:rsidP="00165F90">
      <w:pPr>
        <w:pStyle w:val="affc"/>
      </w:pPr>
      <w:r w:rsidRPr="00D10ED2">
        <w:object w:dxaOrig="8059" w:dyaOrig="780" w14:anchorId="1749A14B">
          <v:shape id="_x0000_i1732" type="#_x0000_t75" style="width:403.5pt;height:38.25pt" o:ole="">
            <v:imagedata r:id="rId1467" o:title=""/>
          </v:shape>
          <o:OLEObject Type="Embed" ProgID="Equation.3" ShapeID="_x0000_i1732" DrawAspect="Content" ObjectID="_1824385269" r:id="rId1468"/>
        </w:object>
      </w:r>
      <w:r w:rsidRPr="00F16C2D">
        <w:t>,</w:t>
      </w:r>
    </w:p>
    <w:p w:rsidR="00AD7D3C" w:rsidRPr="00F16C2D" w:rsidRDefault="00AD7D3C" w:rsidP="00165F90">
      <w:pPr>
        <w:pStyle w:val="affc"/>
      </w:pPr>
      <w:r w:rsidRPr="007822CA">
        <w:object w:dxaOrig="3640" w:dyaOrig="420" w14:anchorId="34D0BFE8">
          <v:shape id="_x0000_i1733" type="#_x0000_t75" style="width:182.25pt;height:21pt" o:ole="">
            <v:imagedata r:id="rId1469" o:title=""/>
          </v:shape>
          <o:OLEObject Type="Embed" ProgID="Equation.3" ShapeID="_x0000_i1733" DrawAspect="Content" ObjectID="_1824385270" r:id="rId1470"/>
        </w:object>
      </w:r>
      <w:r>
        <w:t>.</w:t>
      </w:r>
    </w:p>
    <w:p w:rsidR="00D83D36" w:rsidRDefault="00AD7D3C" w:rsidP="00D83D36">
      <w:pPr>
        <w:pStyle w:val="affc"/>
        <w:ind w:firstLine="709"/>
        <w:jc w:val="both"/>
      </w:pPr>
      <w:r w:rsidRPr="00F16C2D">
        <w:t>Область 3:</w:t>
      </w:r>
    </w:p>
    <w:p w:rsidR="00AD7D3C" w:rsidRPr="00F16C2D" w:rsidRDefault="00165F90" w:rsidP="00165F90">
      <w:pPr>
        <w:pStyle w:val="affc"/>
      </w:pPr>
      <w:r w:rsidRPr="00165F90">
        <w:rPr>
          <w:position w:val="-28"/>
        </w:rPr>
        <w:object w:dxaOrig="7420" w:dyaOrig="780" w14:anchorId="7A341393">
          <v:shape id="_x0000_i1734" type="#_x0000_t75" style="width:369.75pt;height:39.75pt" o:ole="">
            <v:imagedata r:id="rId1471" o:title=""/>
          </v:shape>
          <o:OLEObject Type="Embed" ProgID="Equation.3" ShapeID="_x0000_i1734" DrawAspect="Content" ObjectID="_1824385271" r:id="rId1472"/>
        </w:object>
      </w:r>
      <w:r w:rsidR="00AD7D3C">
        <w:t>,</w:t>
      </w:r>
    </w:p>
    <w:p w:rsidR="00AD7D3C" w:rsidRPr="00F16C2D" w:rsidRDefault="00165F90" w:rsidP="00165F90">
      <w:pPr>
        <w:pStyle w:val="affc"/>
      </w:pPr>
      <w:r w:rsidRPr="00165F90">
        <w:rPr>
          <w:position w:val="-12"/>
        </w:rPr>
        <w:object w:dxaOrig="3600" w:dyaOrig="420" w14:anchorId="5CE60136">
          <v:shape id="_x0000_i1735" type="#_x0000_t75" style="width:183pt;height:21.75pt" o:ole="">
            <v:imagedata r:id="rId1473" o:title=""/>
          </v:shape>
          <o:OLEObject Type="Embed" ProgID="Equation.3" ShapeID="_x0000_i1735" DrawAspect="Content" ObjectID="_1824385272" r:id="rId1474"/>
        </w:object>
      </w:r>
      <w:r w:rsidR="00AD7D3C">
        <w:t>,</w:t>
      </w:r>
      <w:r w:rsidRPr="00165F90">
        <w:rPr>
          <w:position w:val="-12"/>
        </w:rPr>
        <w:object w:dxaOrig="780" w:dyaOrig="380" w14:anchorId="5FCB7D28">
          <v:shape id="_x0000_i1736" type="#_x0000_t75" style="width:39.75pt;height:18.75pt" o:ole="">
            <v:imagedata r:id="rId1475" o:title=""/>
          </v:shape>
          <o:OLEObject Type="Embed" ProgID="Equation.3" ShapeID="_x0000_i1736" DrawAspect="Content" ObjectID="_1824385273" r:id="rId1476"/>
        </w:object>
      </w:r>
      <w:r w:rsidR="00AD7D3C">
        <w:t>.</w:t>
      </w:r>
    </w:p>
    <w:p w:rsidR="00AD7D3C" w:rsidRDefault="00AD7D3C" w:rsidP="00AD7D3C">
      <w:pPr>
        <w:rPr>
          <w:szCs w:val="28"/>
        </w:rPr>
      </w:pPr>
      <w:r w:rsidRPr="00F16C2D">
        <w:rPr>
          <w:szCs w:val="28"/>
        </w:rPr>
        <w:t>Из решения уравнения Шредингера для второй области видно, что</w:t>
      </w:r>
      <w:r w:rsidRPr="000600F3">
        <w:rPr>
          <w:position w:val="-12"/>
          <w:szCs w:val="28"/>
        </w:rPr>
        <w:object w:dxaOrig="740" w:dyaOrig="380" w14:anchorId="27286587">
          <v:shape id="_x0000_i1737" type="#_x0000_t75" style="width:36pt;height:18.75pt" o:ole="">
            <v:imagedata r:id="rId1477" o:title=""/>
          </v:shape>
          <o:OLEObject Type="Embed" ProgID="Equation.3" ShapeID="_x0000_i1737" DrawAspect="Content" ObjectID="_1824385274" r:id="rId1478"/>
        </w:object>
      </w:r>
      <w:r>
        <w:t xml:space="preserve">не </w:t>
      </w:r>
      <w:r w:rsidRPr="00F16C2D">
        <w:rPr>
          <w:szCs w:val="28"/>
        </w:rPr>
        <w:t xml:space="preserve">носит волнового характера, </w:t>
      </w:r>
      <w:r w:rsidR="00B522C7">
        <w:rPr>
          <w:szCs w:val="28"/>
        </w:rPr>
        <w:t>т. е.</w:t>
      </w:r>
      <w:r w:rsidRPr="00F16C2D">
        <w:rPr>
          <w:szCs w:val="28"/>
        </w:rPr>
        <w:t xml:space="preserve"> </w:t>
      </w:r>
      <w:r>
        <w:rPr>
          <w:szCs w:val="28"/>
        </w:rPr>
        <w:t>ее</w:t>
      </w:r>
      <w:r w:rsidRPr="00F16C2D">
        <w:rPr>
          <w:szCs w:val="28"/>
        </w:rPr>
        <w:t xml:space="preserve"> нельзя представить в виде гармонической функции синуса </w:t>
      </w:r>
      <w:r>
        <w:rPr>
          <w:szCs w:val="28"/>
        </w:rPr>
        <w:t>(</w:t>
      </w:r>
      <w:r w:rsidRPr="00F16C2D">
        <w:rPr>
          <w:szCs w:val="28"/>
        </w:rPr>
        <w:t>косинуса</w:t>
      </w:r>
      <w:r>
        <w:rPr>
          <w:szCs w:val="28"/>
        </w:rPr>
        <w:t>)</w:t>
      </w:r>
      <w:r w:rsidRPr="00F16C2D">
        <w:rPr>
          <w:szCs w:val="28"/>
        </w:rPr>
        <w:t>. Это означает, что частица не может находиться в этой области сколь угодно долго, по истечении определенного промежутка времени она должна покинуть эту область пространства</w:t>
      </w:r>
      <w:r>
        <w:rPr>
          <w:szCs w:val="28"/>
        </w:rPr>
        <w:t xml:space="preserve"> [</w:t>
      </w:r>
      <w:r w:rsidRPr="000600F3">
        <w:rPr>
          <w:szCs w:val="28"/>
        </w:rPr>
        <w:t>4</w:t>
      </w:r>
      <w:r>
        <w:rPr>
          <w:szCs w:val="28"/>
        </w:rPr>
        <w:t>]</w:t>
      </w:r>
      <w:r w:rsidRPr="00F16C2D">
        <w:rPr>
          <w:szCs w:val="28"/>
        </w:rPr>
        <w:t>. В третьей области пространства отражения нет, поэтому отраженной волны в области не будет.</w:t>
      </w:r>
    </w:p>
    <w:p w:rsidR="00C05312" w:rsidRDefault="00C05312" w:rsidP="00533674">
      <w:pPr>
        <w:pStyle w:val="af8"/>
      </w:pPr>
      <w:r>
        <w:rPr>
          <w:noProof/>
        </w:rPr>
        <w:drawing>
          <wp:inline distT="0" distB="0" distL="0" distR="0" wp14:anchorId="6CE75469" wp14:editId="019E2753">
            <wp:extent cx="5276850" cy="17014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pic:cNvPicPr>
                      <a:picLocks noChangeAspect="1" noChangeArrowheads="1"/>
                    </pic:cNvPicPr>
                  </pic:nvPicPr>
                  <pic:blipFill>
                    <a:blip r:embed="rId1479" cstate="print">
                      <a:extLst>
                        <a:ext uri="{28A0092B-C50C-407E-A947-70E740481C1C}">
                          <a14:useLocalDpi xmlns:a14="http://schemas.microsoft.com/office/drawing/2010/main" val="0"/>
                        </a:ext>
                      </a:extLst>
                    </a:blip>
                    <a:srcRect/>
                    <a:stretch>
                      <a:fillRect/>
                    </a:stretch>
                  </pic:blipFill>
                  <pic:spPr bwMode="auto">
                    <a:xfrm>
                      <a:off x="0" y="0"/>
                      <a:ext cx="5276850" cy="1701415"/>
                    </a:xfrm>
                    <a:prstGeom prst="rect">
                      <a:avLst/>
                    </a:prstGeom>
                    <a:noFill/>
                    <a:ln>
                      <a:noFill/>
                    </a:ln>
                  </pic:spPr>
                </pic:pic>
              </a:graphicData>
            </a:graphic>
          </wp:inline>
        </w:drawing>
      </w:r>
    </w:p>
    <w:p w:rsidR="00AD7D3C" w:rsidRPr="00F53A28" w:rsidRDefault="00AD7D3C" w:rsidP="00165F90">
      <w:pPr>
        <w:pStyle w:val="af4"/>
      </w:pPr>
      <w:r w:rsidRPr="00F53A28">
        <w:t>Рис</w:t>
      </w:r>
      <w:r w:rsidR="0001542C" w:rsidRPr="00F53A28">
        <w:t>.</w:t>
      </w:r>
      <w:r w:rsidR="0001542C">
        <w:t> </w:t>
      </w:r>
      <w:r w:rsidRPr="00F53A28">
        <w:t>5.7</w:t>
      </w:r>
    </w:p>
    <w:p w:rsidR="00AD7D3C" w:rsidRPr="00F16C2D" w:rsidRDefault="00AD7D3C" w:rsidP="00AD7D3C">
      <w:pPr>
        <w:rPr>
          <w:szCs w:val="28"/>
        </w:rPr>
      </w:pPr>
      <w:r>
        <w:rPr>
          <w:szCs w:val="28"/>
        </w:rPr>
        <w:t>Полученные в ходе решения уравнения Шредингера для трех областей</w:t>
      </w:r>
      <w:r w:rsidRPr="00F16C2D">
        <w:rPr>
          <w:szCs w:val="28"/>
        </w:rPr>
        <w:t xml:space="preserve"> волнов</w:t>
      </w:r>
      <w:r>
        <w:rPr>
          <w:szCs w:val="28"/>
        </w:rPr>
        <w:t xml:space="preserve">ые </w:t>
      </w:r>
      <w:r w:rsidRPr="00F16C2D">
        <w:rPr>
          <w:szCs w:val="28"/>
        </w:rPr>
        <w:t>функции</w:t>
      </w:r>
      <w:r>
        <w:rPr>
          <w:szCs w:val="28"/>
        </w:rPr>
        <w:t>,</w:t>
      </w:r>
      <w:r w:rsidRPr="00F16C2D">
        <w:rPr>
          <w:szCs w:val="28"/>
        </w:rPr>
        <w:t xml:space="preserve"> необходимо </w:t>
      </w:r>
      <w:r>
        <w:rPr>
          <w:szCs w:val="28"/>
        </w:rPr>
        <w:t xml:space="preserve">«сшить» </w:t>
      </w:r>
      <w:r w:rsidRPr="00F16C2D">
        <w:rPr>
          <w:szCs w:val="28"/>
        </w:rPr>
        <w:t xml:space="preserve">на границе этих областей, </w:t>
      </w:r>
      <w:r w:rsidR="00B522C7">
        <w:rPr>
          <w:szCs w:val="28"/>
        </w:rPr>
        <w:t>т. е.</w:t>
      </w:r>
      <w:r w:rsidRPr="00F16C2D">
        <w:rPr>
          <w:szCs w:val="28"/>
        </w:rPr>
        <w:t xml:space="preserve"> наложить на волновые фун</w:t>
      </w:r>
      <w:r>
        <w:rPr>
          <w:szCs w:val="28"/>
        </w:rPr>
        <w:t>кции стандартные условия.</w:t>
      </w:r>
    </w:p>
    <w:p w:rsidR="00AD7D3C" w:rsidRPr="00F16C2D" w:rsidRDefault="00165F90" w:rsidP="00AD7D3C">
      <w:pPr>
        <w:rPr>
          <w:szCs w:val="28"/>
        </w:rPr>
      </w:pPr>
      <w:r>
        <w:rPr>
          <w:szCs w:val="28"/>
        </w:rPr>
        <w:t>На рис.</w:t>
      </w:r>
      <w:r>
        <w:rPr>
          <w:szCs w:val="28"/>
          <w:lang w:val="en-US"/>
        </w:rPr>
        <w:t> </w:t>
      </w:r>
      <w:r w:rsidR="00AD7D3C">
        <w:rPr>
          <w:szCs w:val="28"/>
        </w:rPr>
        <w:t>5</w:t>
      </w:r>
      <w:r w:rsidR="00AD7D3C" w:rsidRPr="00F16C2D">
        <w:rPr>
          <w:szCs w:val="28"/>
        </w:rPr>
        <w:t>.</w:t>
      </w:r>
      <w:r w:rsidR="00AD7D3C" w:rsidRPr="000600F3">
        <w:rPr>
          <w:szCs w:val="28"/>
        </w:rPr>
        <w:t>7</w:t>
      </w:r>
      <w:r w:rsidR="00AD7D3C" w:rsidRPr="00F16C2D">
        <w:rPr>
          <w:szCs w:val="28"/>
        </w:rPr>
        <w:t>,</w:t>
      </w:r>
      <w:r>
        <w:rPr>
          <w:szCs w:val="28"/>
          <w:lang w:val="en-US"/>
        </w:rPr>
        <w:t> </w:t>
      </w:r>
      <w:r w:rsidR="00435F66" w:rsidRPr="00533674">
        <w:rPr>
          <w:i/>
          <w:szCs w:val="28"/>
        </w:rPr>
        <w:t>б</w:t>
      </w:r>
      <w:r w:rsidR="00AD7D3C" w:rsidRPr="00F16C2D">
        <w:rPr>
          <w:szCs w:val="28"/>
        </w:rPr>
        <w:t xml:space="preserve"> </w:t>
      </w:r>
      <w:r w:rsidR="00AD7D3C">
        <w:rPr>
          <w:szCs w:val="28"/>
        </w:rPr>
        <w:t>приведен</w:t>
      </w:r>
      <w:r w:rsidR="00AD7D3C" w:rsidRPr="00F16C2D">
        <w:rPr>
          <w:szCs w:val="28"/>
        </w:rPr>
        <w:t xml:space="preserve"> график зависимости квадрата модуля волновой функции от координаты </w:t>
      </w:r>
      <w:r w:rsidR="00AD7D3C" w:rsidRPr="00F16C2D">
        <w:rPr>
          <w:position w:val="-6"/>
          <w:szCs w:val="28"/>
        </w:rPr>
        <w:object w:dxaOrig="220" w:dyaOrig="240" w14:anchorId="50C11DC9">
          <v:shape id="_x0000_i1738" type="#_x0000_t75" style="width:10.5pt;height:11.25pt" o:ole="">
            <v:imagedata r:id="rId1480" o:title=""/>
          </v:shape>
          <o:OLEObject Type="Embed" ProgID="Equation.3" ShapeID="_x0000_i1738" DrawAspect="Content" ObjectID="_1824385275" r:id="rId1481"/>
        </w:object>
      </w:r>
      <w:r w:rsidR="00AD7D3C" w:rsidRPr="00F16C2D">
        <w:rPr>
          <w:szCs w:val="28"/>
        </w:rPr>
        <w:t xml:space="preserve"> с учетом стандартных условий (условий сшивания), </w:t>
      </w:r>
      <w:r w:rsidR="00AD7D3C" w:rsidRPr="00F53A28">
        <w:rPr>
          <w:szCs w:val="28"/>
        </w:rPr>
        <w:t xml:space="preserve">накладываемых на волновые функции на границах </w:t>
      </w:r>
      <w:r>
        <w:rPr>
          <w:szCs w:val="28"/>
        </w:rPr>
        <w:t>потенциального барьера. Из рис.</w:t>
      </w:r>
      <w:r>
        <w:rPr>
          <w:szCs w:val="28"/>
          <w:lang w:val="en-US"/>
        </w:rPr>
        <w:t> </w:t>
      </w:r>
      <w:r w:rsidR="00AD7D3C" w:rsidRPr="00F53A28">
        <w:rPr>
          <w:szCs w:val="28"/>
        </w:rPr>
        <w:t>5.7,</w:t>
      </w:r>
      <w:r>
        <w:rPr>
          <w:szCs w:val="28"/>
          <w:lang w:val="en-US"/>
        </w:rPr>
        <w:t> </w:t>
      </w:r>
      <w:r w:rsidR="00435F66" w:rsidRPr="00533674">
        <w:rPr>
          <w:i/>
          <w:szCs w:val="28"/>
        </w:rPr>
        <w:t>б</w:t>
      </w:r>
      <w:r w:rsidR="00AD7D3C" w:rsidRPr="00F16C2D">
        <w:rPr>
          <w:szCs w:val="28"/>
        </w:rPr>
        <w:t xml:space="preserve"> видно, что вероятность обнаружения микрочастицы внутри потенциального барьера (вторая область) уменьшается с ростом координаты </w:t>
      </w:r>
      <w:r w:rsidR="00AD7D3C" w:rsidRPr="00F16C2D">
        <w:rPr>
          <w:position w:val="-6"/>
          <w:szCs w:val="28"/>
        </w:rPr>
        <w:object w:dxaOrig="220" w:dyaOrig="240" w14:anchorId="347ECA54">
          <v:shape id="_x0000_i1739" type="#_x0000_t75" style="width:10.5pt;height:11.25pt" o:ole="">
            <v:imagedata r:id="rId1482" o:title=""/>
          </v:shape>
          <o:OLEObject Type="Embed" ProgID="Equation.3" ShapeID="_x0000_i1739" DrawAspect="Content" ObjectID="_1824385276" r:id="rId1483"/>
        </w:object>
      </w:r>
      <w:r w:rsidR="00AD7D3C" w:rsidRPr="00F16C2D">
        <w:rPr>
          <w:szCs w:val="28"/>
        </w:rPr>
        <w:t xml:space="preserve"> и что вероятность найти микрочастицу в области 3</w:t>
      </w:r>
      <w:r w:rsidR="00AD7D3C">
        <w:rPr>
          <w:szCs w:val="28"/>
        </w:rPr>
        <w:t xml:space="preserve"> (область </w:t>
      </w:r>
      <w:r w:rsidR="00AD7D3C" w:rsidRPr="00F16C2D">
        <w:rPr>
          <w:szCs w:val="28"/>
        </w:rPr>
        <w:t>за барьером</w:t>
      </w:r>
      <w:r w:rsidR="00AD7D3C">
        <w:rPr>
          <w:szCs w:val="28"/>
        </w:rPr>
        <w:t xml:space="preserve">) </w:t>
      </w:r>
      <w:r w:rsidR="00AD7D3C" w:rsidRPr="00F16C2D">
        <w:rPr>
          <w:szCs w:val="28"/>
        </w:rPr>
        <w:t>будет отлична от нуля</w:t>
      </w:r>
      <w:r w:rsidR="00AD7D3C" w:rsidRPr="000600F3">
        <w:rPr>
          <w:szCs w:val="28"/>
        </w:rPr>
        <w:t xml:space="preserve"> [4]</w:t>
      </w:r>
      <w:r w:rsidR="00AD7D3C" w:rsidRPr="00F16C2D">
        <w:rPr>
          <w:szCs w:val="28"/>
        </w:rPr>
        <w:t xml:space="preserve">. </w:t>
      </w:r>
    </w:p>
    <w:p w:rsidR="00AD7D3C" w:rsidRPr="000600F3" w:rsidRDefault="00AD7D3C" w:rsidP="00AD7D3C">
      <w:pPr>
        <w:rPr>
          <w:szCs w:val="28"/>
        </w:rPr>
      </w:pPr>
      <w:r w:rsidRPr="00045EB6">
        <w:rPr>
          <w:i/>
          <w:szCs w:val="28"/>
        </w:rPr>
        <w:t>Анализ полученного решения.</w:t>
      </w:r>
      <w:r w:rsidR="008F7CF1">
        <w:rPr>
          <w:i/>
          <w:szCs w:val="28"/>
        </w:rPr>
        <w:t xml:space="preserve"> </w:t>
      </w:r>
      <w:r>
        <w:rPr>
          <w:szCs w:val="28"/>
        </w:rPr>
        <w:t xml:space="preserve">При встрече микрочастиц с потенциальным барьером возникает </w:t>
      </w:r>
      <w:r w:rsidRPr="00045EB6">
        <w:rPr>
          <w:i/>
          <w:szCs w:val="28"/>
        </w:rPr>
        <w:t xml:space="preserve">туннельный эффект </w:t>
      </w:r>
      <w:r w:rsidRPr="00F16C2D">
        <w:rPr>
          <w:szCs w:val="28"/>
        </w:rPr>
        <w:t>–</w:t>
      </w:r>
      <w:r w:rsidR="008F7CF1">
        <w:rPr>
          <w:szCs w:val="28"/>
        </w:rPr>
        <w:t xml:space="preserve"> </w:t>
      </w:r>
      <w:r w:rsidRPr="00045EB6">
        <w:rPr>
          <w:szCs w:val="28"/>
        </w:rPr>
        <w:t>явление проникновения частиц сквозь высокий (</w:t>
      </w:r>
      <w:r w:rsidRPr="00045EB6">
        <w:rPr>
          <w:i/>
          <w:szCs w:val="28"/>
          <w:lang w:val="en-US"/>
        </w:rPr>
        <w:t>W</w:t>
      </w:r>
      <w:r w:rsidR="008E0483" w:rsidRPr="00533674">
        <w:rPr>
          <w:i/>
          <w:szCs w:val="28"/>
        </w:rPr>
        <w:t xml:space="preserve"> </w:t>
      </w:r>
      <w:r w:rsidRPr="00045EB6">
        <w:rPr>
          <w:szCs w:val="28"/>
        </w:rPr>
        <w:t>&lt;</w:t>
      </w:r>
      <w:r w:rsidR="008E0483" w:rsidRPr="00533674">
        <w:rPr>
          <w:szCs w:val="28"/>
        </w:rPr>
        <w:t xml:space="preserve"> </w:t>
      </w:r>
      <w:r w:rsidRPr="00045EB6">
        <w:rPr>
          <w:i/>
          <w:szCs w:val="28"/>
          <w:lang w:val="en-US"/>
        </w:rPr>
        <w:t>U</w:t>
      </w:r>
      <w:r>
        <w:rPr>
          <w:szCs w:val="28"/>
          <w:vertAlign w:val="subscript"/>
        </w:rPr>
        <w:t>0</w:t>
      </w:r>
      <w:r w:rsidRPr="00045EB6">
        <w:rPr>
          <w:szCs w:val="28"/>
        </w:rPr>
        <w:t>) потенциальный барьер.</w:t>
      </w:r>
      <w:r w:rsidR="008F7CF1">
        <w:rPr>
          <w:szCs w:val="28"/>
        </w:rPr>
        <w:t xml:space="preserve"> </w:t>
      </w:r>
      <w:r w:rsidRPr="00045EB6">
        <w:rPr>
          <w:i/>
          <w:szCs w:val="28"/>
        </w:rPr>
        <w:t xml:space="preserve">Коэффициент прозрачности </w:t>
      </w:r>
      <w:r w:rsidRPr="00045EB6">
        <w:rPr>
          <w:i/>
          <w:szCs w:val="28"/>
          <w:lang w:val="en-US"/>
        </w:rPr>
        <w:t>D</w:t>
      </w:r>
      <w:r w:rsidRPr="00045EB6">
        <w:rPr>
          <w:i/>
          <w:szCs w:val="28"/>
        </w:rPr>
        <w:t xml:space="preserve"> потенциального барьера</w:t>
      </w:r>
      <w:r>
        <w:rPr>
          <w:i/>
          <w:szCs w:val="28"/>
        </w:rPr>
        <w:t xml:space="preserve"> – величина, </w:t>
      </w:r>
      <w:r w:rsidRPr="00F16C2D">
        <w:rPr>
          <w:szCs w:val="28"/>
        </w:rPr>
        <w:t>определя</w:t>
      </w:r>
      <w:r>
        <w:rPr>
          <w:szCs w:val="28"/>
        </w:rPr>
        <w:t>ющая</w:t>
      </w:r>
      <w:r w:rsidRPr="00F16C2D">
        <w:rPr>
          <w:szCs w:val="28"/>
        </w:rPr>
        <w:t xml:space="preserve"> вероятность проникновения частиц сквозь потенциальный барьер и рав</w:t>
      </w:r>
      <w:r>
        <w:rPr>
          <w:szCs w:val="28"/>
        </w:rPr>
        <w:t>ная</w:t>
      </w:r>
      <w:r w:rsidRPr="00F16C2D">
        <w:rPr>
          <w:szCs w:val="28"/>
        </w:rPr>
        <w:t xml:space="preserve"> отношению интенсивност</w:t>
      </w:r>
      <w:r>
        <w:rPr>
          <w:szCs w:val="28"/>
        </w:rPr>
        <w:t>и</w:t>
      </w:r>
      <w:r w:rsidRPr="00F16C2D">
        <w:rPr>
          <w:szCs w:val="28"/>
        </w:rPr>
        <w:t xml:space="preserve"> волны, прошедшей потенциальный барьер, к интенсивности волны, падающей на барьер. Это отношение интенсивностей волн можно найти с учетом усло</w:t>
      </w:r>
      <w:r>
        <w:rPr>
          <w:szCs w:val="28"/>
        </w:rPr>
        <w:t xml:space="preserve">вий сшивания, накладываемых на волновую функцию на границах </w:t>
      </w:r>
      <w:r w:rsidRPr="00F16C2D">
        <w:rPr>
          <w:szCs w:val="28"/>
        </w:rPr>
        <w:t xml:space="preserve">потенциального </w:t>
      </w:r>
      <w:r>
        <w:rPr>
          <w:szCs w:val="28"/>
        </w:rPr>
        <w:t>барьера (см</w:t>
      </w:r>
      <w:r w:rsidR="00165F90">
        <w:rPr>
          <w:szCs w:val="28"/>
        </w:rPr>
        <w:t>. рис.</w:t>
      </w:r>
      <w:r w:rsidR="00165F90">
        <w:rPr>
          <w:szCs w:val="28"/>
          <w:lang w:val="en-US"/>
        </w:rPr>
        <w:t> </w:t>
      </w:r>
      <w:r w:rsidRPr="00F53A28">
        <w:rPr>
          <w:szCs w:val="28"/>
        </w:rPr>
        <w:t>5.7)</w:t>
      </w:r>
      <w:r w:rsidRPr="000600F3">
        <w:rPr>
          <w:szCs w:val="28"/>
        </w:rPr>
        <w:t xml:space="preserve"> [4]</w:t>
      </w:r>
    </w:p>
    <w:p w:rsidR="00AD7D3C" w:rsidRPr="00F16C2D" w:rsidRDefault="00165F90" w:rsidP="00165F90">
      <w:pPr>
        <w:pStyle w:val="affc"/>
      </w:pPr>
      <w:r w:rsidRPr="00D57F37">
        <w:tab/>
      </w:r>
      <w:r w:rsidRPr="00165F90">
        <w:rPr>
          <w:position w:val="-40"/>
        </w:rPr>
        <w:object w:dxaOrig="9080" w:dyaOrig="940" w14:anchorId="67F7B873">
          <v:shape id="_x0000_i1740" type="#_x0000_t75" style="width:387.75pt;height:45.75pt" o:ole="">
            <v:imagedata r:id="rId1484" o:title=""/>
          </v:shape>
          <o:OLEObject Type="Embed" ProgID="Equation.3" ShapeID="_x0000_i1740" DrawAspect="Content" ObjectID="_1824385277" r:id="rId1485"/>
        </w:object>
      </w:r>
      <w:r w:rsidR="00AD7D3C" w:rsidRPr="00F16C2D">
        <w:t>.</w:t>
      </w:r>
      <w:r w:rsidR="00435F66" w:rsidRPr="00533674">
        <w:tab/>
      </w:r>
      <w:r w:rsidR="00AD7D3C" w:rsidRPr="00F16C2D">
        <w:t>(</w:t>
      </w:r>
      <w:r w:rsidR="00AD7D3C">
        <w:t>5</w:t>
      </w:r>
      <w:r w:rsidR="00AD7D3C" w:rsidRPr="00F16C2D">
        <w:t>.</w:t>
      </w:r>
      <w:r w:rsidR="00AD7D3C">
        <w:t>19</w:t>
      </w:r>
      <w:r w:rsidR="00AD7D3C" w:rsidRPr="00F16C2D">
        <w:t>)</w:t>
      </w:r>
    </w:p>
    <w:p w:rsidR="00AD7D3C" w:rsidRPr="00F16C2D" w:rsidRDefault="00AD7D3C" w:rsidP="00AD7D3C">
      <w:pPr>
        <w:ind w:firstLine="708"/>
        <w:rPr>
          <w:szCs w:val="28"/>
        </w:rPr>
      </w:pPr>
      <w:r w:rsidRPr="00F16C2D">
        <w:rPr>
          <w:szCs w:val="28"/>
        </w:rPr>
        <w:t xml:space="preserve">Как </w:t>
      </w:r>
      <w:r>
        <w:rPr>
          <w:szCs w:val="28"/>
        </w:rPr>
        <w:t>следует</w:t>
      </w:r>
      <w:r w:rsidRPr="00F16C2D">
        <w:rPr>
          <w:szCs w:val="28"/>
        </w:rPr>
        <w:t xml:space="preserve"> из </w:t>
      </w:r>
      <w:r>
        <w:rPr>
          <w:szCs w:val="28"/>
        </w:rPr>
        <w:t>формулы</w:t>
      </w:r>
      <w:r w:rsidRPr="00F16C2D">
        <w:rPr>
          <w:szCs w:val="28"/>
        </w:rPr>
        <w:t xml:space="preserve"> (</w:t>
      </w:r>
      <w:r>
        <w:rPr>
          <w:szCs w:val="28"/>
        </w:rPr>
        <w:t>5</w:t>
      </w:r>
      <w:r w:rsidRPr="00F16C2D">
        <w:rPr>
          <w:szCs w:val="28"/>
        </w:rPr>
        <w:t>.</w:t>
      </w:r>
      <w:r>
        <w:rPr>
          <w:szCs w:val="28"/>
        </w:rPr>
        <w:t>19</w:t>
      </w:r>
      <w:r w:rsidRPr="00F16C2D">
        <w:rPr>
          <w:szCs w:val="28"/>
        </w:rPr>
        <w:t xml:space="preserve">), </w:t>
      </w:r>
      <w:r w:rsidRPr="000600F3">
        <w:rPr>
          <w:szCs w:val="28"/>
        </w:rPr>
        <w:t>к</w:t>
      </w:r>
      <w:r>
        <w:rPr>
          <w:szCs w:val="28"/>
        </w:rPr>
        <w:t>оэффициент прозрачности</w:t>
      </w:r>
      <w:r w:rsidR="00632987">
        <w:rPr>
          <w:szCs w:val="28"/>
        </w:rPr>
        <w:t xml:space="preserve"> </w:t>
      </w:r>
      <w:r>
        <w:rPr>
          <w:szCs w:val="28"/>
        </w:rPr>
        <w:t xml:space="preserve">прямоугольного </w:t>
      </w:r>
      <w:r w:rsidRPr="00F16C2D">
        <w:rPr>
          <w:szCs w:val="28"/>
        </w:rPr>
        <w:t>потенциальн</w:t>
      </w:r>
      <w:r>
        <w:rPr>
          <w:szCs w:val="28"/>
        </w:rPr>
        <w:t xml:space="preserve">ого </w:t>
      </w:r>
      <w:r w:rsidRPr="00F16C2D">
        <w:rPr>
          <w:szCs w:val="28"/>
        </w:rPr>
        <w:t>барьер</w:t>
      </w:r>
      <w:r>
        <w:rPr>
          <w:szCs w:val="28"/>
        </w:rPr>
        <w:t>а</w:t>
      </w:r>
      <w:r w:rsidRPr="00F16C2D">
        <w:rPr>
          <w:szCs w:val="28"/>
        </w:rPr>
        <w:t xml:space="preserve"> зависит от массы частицы (</w:t>
      </w:r>
      <w:r w:rsidRPr="00F16C2D">
        <w:rPr>
          <w:position w:val="-6"/>
          <w:szCs w:val="28"/>
        </w:rPr>
        <w:object w:dxaOrig="260" w:dyaOrig="220" w14:anchorId="4D3C5180">
          <v:shape id="_x0000_i1741" type="#_x0000_t75" style="width:17.25pt;height:13.5pt" o:ole="">
            <v:imagedata r:id="rId1486" o:title=""/>
          </v:shape>
          <o:OLEObject Type="Embed" ProgID="Equation.3" ShapeID="_x0000_i1741" DrawAspect="Content" ObjectID="_1824385278" r:id="rId1487"/>
        </w:object>
      </w:r>
      <w:r w:rsidRPr="00F16C2D">
        <w:rPr>
          <w:szCs w:val="28"/>
        </w:rPr>
        <w:t>), ширины барьера (</w:t>
      </w:r>
      <w:r w:rsidRPr="00F16C2D">
        <w:rPr>
          <w:position w:val="-6"/>
          <w:szCs w:val="28"/>
        </w:rPr>
        <w:object w:dxaOrig="600" w:dyaOrig="300" w14:anchorId="453494E1">
          <v:shape id="_x0000_i1742" type="#_x0000_t75" style="width:30.75pt;height:15.75pt" o:ole="">
            <v:imagedata r:id="rId1488" o:title=""/>
          </v:shape>
          <o:OLEObject Type="Embed" ProgID="Equation.3" ShapeID="_x0000_i1742" DrawAspect="Content" ObjectID="_1824385279" r:id="rId1489"/>
        </w:object>
      </w:r>
      <w:r w:rsidRPr="00F16C2D">
        <w:rPr>
          <w:szCs w:val="28"/>
        </w:rPr>
        <w:t xml:space="preserve">) и соотношения между высотой потенциального барьера и полной энергией налетающей на </w:t>
      </w:r>
      <w:r>
        <w:rPr>
          <w:szCs w:val="28"/>
        </w:rPr>
        <w:t>него</w:t>
      </w:r>
      <w:r w:rsidRPr="00F16C2D">
        <w:rPr>
          <w:szCs w:val="28"/>
        </w:rPr>
        <w:t xml:space="preserve"> частицы (</w:t>
      </w:r>
      <w:r w:rsidRPr="00F16C2D">
        <w:rPr>
          <w:position w:val="-12"/>
          <w:szCs w:val="28"/>
        </w:rPr>
        <w:object w:dxaOrig="900" w:dyaOrig="380" w14:anchorId="75CC46C5">
          <v:shape id="_x0000_i1743" type="#_x0000_t75" style="width:45.75pt;height:18.75pt" o:ole="">
            <v:imagedata r:id="rId1490" o:title=""/>
          </v:shape>
          <o:OLEObject Type="Embed" ProgID="Equation.3" ShapeID="_x0000_i1743" DrawAspect="Content" ObjectID="_1824385280" r:id="rId1491"/>
        </w:object>
      </w:r>
      <w:r w:rsidRPr="00F16C2D">
        <w:rPr>
          <w:szCs w:val="28"/>
        </w:rPr>
        <w:t>).</w:t>
      </w:r>
    </w:p>
    <w:p w:rsidR="00AD7D3C" w:rsidRPr="00F16C2D" w:rsidRDefault="00AD7D3C" w:rsidP="00AD7D3C">
      <w:pPr>
        <w:ind w:firstLine="708"/>
        <w:rPr>
          <w:szCs w:val="28"/>
        </w:rPr>
      </w:pPr>
      <w:r w:rsidRPr="00F16C2D">
        <w:rPr>
          <w:szCs w:val="28"/>
        </w:rPr>
        <w:t xml:space="preserve">В случае потенциального барьера </w:t>
      </w:r>
      <w:r w:rsidRPr="00045EB6">
        <w:rPr>
          <w:position w:val="-10"/>
          <w:szCs w:val="28"/>
        </w:rPr>
        <w:object w:dxaOrig="600" w:dyaOrig="340" w14:anchorId="7D430806">
          <v:shape id="_x0000_i1744" type="#_x0000_t75" style="width:26.25pt;height:16.5pt" o:ole="">
            <v:imagedata r:id="rId1492" o:title=""/>
          </v:shape>
          <o:OLEObject Type="Embed" ProgID="Equation.3" ShapeID="_x0000_i1744" DrawAspect="Content" ObjectID="_1824385281" r:id="rId1493"/>
        </w:object>
      </w:r>
      <w:r w:rsidRPr="00F16C2D">
        <w:rPr>
          <w:szCs w:val="28"/>
        </w:rPr>
        <w:t xml:space="preserve"> произвольной формы (</w:t>
      </w:r>
      <w:r w:rsidRPr="00F53A28">
        <w:rPr>
          <w:szCs w:val="28"/>
        </w:rPr>
        <w:t>рис. 5.7,</w:t>
      </w:r>
      <w:r w:rsidR="00632987">
        <w:rPr>
          <w:szCs w:val="28"/>
        </w:rPr>
        <w:t> </w:t>
      </w:r>
      <w:r w:rsidR="00435F66" w:rsidRPr="00533674">
        <w:rPr>
          <w:i/>
          <w:szCs w:val="28"/>
        </w:rPr>
        <w:t>в</w:t>
      </w:r>
      <w:r w:rsidRPr="00F53A28">
        <w:rPr>
          <w:szCs w:val="28"/>
        </w:rPr>
        <w:t>)</w:t>
      </w:r>
      <w:r>
        <w:rPr>
          <w:szCs w:val="28"/>
        </w:rPr>
        <w:t>,</w:t>
      </w:r>
      <w:r w:rsidRPr="00F16C2D">
        <w:rPr>
          <w:szCs w:val="28"/>
        </w:rPr>
        <w:t xml:space="preserve"> коэффициент прозрачности</w:t>
      </w:r>
      <w:r>
        <w:rPr>
          <w:szCs w:val="28"/>
        </w:rPr>
        <w:t xml:space="preserve"> барьера</w:t>
      </w:r>
      <w:r w:rsidR="00632987">
        <w:rPr>
          <w:szCs w:val="28"/>
        </w:rPr>
        <w:t xml:space="preserve"> </w:t>
      </w:r>
      <w:r>
        <w:rPr>
          <w:szCs w:val="28"/>
        </w:rPr>
        <w:t>определяется</w:t>
      </w:r>
      <w:r w:rsidR="00E93B9B">
        <w:rPr>
          <w:szCs w:val="28"/>
        </w:rPr>
        <w:t xml:space="preserve"> </w:t>
      </w:r>
      <w:r>
        <w:rPr>
          <w:szCs w:val="28"/>
        </w:rPr>
        <w:t>по формуле</w:t>
      </w:r>
      <w:r w:rsidRPr="00F16C2D">
        <w:rPr>
          <w:szCs w:val="28"/>
        </w:rPr>
        <w:t>:</w:t>
      </w:r>
    </w:p>
    <w:p w:rsidR="00AD7D3C" w:rsidRPr="00F16C2D" w:rsidRDefault="00B448E1" w:rsidP="00B448E1">
      <w:pPr>
        <w:pStyle w:val="affc"/>
      </w:pPr>
      <w:r w:rsidRPr="00D57F37">
        <w:tab/>
      </w:r>
      <w:r w:rsidRPr="00B448E1">
        <w:rPr>
          <w:position w:val="-38"/>
        </w:rPr>
        <w:object w:dxaOrig="3800" w:dyaOrig="880" w14:anchorId="18EB170D">
          <v:shape id="_x0000_i1745" type="#_x0000_t75" style="width:197.25pt;height:43.5pt" o:ole="">
            <v:imagedata r:id="rId1494" o:title=""/>
          </v:shape>
          <o:OLEObject Type="Embed" ProgID="Equation.3" ShapeID="_x0000_i1745" DrawAspect="Content" ObjectID="_1824385282" r:id="rId1495"/>
        </w:object>
      </w:r>
      <w:r>
        <w:t>.</w:t>
      </w:r>
      <w:r w:rsidR="00AD7D3C">
        <w:tab/>
      </w:r>
      <w:r w:rsidR="00AD7D3C" w:rsidRPr="00F16C2D">
        <w:t>(</w:t>
      </w:r>
      <w:r w:rsidR="00AD7D3C">
        <w:t>5</w:t>
      </w:r>
      <w:r w:rsidR="00AD7D3C" w:rsidRPr="00F16C2D">
        <w:t>.</w:t>
      </w:r>
      <w:r w:rsidR="00AD7D3C">
        <w:t>20</w:t>
      </w:r>
      <w:r w:rsidR="00AD7D3C" w:rsidRPr="00F16C2D">
        <w:t>)</w:t>
      </w:r>
    </w:p>
    <w:p w:rsidR="00AD7D3C" w:rsidRPr="00F16C2D" w:rsidRDefault="00AD7D3C" w:rsidP="00AD7D3C">
      <w:pPr>
        <w:rPr>
          <w:szCs w:val="28"/>
        </w:rPr>
      </w:pPr>
      <w:r w:rsidRPr="00F16C2D">
        <w:rPr>
          <w:szCs w:val="28"/>
        </w:rPr>
        <w:t xml:space="preserve">Туннельный эффект объясняет многие наблюдаемые на опыте явления, такие например, как </w:t>
      </w:r>
      <w:r w:rsidR="008E0483" w:rsidRPr="00F16C2D">
        <w:rPr>
          <w:position w:val="-6"/>
          <w:szCs w:val="28"/>
        </w:rPr>
        <w:object w:dxaOrig="240" w:dyaOrig="240" w14:anchorId="1426EEA5">
          <v:shape id="_x0000_i1746" type="#_x0000_t75" style="width:12.75pt;height:11.25pt" o:ole="">
            <v:imagedata r:id="rId1496" o:title=""/>
          </v:shape>
          <o:OLEObject Type="Embed" ProgID="Equation.3" ShapeID="_x0000_i1746" DrawAspect="Content" ObjectID="_1824385283" r:id="rId1497"/>
        </w:object>
      </w:r>
      <w:r w:rsidR="008E0483" w:rsidRPr="00533674">
        <w:rPr>
          <w:szCs w:val="28"/>
        </w:rPr>
        <w:t>-</w:t>
      </w:r>
      <w:r w:rsidRPr="00F16C2D">
        <w:rPr>
          <w:szCs w:val="28"/>
        </w:rPr>
        <w:t>распад ядер, хол</w:t>
      </w:r>
      <w:r>
        <w:rPr>
          <w:szCs w:val="28"/>
        </w:rPr>
        <w:t>о</w:t>
      </w:r>
      <w:r w:rsidRPr="00F16C2D">
        <w:rPr>
          <w:szCs w:val="28"/>
        </w:rPr>
        <w:t>дную эмиссию электронов из металла.</w:t>
      </w:r>
    </w:p>
    <w:p w:rsidR="00AD7D3C" w:rsidRPr="007D51E3" w:rsidRDefault="00AD7D3C" w:rsidP="00181E63">
      <w:pPr>
        <w:pStyle w:val="3"/>
      </w:pPr>
      <w:bookmarkStart w:id="425" w:name="_Toc485459443"/>
      <w:bookmarkStart w:id="426" w:name="_Toc485534388"/>
      <w:r w:rsidRPr="00D33753">
        <w:t xml:space="preserve">Вопросы и задания для самоконтроля к лекции </w:t>
      </w:r>
      <w:r>
        <w:t>15</w:t>
      </w:r>
      <w:bookmarkEnd w:id="425"/>
      <w:bookmarkEnd w:id="426"/>
    </w:p>
    <w:p w:rsidR="00AD7D3C" w:rsidRPr="00617CB2" w:rsidRDefault="00C24239" w:rsidP="00D83D36">
      <w:pPr>
        <w:tabs>
          <w:tab w:val="left" w:pos="1134"/>
        </w:tabs>
        <w:ind w:firstLine="709"/>
      </w:pPr>
      <w:bookmarkStart w:id="427" w:name="_Toc461574374"/>
      <w:bookmarkStart w:id="428" w:name="_Toc485459444"/>
      <w:r>
        <w:t>1.</w:t>
      </w:r>
      <w:r>
        <w:tab/>
      </w:r>
      <w:r w:rsidR="00AD7D3C" w:rsidRPr="00617CB2">
        <w:t>Запишите стационарное уравнение Шредингера и поясните все входящие в него величины.</w:t>
      </w:r>
      <w:bookmarkEnd w:id="427"/>
      <w:bookmarkEnd w:id="428"/>
    </w:p>
    <w:p w:rsidR="00AD7D3C" w:rsidRDefault="00C24239" w:rsidP="00D83D36">
      <w:pPr>
        <w:tabs>
          <w:tab w:val="left" w:pos="1134"/>
        </w:tabs>
        <w:ind w:firstLine="709"/>
      </w:pPr>
      <w:bookmarkStart w:id="429" w:name="_Toc461574375"/>
      <w:bookmarkStart w:id="430" w:name="_Toc485459445"/>
      <w:r>
        <w:t>2.</w:t>
      </w:r>
      <w:r>
        <w:tab/>
      </w:r>
      <w:r w:rsidR="00AD7D3C">
        <w:t>Сформулируйте определение потенциальной ямы. Каким энергетическим спектром обладает микрочастица, находящая внутри бесконечно глубокой потенциальной ямы?</w:t>
      </w:r>
      <w:bookmarkEnd w:id="429"/>
      <w:bookmarkEnd w:id="430"/>
    </w:p>
    <w:p w:rsidR="00AD7D3C" w:rsidRDefault="00B448E1" w:rsidP="00D83D36">
      <w:pPr>
        <w:tabs>
          <w:tab w:val="left" w:pos="1134"/>
        </w:tabs>
        <w:ind w:firstLine="709"/>
      </w:pPr>
      <w:bookmarkStart w:id="431" w:name="_Toc461574376"/>
      <w:bookmarkStart w:id="432" w:name="_Toc485459446"/>
      <w:r>
        <w:rPr>
          <w:noProof/>
        </w:rPr>
        <w:drawing>
          <wp:anchor distT="0" distB="0" distL="114300" distR="114300" simplePos="0" relativeHeight="251699200" behindDoc="0" locked="0" layoutInCell="1" allowOverlap="1" wp14:anchorId="2BDE54E4" wp14:editId="0B6B6A8D">
            <wp:simplePos x="0" y="0"/>
            <wp:positionH relativeFrom="column">
              <wp:posOffset>4104640</wp:posOffset>
            </wp:positionH>
            <wp:positionV relativeFrom="paragraph">
              <wp:posOffset>-2540</wp:posOffset>
            </wp:positionV>
            <wp:extent cx="2057400" cy="1657350"/>
            <wp:effectExtent l="19050" t="0" r="0" b="0"/>
            <wp:wrapSquare wrapText="bothSides"/>
            <wp:docPr id="5320" name="Рисунок 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0"/>
                    <pic:cNvPicPr>
                      <a:picLocks noChangeAspect="1" noChangeArrowheads="1"/>
                    </pic:cNvPicPr>
                  </pic:nvPicPr>
                  <pic:blipFill>
                    <a:blip r:embed="rId1498" cstate="print"/>
                    <a:srcRect/>
                    <a:stretch>
                      <a:fillRect/>
                    </a:stretch>
                  </pic:blipFill>
                  <pic:spPr bwMode="auto">
                    <a:xfrm>
                      <a:off x="0" y="0"/>
                      <a:ext cx="2057400" cy="1657350"/>
                    </a:xfrm>
                    <a:prstGeom prst="rect">
                      <a:avLst/>
                    </a:prstGeom>
                    <a:noFill/>
                    <a:ln w="9525">
                      <a:noFill/>
                      <a:miter lim="800000"/>
                      <a:headEnd/>
                      <a:tailEnd/>
                    </a:ln>
                  </pic:spPr>
                </pic:pic>
              </a:graphicData>
            </a:graphic>
          </wp:anchor>
        </w:drawing>
      </w:r>
      <w:r w:rsidR="00C24239">
        <w:t>3.</w:t>
      </w:r>
      <w:r w:rsidR="00C24239">
        <w:tab/>
      </w:r>
      <w:r w:rsidR="00AD7D3C">
        <w:t xml:space="preserve">Протон находится в потенциальной яме с бесконечно высокими стенками. Волновая функция, описывающая его состояние имеет вид указанный на рисунке. Чему равна вероятность обнаружить протон на участке </w:t>
      </w:r>
      <w:r w:rsidR="00AD7D3C" w:rsidRPr="00F16C2D">
        <w:rPr>
          <w:position w:val="-12"/>
        </w:rPr>
        <w:object w:dxaOrig="1680" w:dyaOrig="380" w14:anchorId="7E5098AD">
          <v:shape id="_x0000_i1747" type="#_x0000_t75" style="width:86.25pt;height:18.75pt" o:ole="">
            <v:imagedata r:id="rId1499" o:title=""/>
          </v:shape>
          <o:OLEObject Type="Embed" ProgID="Equation.3" ShapeID="_x0000_i1747" DrawAspect="Content" ObjectID="_1824385284" r:id="rId1500"/>
        </w:object>
      </w:r>
      <w:r w:rsidR="00AD7D3C">
        <w:t>?</w:t>
      </w:r>
      <w:bookmarkEnd w:id="431"/>
      <w:bookmarkEnd w:id="432"/>
    </w:p>
    <w:p w:rsidR="00AD7D3C" w:rsidRDefault="00C24239" w:rsidP="00D83D36">
      <w:pPr>
        <w:tabs>
          <w:tab w:val="left" w:pos="1134"/>
        </w:tabs>
        <w:ind w:firstLine="709"/>
      </w:pPr>
      <w:r>
        <w:t>4.</w:t>
      </w:r>
      <w:r>
        <w:tab/>
      </w:r>
      <w:r w:rsidR="00AD7D3C">
        <w:t>Сформулируйте</w:t>
      </w:r>
      <w:r w:rsidR="00D83D36">
        <w:t> </w:t>
      </w:r>
      <w:r w:rsidR="00AD7D3C">
        <w:t>определение потенциального барьера. В чем состоит туннельный эффект?</w:t>
      </w:r>
    </w:p>
    <w:p w:rsidR="00AD7D3C" w:rsidRPr="009F3508" w:rsidRDefault="00C24239" w:rsidP="00D83D36">
      <w:pPr>
        <w:tabs>
          <w:tab w:val="left" w:pos="1134"/>
        </w:tabs>
        <w:ind w:firstLine="709"/>
      </w:pPr>
      <w:r>
        <w:t>5.</w:t>
      </w:r>
      <w:r>
        <w:tab/>
      </w:r>
      <w:r w:rsidR="00AD7D3C" w:rsidRPr="009F3508">
        <w:t xml:space="preserve">К потенциальному барьеру высотой </w:t>
      </w:r>
      <w:r w:rsidR="00AD7D3C" w:rsidRPr="009F3508">
        <w:rPr>
          <w:i/>
          <w:lang w:val="en-US"/>
        </w:rPr>
        <w:t>U</w:t>
      </w:r>
      <w:r w:rsidR="00AD7D3C" w:rsidRPr="009F3508">
        <w:rPr>
          <w:vertAlign w:val="subscript"/>
        </w:rPr>
        <w:t>0</w:t>
      </w:r>
      <w:r w:rsidR="008E0483" w:rsidRPr="00533674">
        <w:rPr>
          <w:vertAlign w:val="subscript"/>
        </w:rPr>
        <w:t xml:space="preserve"> </w:t>
      </w:r>
      <w:r w:rsidR="00AD7D3C" w:rsidRPr="009F3508">
        <w:t>&gt;</w:t>
      </w:r>
      <w:r w:rsidR="008E0483" w:rsidRPr="00533674">
        <w:t xml:space="preserve"> </w:t>
      </w:r>
      <w:r w:rsidR="00AD7D3C" w:rsidRPr="009F3508">
        <w:rPr>
          <w:i/>
          <w:lang w:val="en-US"/>
        </w:rPr>
        <w:t>W</w:t>
      </w:r>
      <w:r w:rsidR="00AD7D3C" w:rsidRPr="009F3508">
        <w:t xml:space="preserve"> и шириной </w:t>
      </w:r>
      <w:r w:rsidR="00AD7D3C" w:rsidRPr="009F3508">
        <w:rPr>
          <w:i/>
        </w:rPr>
        <w:t>d</w:t>
      </w:r>
      <w:r w:rsidR="00AD7D3C" w:rsidRPr="009F3508">
        <w:t xml:space="preserve"> приближаются различные частицы с энергией одинаковой </w:t>
      </w:r>
      <w:r w:rsidR="00AD7D3C" w:rsidRPr="009F3508">
        <w:rPr>
          <w:i/>
        </w:rPr>
        <w:t>W</w:t>
      </w:r>
      <w:r w:rsidR="00AD7D3C" w:rsidRPr="009F3508">
        <w:t>: электрон, атом гелия, и молекула водорода. Для какой частицы коэффициент прозрачности барьера будет наименьшим?</w:t>
      </w:r>
    </w:p>
    <w:p w:rsidR="00AD7D3C" w:rsidRDefault="00AD7D3C" w:rsidP="00181E63">
      <w:pPr>
        <w:pStyle w:val="1"/>
        <w:rPr>
          <w:b w:val="0"/>
          <w:sz w:val="32"/>
          <w:szCs w:val="32"/>
        </w:rPr>
      </w:pPr>
      <w:r>
        <w:rPr>
          <w:szCs w:val="28"/>
        </w:rPr>
        <w:br w:type="page"/>
      </w:r>
    </w:p>
    <w:p w:rsidR="00181E63" w:rsidRDefault="00181E63" w:rsidP="00181E63">
      <w:pPr>
        <w:pStyle w:val="1"/>
      </w:pPr>
      <w:bookmarkStart w:id="433" w:name="_Toc485534389"/>
      <w:r w:rsidRPr="00F16C2D">
        <w:t xml:space="preserve">Основы </w:t>
      </w:r>
      <w:r>
        <w:t>ф</w:t>
      </w:r>
      <w:r w:rsidRPr="00F16C2D">
        <w:t>изик</w:t>
      </w:r>
      <w:r>
        <w:t>и</w:t>
      </w:r>
      <w:r w:rsidRPr="00F16C2D">
        <w:t xml:space="preserve"> атомного ядра</w:t>
      </w:r>
      <w:bookmarkEnd w:id="433"/>
    </w:p>
    <w:p w:rsidR="00181E63" w:rsidRDefault="00181E63" w:rsidP="00181E63">
      <w:pPr>
        <w:pStyle w:val="1"/>
      </w:pPr>
      <w:bookmarkStart w:id="434" w:name="_Toc485534390"/>
      <w:r w:rsidRPr="0059229C">
        <w:t>Лекция 1</w:t>
      </w:r>
      <w:r>
        <w:t>6</w:t>
      </w:r>
      <w:bookmarkEnd w:id="434"/>
    </w:p>
    <w:p w:rsidR="00AD7D3C" w:rsidRPr="00F66F83" w:rsidRDefault="00181E63" w:rsidP="00181E63">
      <w:r w:rsidRPr="00C62FE9">
        <w:rPr>
          <w:b/>
        </w:rPr>
        <w:t>Основные понятия и законы</w:t>
      </w:r>
      <w:r w:rsidRPr="00C62FE9">
        <w:t>, которые должны быть освоены в ходе</w:t>
      </w:r>
      <w:r w:rsidR="00CE58EC">
        <w:t xml:space="preserve"> </w:t>
      </w:r>
      <w:r w:rsidR="00AD7D3C" w:rsidRPr="00E44319">
        <w:t>лекции:</w:t>
      </w:r>
      <w:r w:rsidR="00AD7D3C">
        <w:t xml:space="preserve"> ядерные силы и их свойства, дефект масс, энергия связи, удельная энергия связи; </w:t>
      </w:r>
      <w:r w:rsidR="00AD7D3C">
        <w:sym w:font="Symbol" w:char="F061"/>
      </w:r>
      <w:r w:rsidR="00AD7D3C">
        <w:t xml:space="preserve">-, </w:t>
      </w:r>
      <w:r w:rsidR="00AD7D3C">
        <w:sym w:font="Symbol" w:char="F062"/>
      </w:r>
      <w:r w:rsidR="00AD7D3C">
        <w:t xml:space="preserve">- и </w:t>
      </w:r>
      <w:r w:rsidR="00AD7D3C">
        <w:sym w:font="Symbol" w:char="F067"/>
      </w:r>
      <w:r w:rsidR="00D83D36">
        <w:t>-</w:t>
      </w:r>
      <w:r w:rsidR="00AD7D3C">
        <w:t>распады; основной закон радиоактивного распада, период и постоянная распада, среднее время жизни и активность радиоактивного ядра,; ядерные реакции и их энергия.</w:t>
      </w:r>
    </w:p>
    <w:p w:rsidR="00AD7D3C" w:rsidRPr="00F16C2D" w:rsidRDefault="00AD7D3C" w:rsidP="00AD7D3C">
      <w:pPr>
        <w:pStyle w:val="20"/>
      </w:pPr>
      <w:bookmarkStart w:id="435" w:name="_Toc216773757"/>
      <w:bookmarkStart w:id="436" w:name="_Toc461574378"/>
      <w:bookmarkStart w:id="437" w:name="_Toc485459448"/>
      <w:bookmarkStart w:id="438" w:name="_Toc485534391"/>
      <w:r w:rsidRPr="00F16C2D">
        <w:t xml:space="preserve">6.1. </w:t>
      </w:r>
      <w:r>
        <w:t xml:space="preserve">Строение и состав атомного </w:t>
      </w:r>
      <w:bookmarkEnd w:id="435"/>
      <w:r>
        <w:t>ядра</w:t>
      </w:r>
      <w:bookmarkEnd w:id="436"/>
      <w:bookmarkEnd w:id="437"/>
      <w:bookmarkEnd w:id="438"/>
    </w:p>
    <w:p w:rsidR="00AD7D3C" w:rsidRPr="00F16C2D" w:rsidRDefault="00AD7D3C" w:rsidP="00AD7D3C">
      <w:pPr>
        <w:rPr>
          <w:szCs w:val="28"/>
        </w:rPr>
      </w:pPr>
      <w:r w:rsidRPr="00F16C2D">
        <w:rPr>
          <w:szCs w:val="28"/>
        </w:rPr>
        <w:t xml:space="preserve">В опытах Резерфорда по рассеянию </w:t>
      </w:r>
      <w:r w:rsidRPr="00F16C2D">
        <w:rPr>
          <w:position w:val="-6"/>
          <w:szCs w:val="28"/>
        </w:rPr>
        <w:object w:dxaOrig="240" w:dyaOrig="240" w14:anchorId="59285AEF">
          <v:shape id="_x0000_i1748" type="#_x0000_t75" style="width:11.25pt;height:11.25pt" o:ole="">
            <v:imagedata r:id="rId1501" o:title=""/>
          </v:shape>
          <o:OLEObject Type="Embed" ProgID="Equation.3" ShapeID="_x0000_i1748" DrawAspect="Content" ObjectID="_1824385285" r:id="rId1502"/>
        </w:object>
      </w:r>
      <w:r w:rsidRPr="00F16C2D">
        <w:rPr>
          <w:szCs w:val="28"/>
        </w:rPr>
        <w:t>-частиц веществом (</w:t>
      </w:r>
      <w:smartTag w:uri="urn:schemas-microsoft-com:office:smarttags" w:element="metricconverter">
        <w:smartTagPr>
          <w:attr w:name="ProductID" w:val="1911 г"/>
        </w:smartTagPr>
        <w:r w:rsidRPr="00F16C2D">
          <w:rPr>
            <w:szCs w:val="28"/>
          </w:rPr>
          <w:t>1911 г</w:t>
        </w:r>
      </w:smartTag>
      <w:r w:rsidRPr="00F16C2D">
        <w:rPr>
          <w:szCs w:val="28"/>
        </w:rPr>
        <w:t xml:space="preserve">.) было доказано, что положительный заряд и практически вся масса атома сосредоточены в малом по размерам ядре (линейные размеры ядра составляют порядка </w:t>
      </w:r>
      <w:r w:rsidRPr="00F16C2D">
        <w:rPr>
          <w:position w:val="-6"/>
          <w:szCs w:val="28"/>
        </w:rPr>
        <w:object w:dxaOrig="1660" w:dyaOrig="400" w14:anchorId="6D5DF11C">
          <v:shape id="_x0000_i1749" type="#_x0000_t75" style="width:82.5pt;height:20.25pt" o:ole="">
            <v:imagedata r:id="rId1503" o:title=""/>
          </v:shape>
          <o:OLEObject Type="Embed" ProgID="Equation.3" ShapeID="_x0000_i1749" DrawAspect="Content" ObjectID="_1824385286" r:id="rId1504"/>
        </w:object>
      </w:r>
      <w:r w:rsidRPr="00F16C2D">
        <w:rPr>
          <w:szCs w:val="28"/>
        </w:rPr>
        <w:t>, а размеры атома ~</w:t>
      </w:r>
      <w:r w:rsidRPr="00F16C2D">
        <w:rPr>
          <w:position w:val="-6"/>
          <w:szCs w:val="28"/>
        </w:rPr>
        <w:object w:dxaOrig="880" w:dyaOrig="400" w14:anchorId="4B81EF69">
          <v:shape id="_x0000_i1750" type="#_x0000_t75" style="width:44.25pt;height:20.25pt" o:ole="">
            <v:imagedata r:id="rId1505" o:title=""/>
          </v:shape>
          <o:OLEObject Type="Embed" ProgID="Equation.3" ShapeID="_x0000_i1750" DrawAspect="Content" ObjectID="_1824385287" r:id="rId1506"/>
        </w:object>
      </w:r>
      <w:r w:rsidRPr="00F16C2D">
        <w:rPr>
          <w:szCs w:val="28"/>
        </w:rPr>
        <w:t xml:space="preserve">). </w:t>
      </w:r>
    </w:p>
    <w:p w:rsidR="00AD7D3C" w:rsidRDefault="00AD7D3C" w:rsidP="00AD7D3C">
      <w:pPr>
        <w:spacing w:line="336" w:lineRule="auto"/>
        <w:ind w:firstLine="708"/>
        <w:rPr>
          <w:szCs w:val="28"/>
        </w:rPr>
      </w:pPr>
      <w:r w:rsidRPr="00F16C2D">
        <w:rPr>
          <w:szCs w:val="28"/>
        </w:rPr>
        <w:t>После открытия нейтрона (Чедвик,</w:t>
      </w:r>
      <w:smartTag w:uri="urn:schemas-microsoft-com:office:smarttags" w:element="metricconverter">
        <w:smartTagPr>
          <w:attr w:name="ProductID" w:val="1932 г"/>
        </w:smartTagPr>
        <w:r w:rsidRPr="00F16C2D">
          <w:rPr>
            <w:szCs w:val="28"/>
          </w:rPr>
          <w:t>1932 г</w:t>
        </w:r>
      </w:smartTag>
      <w:r w:rsidRPr="00F16C2D">
        <w:rPr>
          <w:szCs w:val="28"/>
        </w:rPr>
        <w:t>.) окончательно сложилась протонно-н</w:t>
      </w:r>
      <w:r>
        <w:rPr>
          <w:szCs w:val="28"/>
        </w:rPr>
        <w:t xml:space="preserve">ейтронная модель атомного ядра. </w:t>
      </w:r>
      <w:r w:rsidRPr="00F16C2D">
        <w:rPr>
          <w:szCs w:val="28"/>
        </w:rPr>
        <w:t xml:space="preserve">Массы протона и нейтрона примерно одинаковы и равны </w:t>
      </w:r>
      <w:r w:rsidRPr="00CC1626">
        <w:rPr>
          <w:position w:val="-16"/>
          <w:szCs w:val="28"/>
        </w:rPr>
        <w:object w:dxaOrig="4000" w:dyaOrig="460" w14:anchorId="5C906AAE">
          <v:shape id="_x0000_i1751" type="#_x0000_t75" style="width:200.25pt;height:23.25pt" o:ole="">
            <v:imagedata r:id="rId1507" o:title=""/>
          </v:shape>
          <o:OLEObject Type="Embed" ProgID="Equation.3" ShapeID="_x0000_i1751" DrawAspect="Content" ObjectID="_1824385288" r:id="rId1508"/>
        </w:object>
      </w:r>
      <w:r w:rsidRPr="00F16C2D">
        <w:rPr>
          <w:szCs w:val="28"/>
        </w:rPr>
        <w:t xml:space="preserve">, </w:t>
      </w:r>
      <w:r w:rsidRPr="00F16C2D">
        <w:rPr>
          <w:position w:val="-12"/>
          <w:szCs w:val="28"/>
        </w:rPr>
        <w:object w:dxaOrig="3940" w:dyaOrig="420" w14:anchorId="3AD94FA6">
          <v:shape id="_x0000_i1752" type="#_x0000_t75" style="width:197.25pt;height:21pt" o:ole="">
            <v:imagedata r:id="rId1509" o:title=""/>
          </v:shape>
          <o:OLEObject Type="Embed" ProgID="Equation.3" ShapeID="_x0000_i1752" DrawAspect="Content" ObjectID="_1824385289" r:id="rId1510"/>
        </w:object>
      </w:r>
      <w:r w:rsidRPr="00F16C2D">
        <w:rPr>
          <w:szCs w:val="28"/>
        </w:rPr>
        <w:t>. Протон имеет положительный электрический заряд, равный по модулю заряду электрона (</w:t>
      </w:r>
      <w:r w:rsidRPr="00F16C2D">
        <w:rPr>
          <w:position w:val="-16"/>
          <w:szCs w:val="28"/>
        </w:rPr>
        <w:object w:dxaOrig="820" w:dyaOrig="440" w14:anchorId="0827AF3A">
          <v:shape id="_x0000_i1753" type="#_x0000_t75" style="width:42pt;height:21.75pt" o:ole="">
            <v:imagedata r:id="rId1511" o:title=""/>
          </v:shape>
          <o:OLEObject Type="Embed" ProgID="Equation.3" ShapeID="_x0000_i1753" DrawAspect="Content" ObjectID="_1824385290" r:id="rId1512"/>
        </w:object>
      </w:r>
      <w:r w:rsidRPr="00F16C2D">
        <w:rPr>
          <w:szCs w:val="28"/>
        </w:rPr>
        <w:t xml:space="preserve">), а нейтрон электрического заряда не имеет. </w:t>
      </w:r>
    </w:p>
    <w:p w:rsidR="00AD7D3C" w:rsidRPr="002F2E73" w:rsidRDefault="00AD7D3C" w:rsidP="00AD7D3C">
      <w:pPr>
        <w:pStyle w:val="3"/>
      </w:pPr>
      <w:bookmarkStart w:id="439" w:name="_Toc461574379"/>
      <w:bookmarkStart w:id="440" w:name="_Toc485459449"/>
      <w:bookmarkStart w:id="441" w:name="_Toc485534392"/>
      <w:r w:rsidRPr="002F2E73">
        <w:t>6.1.1.Характеристики атомного ядра</w:t>
      </w:r>
      <w:bookmarkEnd w:id="439"/>
      <w:bookmarkEnd w:id="440"/>
      <w:bookmarkEnd w:id="441"/>
    </w:p>
    <w:p w:rsidR="00AD7D3C" w:rsidRPr="00F16C2D" w:rsidRDefault="00AD7D3C" w:rsidP="00AD7D3C">
      <w:pPr>
        <w:ind w:firstLine="708"/>
        <w:rPr>
          <w:szCs w:val="28"/>
        </w:rPr>
      </w:pPr>
      <w:r w:rsidRPr="002F2E73">
        <w:rPr>
          <w:i/>
          <w:szCs w:val="28"/>
        </w:rPr>
        <w:t>1.</w:t>
      </w:r>
      <w:r w:rsidR="00EB269F">
        <w:rPr>
          <w:i/>
          <w:szCs w:val="28"/>
        </w:rPr>
        <w:t> </w:t>
      </w:r>
      <w:r w:rsidRPr="002F2E73">
        <w:rPr>
          <w:i/>
          <w:szCs w:val="28"/>
        </w:rPr>
        <w:t>Обозначение ядра.</w:t>
      </w:r>
      <w:r w:rsidRPr="00F16C2D">
        <w:rPr>
          <w:szCs w:val="28"/>
        </w:rPr>
        <w:t xml:space="preserve"> Ядро химического элемента </w:t>
      </w:r>
      <w:r w:rsidRPr="00F16C2D">
        <w:rPr>
          <w:position w:val="-4"/>
          <w:szCs w:val="28"/>
        </w:rPr>
        <w:object w:dxaOrig="320" w:dyaOrig="279" w14:anchorId="5D5B1395">
          <v:shape id="_x0000_i1754" type="#_x0000_t75" style="width:17.25pt;height:13.5pt" o:ole="">
            <v:imagedata r:id="rId1513" o:title=""/>
          </v:shape>
          <o:OLEObject Type="Embed" ProgID="Equation.3" ShapeID="_x0000_i1754" DrawAspect="Content" ObjectID="_1824385291" r:id="rId1514"/>
        </w:object>
      </w:r>
      <w:r w:rsidRPr="00F16C2D">
        <w:rPr>
          <w:szCs w:val="28"/>
        </w:rPr>
        <w:t xml:space="preserve"> принято обозначать символом </w:t>
      </w:r>
      <w:r w:rsidRPr="00F16C2D">
        <w:rPr>
          <w:position w:val="-12"/>
          <w:szCs w:val="28"/>
        </w:rPr>
        <w:object w:dxaOrig="480" w:dyaOrig="440" w14:anchorId="5FD0ABF7">
          <v:shape id="_x0000_i1755" type="#_x0000_t75" style="width:24pt;height:21.75pt" o:ole="">
            <v:imagedata r:id="rId1515" o:title=""/>
          </v:shape>
          <o:OLEObject Type="Embed" ProgID="Equation.3" ShapeID="_x0000_i1755" DrawAspect="Content" ObjectID="_1824385292" r:id="rId1516"/>
        </w:object>
      </w:r>
      <w:r w:rsidRPr="00F16C2D">
        <w:rPr>
          <w:szCs w:val="28"/>
        </w:rPr>
        <w:t xml:space="preserve">. Здесь </w:t>
      </w:r>
      <w:r w:rsidRPr="00F16C2D">
        <w:rPr>
          <w:position w:val="-4"/>
          <w:szCs w:val="28"/>
        </w:rPr>
        <w:object w:dxaOrig="260" w:dyaOrig="279" w14:anchorId="125984D2">
          <v:shape id="_x0000_i1756" type="#_x0000_t75" style="width:13.5pt;height:13.5pt" o:ole="">
            <v:imagedata r:id="rId1517" o:title=""/>
          </v:shape>
          <o:OLEObject Type="Embed" ProgID="Equation.3" ShapeID="_x0000_i1756" DrawAspect="Content" ObjectID="_1824385293" r:id="rId1518"/>
        </w:object>
      </w:r>
      <w:r w:rsidRPr="00F16C2D">
        <w:rPr>
          <w:szCs w:val="28"/>
        </w:rPr>
        <w:t xml:space="preserve"> называют </w:t>
      </w:r>
      <w:r w:rsidRPr="002F2E73">
        <w:rPr>
          <w:i/>
          <w:szCs w:val="28"/>
        </w:rPr>
        <w:t>зарядовым числом</w:t>
      </w:r>
      <w:r w:rsidR="00C1083B">
        <w:rPr>
          <w:i/>
          <w:szCs w:val="28"/>
        </w:rPr>
        <w:t xml:space="preserve"> </w:t>
      </w:r>
      <w:r>
        <w:rPr>
          <w:szCs w:val="28"/>
        </w:rPr>
        <w:t>–</w:t>
      </w:r>
      <w:r w:rsidRPr="00F16C2D">
        <w:rPr>
          <w:szCs w:val="28"/>
        </w:rPr>
        <w:t xml:space="preserve"> оно определяет заряд ядра (</w:t>
      </w:r>
      <w:r w:rsidRPr="00F16C2D">
        <w:rPr>
          <w:position w:val="-14"/>
          <w:szCs w:val="28"/>
        </w:rPr>
        <w:object w:dxaOrig="460" w:dyaOrig="420" w14:anchorId="261D68FC">
          <v:shape id="_x0000_i1757" type="#_x0000_t75" style="width:22.5pt;height:21.75pt" o:ole="">
            <v:imagedata r:id="rId1519" o:title=""/>
          </v:shape>
          <o:OLEObject Type="Embed" ProgID="Equation.3" ShapeID="_x0000_i1757" DrawAspect="Content" ObjectID="_1824385294" r:id="rId1520"/>
        </w:object>
      </w:r>
      <w:r w:rsidRPr="00F16C2D">
        <w:rPr>
          <w:szCs w:val="28"/>
        </w:rPr>
        <w:t xml:space="preserve">) или порядковый номер элемента в </w:t>
      </w:r>
      <w:r>
        <w:rPr>
          <w:szCs w:val="28"/>
        </w:rPr>
        <w:t>П</w:t>
      </w:r>
      <w:r w:rsidRPr="00F16C2D">
        <w:rPr>
          <w:szCs w:val="28"/>
        </w:rPr>
        <w:t xml:space="preserve">ериодической системе </w:t>
      </w:r>
      <w:r>
        <w:rPr>
          <w:szCs w:val="28"/>
        </w:rPr>
        <w:t>элементов, или число электронов</w:t>
      </w:r>
      <w:r w:rsidRPr="00F16C2D">
        <w:rPr>
          <w:szCs w:val="28"/>
        </w:rPr>
        <w:t xml:space="preserve"> в электрически нейтральном атоме; </w:t>
      </w:r>
      <w:r w:rsidRPr="00F16C2D">
        <w:rPr>
          <w:position w:val="-12"/>
          <w:szCs w:val="28"/>
        </w:rPr>
        <w:object w:dxaOrig="1440" w:dyaOrig="360" w14:anchorId="3AA3F800">
          <v:shape id="_x0000_i1758" type="#_x0000_t75" style="width:1in;height:18pt" o:ole="">
            <v:imagedata r:id="rId1521" o:title=""/>
          </v:shape>
          <o:OLEObject Type="Embed" ProgID="Equation.3" ShapeID="_x0000_i1758" DrawAspect="Content" ObjectID="_1824385295" r:id="rId1522"/>
        </w:object>
      </w:r>
      <w:r>
        <w:rPr>
          <w:szCs w:val="28"/>
        </w:rPr>
        <w:t xml:space="preserve"> –</w:t>
      </w:r>
      <w:r w:rsidR="00FF0752" w:rsidRPr="00533674">
        <w:rPr>
          <w:szCs w:val="28"/>
        </w:rPr>
        <w:t xml:space="preserve"> </w:t>
      </w:r>
      <w:r w:rsidRPr="002F2E73">
        <w:rPr>
          <w:i/>
          <w:szCs w:val="28"/>
        </w:rPr>
        <w:t>массовое число</w:t>
      </w:r>
      <w:r w:rsidRPr="00F16C2D">
        <w:rPr>
          <w:szCs w:val="28"/>
        </w:rPr>
        <w:t xml:space="preserve">, оно </w:t>
      </w:r>
      <w:r>
        <w:rPr>
          <w:szCs w:val="28"/>
        </w:rPr>
        <w:t>равно</w:t>
      </w:r>
      <w:r w:rsidRPr="00F16C2D">
        <w:rPr>
          <w:szCs w:val="28"/>
        </w:rPr>
        <w:t xml:space="preserve"> суммарно</w:t>
      </w:r>
      <w:r>
        <w:rPr>
          <w:szCs w:val="28"/>
        </w:rPr>
        <w:t>му</w:t>
      </w:r>
      <w:r w:rsidRPr="00F16C2D">
        <w:rPr>
          <w:szCs w:val="28"/>
        </w:rPr>
        <w:t xml:space="preserve"> числ</w:t>
      </w:r>
      <w:r>
        <w:rPr>
          <w:szCs w:val="28"/>
        </w:rPr>
        <w:t>у</w:t>
      </w:r>
      <w:r w:rsidRPr="00F16C2D">
        <w:rPr>
          <w:szCs w:val="28"/>
        </w:rPr>
        <w:t xml:space="preserve"> протонов (</w:t>
      </w:r>
      <w:r w:rsidRPr="00F16C2D">
        <w:rPr>
          <w:position w:val="-4"/>
          <w:szCs w:val="28"/>
        </w:rPr>
        <w:object w:dxaOrig="260" w:dyaOrig="279" w14:anchorId="1F537A60">
          <v:shape id="_x0000_i1759" type="#_x0000_t75" style="width:9.75pt;height:13.5pt" o:ole="">
            <v:imagedata r:id="rId1523" o:title=""/>
          </v:shape>
          <o:OLEObject Type="Embed" ProgID="Equation.3" ShapeID="_x0000_i1759" DrawAspect="Content" ObjectID="_1824385296" r:id="rId1524"/>
        </w:object>
      </w:r>
      <w:r w:rsidRPr="00F16C2D">
        <w:rPr>
          <w:szCs w:val="28"/>
        </w:rPr>
        <w:t>) и нейтронов (</w:t>
      </w:r>
      <w:r w:rsidRPr="00F16C2D">
        <w:rPr>
          <w:position w:val="-6"/>
          <w:szCs w:val="28"/>
        </w:rPr>
        <w:object w:dxaOrig="300" w:dyaOrig="300" w14:anchorId="7CAAC72F">
          <v:shape id="_x0000_i1760" type="#_x0000_t75" style="width:15.75pt;height:15.75pt" o:ole="">
            <v:imagedata r:id="rId1525" o:title=""/>
          </v:shape>
          <o:OLEObject Type="Embed" ProgID="Equation.3" ShapeID="_x0000_i1760" DrawAspect="Content" ObjectID="_1824385297" r:id="rId1526"/>
        </w:object>
      </w:r>
      <w:r w:rsidRPr="00F16C2D">
        <w:rPr>
          <w:szCs w:val="28"/>
        </w:rPr>
        <w:t xml:space="preserve">) в ядре </w:t>
      </w:r>
      <w:r>
        <w:rPr>
          <w:szCs w:val="28"/>
        </w:rPr>
        <w:t>(</w:t>
      </w:r>
      <w:r w:rsidR="00B522C7">
        <w:rPr>
          <w:szCs w:val="28"/>
        </w:rPr>
        <w:t>т. е.</w:t>
      </w:r>
      <w:r>
        <w:rPr>
          <w:szCs w:val="28"/>
        </w:rPr>
        <w:t xml:space="preserve"> </w:t>
      </w:r>
      <w:r w:rsidRPr="00F16C2D">
        <w:rPr>
          <w:szCs w:val="28"/>
        </w:rPr>
        <w:t>числ</w:t>
      </w:r>
      <w:r>
        <w:rPr>
          <w:szCs w:val="28"/>
        </w:rPr>
        <w:t>у</w:t>
      </w:r>
      <w:r w:rsidRPr="00F16C2D">
        <w:rPr>
          <w:szCs w:val="28"/>
        </w:rPr>
        <w:t xml:space="preserve"> нуклонов в ядре</w:t>
      </w:r>
      <w:r>
        <w:rPr>
          <w:szCs w:val="28"/>
        </w:rPr>
        <w:t>)</w:t>
      </w:r>
      <w:r w:rsidRPr="00F16C2D">
        <w:rPr>
          <w:szCs w:val="28"/>
        </w:rPr>
        <w:t>.</w:t>
      </w:r>
    </w:p>
    <w:p w:rsidR="00AD7D3C" w:rsidRPr="00F16C2D" w:rsidRDefault="00AD7D3C" w:rsidP="00EB269F">
      <w:pPr>
        <w:keepNext/>
        <w:ind w:firstLine="709"/>
        <w:rPr>
          <w:szCs w:val="28"/>
        </w:rPr>
      </w:pPr>
      <w:r w:rsidRPr="002F2E73">
        <w:rPr>
          <w:i/>
          <w:szCs w:val="28"/>
        </w:rPr>
        <w:t>2.</w:t>
      </w:r>
      <w:r w:rsidR="00EB269F">
        <w:rPr>
          <w:i/>
          <w:szCs w:val="28"/>
        </w:rPr>
        <w:t> </w:t>
      </w:r>
      <w:r w:rsidRPr="002F2E73">
        <w:rPr>
          <w:i/>
          <w:szCs w:val="28"/>
        </w:rPr>
        <w:t>Типы ядер</w:t>
      </w:r>
      <w:r>
        <w:rPr>
          <w:i/>
          <w:szCs w:val="28"/>
        </w:rPr>
        <w:t>:</w:t>
      </w:r>
    </w:p>
    <w:p w:rsidR="00AD7D3C" w:rsidRPr="00EB269F" w:rsidRDefault="00AD7D3C" w:rsidP="00EB269F">
      <w:pPr>
        <w:pStyle w:val="aff7"/>
        <w:numPr>
          <w:ilvl w:val="0"/>
          <w:numId w:val="26"/>
        </w:numPr>
        <w:tabs>
          <w:tab w:val="left" w:pos="1134"/>
        </w:tabs>
        <w:spacing w:before="0" w:after="0" w:line="360" w:lineRule="auto"/>
        <w:ind w:left="0" w:firstLine="720"/>
        <w:jc w:val="both"/>
        <w:rPr>
          <w:rFonts w:ascii="Times New Roman" w:hAnsi="Times New Roman"/>
          <w:sz w:val="28"/>
          <w:szCs w:val="28"/>
        </w:rPr>
      </w:pPr>
      <w:r w:rsidRPr="00EB269F">
        <w:rPr>
          <w:rFonts w:ascii="Times New Roman" w:hAnsi="Times New Roman"/>
          <w:i/>
          <w:sz w:val="28"/>
          <w:szCs w:val="28"/>
        </w:rPr>
        <w:t>изотопы</w:t>
      </w:r>
      <w:r w:rsidR="00C1083B" w:rsidRPr="00EB269F">
        <w:rPr>
          <w:rFonts w:ascii="Times New Roman" w:hAnsi="Times New Roman"/>
          <w:i/>
          <w:sz w:val="28"/>
          <w:szCs w:val="28"/>
        </w:rPr>
        <w:t xml:space="preserve"> </w:t>
      </w:r>
      <w:r w:rsidRPr="00EB269F">
        <w:rPr>
          <w:rFonts w:ascii="Times New Roman" w:hAnsi="Times New Roman"/>
          <w:sz w:val="28"/>
          <w:szCs w:val="28"/>
        </w:rPr>
        <w:t>– это ядра, с одинаковыми</w:t>
      </w:r>
      <w:r w:rsidR="00C1083B" w:rsidRPr="00EB269F">
        <w:rPr>
          <w:rFonts w:ascii="Times New Roman" w:hAnsi="Times New Roman"/>
          <w:sz w:val="28"/>
          <w:szCs w:val="28"/>
        </w:rPr>
        <w:t xml:space="preserve"> </w:t>
      </w:r>
      <w:r w:rsidRPr="00EB269F">
        <w:rPr>
          <w:rFonts w:ascii="Times New Roman" w:hAnsi="Times New Roman"/>
          <w:sz w:val="28"/>
          <w:szCs w:val="28"/>
        </w:rPr>
        <w:t>зарядовыми, но разными массовыми числами</w:t>
      </w:r>
      <w:r w:rsidR="00EB269F">
        <w:rPr>
          <w:rFonts w:ascii="Times New Roman" w:hAnsi="Times New Roman"/>
          <w:sz w:val="28"/>
          <w:szCs w:val="28"/>
        </w:rPr>
        <w:t xml:space="preserve"> (</w:t>
      </w:r>
      <w:r w:rsidRPr="00EB269F">
        <w:rPr>
          <w:rFonts w:ascii="Times New Roman" w:hAnsi="Times New Roman"/>
          <w:sz w:val="28"/>
          <w:szCs w:val="28"/>
        </w:rPr>
        <w:t xml:space="preserve">у них одинаковое количество протонов, но разное – нейтронов). Так, например, для водорода имеется три изотопа – протий </w:t>
      </w:r>
      <w:r w:rsidRPr="00EB269F">
        <w:rPr>
          <w:rFonts w:ascii="Times New Roman" w:hAnsi="Times New Roman"/>
          <w:position w:val="-12"/>
          <w:sz w:val="28"/>
          <w:szCs w:val="28"/>
        </w:rPr>
        <w:object w:dxaOrig="380" w:dyaOrig="440" w14:anchorId="116F3C98">
          <v:shape id="_x0000_i1761" type="#_x0000_t75" style="width:18.75pt;height:21.75pt" o:ole="">
            <v:imagedata r:id="rId1527" o:title=""/>
          </v:shape>
          <o:OLEObject Type="Embed" ProgID="Equation.3" ShapeID="_x0000_i1761" DrawAspect="Content" ObjectID="_1824385298" r:id="rId1528"/>
        </w:object>
      </w:r>
      <w:r w:rsidRPr="00EB269F">
        <w:rPr>
          <w:rFonts w:ascii="Times New Roman" w:hAnsi="Times New Roman"/>
          <w:sz w:val="28"/>
          <w:szCs w:val="28"/>
        </w:rPr>
        <w:t xml:space="preserve">, дейтерий </w:t>
      </w:r>
      <w:r w:rsidRPr="00EB269F">
        <w:rPr>
          <w:rFonts w:ascii="Times New Roman" w:hAnsi="Times New Roman"/>
          <w:position w:val="-12"/>
          <w:sz w:val="28"/>
          <w:szCs w:val="28"/>
        </w:rPr>
        <w:object w:dxaOrig="420" w:dyaOrig="440" w14:anchorId="0885543B">
          <v:shape id="_x0000_i1762" type="#_x0000_t75" style="width:21pt;height:21.75pt" o:ole="">
            <v:imagedata r:id="rId1529" o:title=""/>
          </v:shape>
          <o:OLEObject Type="Embed" ProgID="Equation.3" ShapeID="_x0000_i1762" DrawAspect="Content" ObjectID="_1824385299" r:id="rId1530"/>
        </w:object>
      </w:r>
      <w:r w:rsidRPr="00EB269F">
        <w:rPr>
          <w:rFonts w:ascii="Times New Roman" w:hAnsi="Times New Roman"/>
          <w:sz w:val="28"/>
          <w:szCs w:val="28"/>
        </w:rPr>
        <w:t xml:space="preserve"> и тритий </w:t>
      </w:r>
      <w:r w:rsidRPr="00EB269F">
        <w:rPr>
          <w:rFonts w:ascii="Times New Roman" w:hAnsi="Times New Roman"/>
          <w:position w:val="-12"/>
          <w:sz w:val="28"/>
          <w:szCs w:val="28"/>
        </w:rPr>
        <w:object w:dxaOrig="400" w:dyaOrig="440" w14:anchorId="263F6920">
          <v:shape id="_x0000_i1763" type="#_x0000_t75" style="width:20.25pt;height:21.75pt" o:ole="">
            <v:imagedata r:id="rId1531" o:title=""/>
          </v:shape>
          <o:OLEObject Type="Embed" ProgID="Equation.3" ShapeID="_x0000_i1763" DrawAspect="Content" ObjectID="_1824385300" r:id="rId1532"/>
        </w:object>
      </w:r>
      <w:r w:rsidRPr="00EB269F">
        <w:rPr>
          <w:rFonts w:ascii="Times New Roman" w:hAnsi="Times New Roman"/>
          <w:sz w:val="28"/>
          <w:szCs w:val="28"/>
        </w:rPr>
        <w:t>;</w:t>
      </w:r>
    </w:p>
    <w:p w:rsidR="00AD7D3C" w:rsidRPr="00EB269F" w:rsidRDefault="00AD7D3C" w:rsidP="00EB269F">
      <w:pPr>
        <w:pStyle w:val="aff7"/>
        <w:numPr>
          <w:ilvl w:val="0"/>
          <w:numId w:val="26"/>
        </w:numPr>
        <w:tabs>
          <w:tab w:val="left" w:pos="1134"/>
        </w:tabs>
        <w:spacing w:before="0" w:after="0" w:line="360" w:lineRule="auto"/>
        <w:ind w:left="0" w:firstLine="720"/>
        <w:jc w:val="both"/>
        <w:rPr>
          <w:rFonts w:ascii="Times New Roman" w:hAnsi="Times New Roman"/>
          <w:sz w:val="28"/>
          <w:szCs w:val="28"/>
        </w:rPr>
      </w:pPr>
      <w:r w:rsidRPr="00EB269F">
        <w:rPr>
          <w:rFonts w:ascii="Times New Roman" w:hAnsi="Times New Roman"/>
          <w:i/>
          <w:sz w:val="28"/>
          <w:szCs w:val="28"/>
        </w:rPr>
        <w:t xml:space="preserve">изобары </w:t>
      </w:r>
      <w:r w:rsidRPr="00EB269F">
        <w:rPr>
          <w:rFonts w:ascii="Times New Roman" w:hAnsi="Times New Roman"/>
          <w:sz w:val="28"/>
          <w:szCs w:val="28"/>
        </w:rPr>
        <w:t xml:space="preserve">– это ядра с одинаковыми массовыми, но разными зарядовыми числами (такие ядра могут получаться в ходе </w:t>
      </w:r>
      <w:r w:rsidRPr="00EB269F">
        <w:rPr>
          <w:rFonts w:ascii="Times New Roman" w:hAnsi="Times New Roman"/>
          <w:sz w:val="28"/>
          <w:szCs w:val="28"/>
        </w:rPr>
        <w:sym w:font="Symbol" w:char="F062"/>
      </w:r>
      <w:r w:rsidRPr="00EB269F">
        <w:rPr>
          <w:rFonts w:ascii="Times New Roman" w:hAnsi="Times New Roman"/>
          <w:sz w:val="28"/>
          <w:szCs w:val="28"/>
        </w:rPr>
        <w:t xml:space="preserve">-распада); </w:t>
      </w:r>
    </w:p>
    <w:p w:rsidR="00AD7D3C" w:rsidRPr="00EB269F" w:rsidRDefault="00AD7D3C" w:rsidP="00EB269F">
      <w:pPr>
        <w:pStyle w:val="aff7"/>
        <w:numPr>
          <w:ilvl w:val="0"/>
          <w:numId w:val="26"/>
        </w:numPr>
        <w:tabs>
          <w:tab w:val="left" w:pos="1134"/>
        </w:tabs>
        <w:spacing w:before="0" w:after="0" w:line="360" w:lineRule="auto"/>
        <w:ind w:left="0" w:firstLine="720"/>
        <w:jc w:val="both"/>
        <w:rPr>
          <w:rFonts w:ascii="Times New Roman" w:hAnsi="Times New Roman"/>
          <w:sz w:val="28"/>
          <w:szCs w:val="28"/>
        </w:rPr>
      </w:pPr>
      <w:r w:rsidRPr="00EB269F">
        <w:rPr>
          <w:rFonts w:ascii="Times New Roman" w:hAnsi="Times New Roman"/>
          <w:i/>
          <w:sz w:val="28"/>
          <w:szCs w:val="28"/>
        </w:rPr>
        <w:t>изомеры</w:t>
      </w:r>
      <w:r w:rsidRPr="00EB269F">
        <w:rPr>
          <w:rFonts w:ascii="Times New Roman" w:hAnsi="Times New Roman"/>
          <w:sz w:val="28"/>
          <w:szCs w:val="28"/>
        </w:rPr>
        <w:t xml:space="preserve"> – ядра</w:t>
      </w:r>
      <w:r w:rsidR="00C1083B" w:rsidRPr="00EB269F">
        <w:rPr>
          <w:rFonts w:ascii="Times New Roman" w:hAnsi="Times New Roman"/>
          <w:sz w:val="28"/>
          <w:szCs w:val="28"/>
        </w:rPr>
        <w:t xml:space="preserve"> </w:t>
      </w:r>
      <w:r w:rsidRPr="00EB269F">
        <w:rPr>
          <w:rFonts w:ascii="Times New Roman" w:hAnsi="Times New Roman"/>
          <w:sz w:val="28"/>
          <w:szCs w:val="28"/>
        </w:rPr>
        <w:t>с одинаковым числом нейтронов, но разным</w:t>
      </w:r>
      <w:r w:rsidR="00C1083B" w:rsidRPr="00EB269F">
        <w:rPr>
          <w:rFonts w:ascii="Times New Roman" w:hAnsi="Times New Roman"/>
          <w:sz w:val="28"/>
          <w:szCs w:val="28"/>
        </w:rPr>
        <w:t xml:space="preserve"> </w:t>
      </w:r>
      <w:r w:rsidRPr="00EB269F">
        <w:rPr>
          <w:rFonts w:ascii="Times New Roman" w:hAnsi="Times New Roman"/>
          <w:sz w:val="28"/>
          <w:szCs w:val="28"/>
        </w:rPr>
        <w:t xml:space="preserve">количеством протонов. </w:t>
      </w:r>
    </w:p>
    <w:p w:rsidR="00AD7D3C" w:rsidRPr="00F16C2D" w:rsidRDefault="00AD7D3C" w:rsidP="00AD7D3C">
      <w:pPr>
        <w:ind w:firstLine="708"/>
        <w:rPr>
          <w:szCs w:val="28"/>
        </w:rPr>
      </w:pPr>
      <w:r>
        <w:rPr>
          <w:szCs w:val="28"/>
        </w:rPr>
        <w:t xml:space="preserve">Наличие изотопов приводит к тому, </w:t>
      </w:r>
      <w:r w:rsidRPr="00F16C2D">
        <w:rPr>
          <w:szCs w:val="28"/>
        </w:rPr>
        <w:t xml:space="preserve">что приводимое в </w:t>
      </w:r>
      <w:r>
        <w:rPr>
          <w:szCs w:val="28"/>
        </w:rPr>
        <w:t xml:space="preserve">периодической </w:t>
      </w:r>
      <w:r w:rsidRPr="00F16C2D">
        <w:rPr>
          <w:szCs w:val="28"/>
        </w:rPr>
        <w:t>системе элементов Д.И.</w:t>
      </w:r>
      <w:r w:rsidR="009E2C24">
        <w:rPr>
          <w:szCs w:val="28"/>
        </w:rPr>
        <w:t xml:space="preserve"> </w:t>
      </w:r>
      <w:r w:rsidRPr="00F16C2D">
        <w:rPr>
          <w:szCs w:val="28"/>
        </w:rPr>
        <w:t xml:space="preserve">Менделеева </w:t>
      </w:r>
      <w:r>
        <w:rPr>
          <w:szCs w:val="28"/>
        </w:rPr>
        <w:t>массовое число каждого элемента не является целым.</w:t>
      </w:r>
      <w:r w:rsidR="009E2C24">
        <w:rPr>
          <w:szCs w:val="28"/>
        </w:rPr>
        <w:t xml:space="preserve"> </w:t>
      </w:r>
      <w:r>
        <w:rPr>
          <w:szCs w:val="28"/>
        </w:rPr>
        <w:t>При расчете</w:t>
      </w:r>
      <w:r w:rsidR="009E2C24">
        <w:rPr>
          <w:szCs w:val="28"/>
        </w:rPr>
        <w:t xml:space="preserve"> </w:t>
      </w:r>
      <w:r>
        <w:rPr>
          <w:szCs w:val="28"/>
        </w:rPr>
        <w:t xml:space="preserve">массового числа химического элемента, </w:t>
      </w:r>
      <w:r w:rsidRPr="00F16C2D">
        <w:rPr>
          <w:szCs w:val="28"/>
        </w:rPr>
        <w:t>учитывает</w:t>
      </w:r>
      <w:r>
        <w:rPr>
          <w:szCs w:val="28"/>
        </w:rPr>
        <w:t>ся</w:t>
      </w:r>
      <w:r w:rsidRPr="00F16C2D">
        <w:rPr>
          <w:szCs w:val="28"/>
        </w:rPr>
        <w:t xml:space="preserve"> наличие и</w:t>
      </w:r>
      <w:r w:rsidR="009E2C24">
        <w:rPr>
          <w:szCs w:val="28"/>
        </w:rPr>
        <w:t xml:space="preserve"> </w:t>
      </w:r>
      <w:r w:rsidRPr="00F16C2D">
        <w:rPr>
          <w:szCs w:val="28"/>
        </w:rPr>
        <w:t xml:space="preserve">процентное </w:t>
      </w:r>
      <w:r>
        <w:rPr>
          <w:szCs w:val="28"/>
        </w:rPr>
        <w:t xml:space="preserve">всех его </w:t>
      </w:r>
      <w:r w:rsidRPr="00F16C2D">
        <w:rPr>
          <w:szCs w:val="28"/>
        </w:rPr>
        <w:t xml:space="preserve">изотопов. </w:t>
      </w:r>
    </w:p>
    <w:p w:rsidR="00AD7D3C" w:rsidRPr="00F16C2D" w:rsidRDefault="00AD7D3C" w:rsidP="00AD7D3C">
      <w:pPr>
        <w:ind w:firstLine="708"/>
        <w:rPr>
          <w:szCs w:val="28"/>
        </w:rPr>
      </w:pPr>
      <w:r>
        <w:rPr>
          <w:i/>
          <w:szCs w:val="28"/>
        </w:rPr>
        <w:t>3</w:t>
      </w:r>
      <w:r w:rsidRPr="000E5DF1">
        <w:rPr>
          <w:i/>
          <w:szCs w:val="28"/>
        </w:rPr>
        <w:t>.</w:t>
      </w:r>
      <w:r w:rsidR="00EB269F">
        <w:rPr>
          <w:i/>
          <w:szCs w:val="28"/>
        </w:rPr>
        <w:t> </w:t>
      </w:r>
      <w:r w:rsidRPr="000E5DF1">
        <w:rPr>
          <w:i/>
          <w:szCs w:val="28"/>
        </w:rPr>
        <w:t>Размеры ядер</w:t>
      </w:r>
      <w:r w:rsidRPr="00F16C2D">
        <w:rPr>
          <w:szCs w:val="28"/>
        </w:rPr>
        <w:t xml:space="preserve">. </w:t>
      </w:r>
      <w:r>
        <w:rPr>
          <w:szCs w:val="28"/>
        </w:rPr>
        <w:t>Было экспериментально доказано, что радиус ядра зависит от массового числа и эта зависимость имеет вид:</w:t>
      </w:r>
    </w:p>
    <w:p w:rsidR="00AD7D3C" w:rsidRPr="00F16C2D" w:rsidRDefault="00485C41" w:rsidP="00485C41">
      <w:pPr>
        <w:pStyle w:val="affc"/>
      </w:pPr>
      <w:r w:rsidRPr="00D57F37">
        <w:tab/>
      </w:r>
      <w:r w:rsidRPr="00485C41">
        <w:rPr>
          <w:position w:val="-10"/>
        </w:rPr>
        <w:object w:dxaOrig="2920" w:dyaOrig="400" w14:anchorId="6EBF9B35">
          <v:shape id="_x0000_i1764" type="#_x0000_t75" style="width:145.5pt;height:20.25pt" o:ole="">
            <v:imagedata r:id="rId1533" o:title=""/>
          </v:shape>
          <o:OLEObject Type="Embed" ProgID="Equation.3" ShapeID="_x0000_i1764" DrawAspect="Content" ObjectID="_1824385301" r:id="rId1534"/>
        </w:object>
      </w:r>
      <w:r w:rsidR="00AD7D3C">
        <w:tab/>
        <w:t>(6.1)</w:t>
      </w:r>
    </w:p>
    <w:p w:rsidR="00AD7D3C" w:rsidRPr="00F16C2D" w:rsidRDefault="00AD7D3C" w:rsidP="00AD7D3C">
      <w:pPr>
        <w:rPr>
          <w:szCs w:val="28"/>
        </w:rPr>
      </w:pPr>
      <w:r>
        <w:rPr>
          <w:szCs w:val="28"/>
        </w:rPr>
        <w:t xml:space="preserve">Рассчитаем с помощью формулы (6.1) </w:t>
      </w:r>
      <w:r w:rsidRPr="00F16C2D">
        <w:rPr>
          <w:szCs w:val="28"/>
        </w:rPr>
        <w:t>плотность ядерного вещества</w:t>
      </w:r>
    </w:p>
    <w:p w:rsidR="00AD7D3C" w:rsidRPr="00F16C2D" w:rsidRDefault="00485C41" w:rsidP="00485C41">
      <w:pPr>
        <w:pStyle w:val="affc"/>
      </w:pPr>
      <w:r w:rsidRPr="00D57F37">
        <w:tab/>
      </w:r>
      <w:r w:rsidRPr="00485C41">
        <w:rPr>
          <w:position w:val="-12"/>
        </w:rPr>
        <w:object w:dxaOrig="4340" w:dyaOrig="420" w14:anchorId="0EF82714">
          <v:shape id="_x0000_i1765" type="#_x0000_t75" style="width:216.75pt;height:21pt" o:ole="">
            <v:imagedata r:id="rId1535" o:title=""/>
          </v:shape>
          <o:OLEObject Type="Embed" ProgID="Equation.3" ShapeID="_x0000_i1765" DrawAspect="Content" ObjectID="_1824385302" r:id="rId1536"/>
        </w:object>
      </w:r>
      <w:r>
        <w:t>.</w:t>
      </w:r>
      <w:r w:rsidR="00AD7D3C">
        <w:tab/>
      </w:r>
      <w:r w:rsidR="00AD7D3C" w:rsidRPr="00F16C2D">
        <w:t>(6.</w:t>
      </w:r>
      <w:r w:rsidR="00AD7D3C">
        <w:t>2</w:t>
      </w:r>
      <w:r w:rsidR="00AD7D3C" w:rsidRPr="00F16C2D">
        <w:t>)</w:t>
      </w:r>
    </w:p>
    <w:p w:rsidR="00AD7D3C" w:rsidRPr="00F16C2D" w:rsidRDefault="00AD7D3C" w:rsidP="00AD7D3C">
      <w:pPr>
        <w:rPr>
          <w:szCs w:val="28"/>
        </w:rPr>
      </w:pPr>
      <w:r>
        <w:rPr>
          <w:szCs w:val="28"/>
        </w:rPr>
        <w:t>Из выражения (6.2) видно, что плотность ядерного вещества</w:t>
      </w:r>
      <w:r w:rsidR="00757FB2">
        <w:rPr>
          <w:szCs w:val="28"/>
        </w:rPr>
        <w:t xml:space="preserve"> </w:t>
      </w:r>
      <w:r w:rsidRPr="00F16C2D">
        <w:rPr>
          <w:szCs w:val="28"/>
        </w:rPr>
        <w:t>чрезвычайно велика</w:t>
      </w:r>
      <w:r>
        <w:rPr>
          <w:szCs w:val="28"/>
        </w:rPr>
        <w:t xml:space="preserve"> и не зависит от массового числа (от номера элемента в таблице Менделеева).</w:t>
      </w:r>
    </w:p>
    <w:p w:rsidR="00AD7D3C" w:rsidRPr="00F16C2D" w:rsidRDefault="00AD7D3C" w:rsidP="00AD7D3C">
      <w:pPr>
        <w:pStyle w:val="3"/>
      </w:pPr>
      <w:bookmarkStart w:id="442" w:name="_Toc216773758"/>
      <w:bookmarkStart w:id="443" w:name="_Toc461574380"/>
      <w:bookmarkStart w:id="444" w:name="_Toc485459450"/>
      <w:bookmarkStart w:id="445" w:name="_Toc485534393"/>
      <w:r w:rsidRPr="00F16C2D">
        <w:t>6.1.2. Ядерные силы. Свойства ядерных сил</w:t>
      </w:r>
      <w:bookmarkEnd w:id="442"/>
      <w:bookmarkEnd w:id="443"/>
      <w:bookmarkEnd w:id="444"/>
      <w:bookmarkEnd w:id="445"/>
    </w:p>
    <w:p w:rsidR="00AD7D3C" w:rsidRDefault="00AD7D3C" w:rsidP="00AD7D3C">
      <w:pPr>
        <w:ind w:firstLine="708"/>
        <w:rPr>
          <w:szCs w:val="28"/>
        </w:rPr>
      </w:pPr>
      <w:r w:rsidRPr="00F16C2D">
        <w:rPr>
          <w:szCs w:val="28"/>
        </w:rPr>
        <w:t>Между нуклонами в ядре действуют ядерные силы</w:t>
      </w:r>
      <w:r w:rsidRPr="007F73AD">
        <w:rPr>
          <w:szCs w:val="28"/>
        </w:rPr>
        <w:t xml:space="preserve">, которые </w:t>
      </w:r>
      <w:r w:rsidRPr="00F16C2D">
        <w:rPr>
          <w:szCs w:val="28"/>
        </w:rPr>
        <w:t>обладают следующими свойствами:</w:t>
      </w:r>
    </w:p>
    <w:p w:rsidR="00AD7D3C" w:rsidRPr="00F16C2D" w:rsidRDefault="00AD7D3C" w:rsidP="00AD7D3C">
      <w:pPr>
        <w:ind w:firstLine="708"/>
        <w:rPr>
          <w:szCs w:val="28"/>
        </w:rPr>
      </w:pPr>
      <w:r>
        <w:rPr>
          <w:szCs w:val="28"/>
        </w:rPr>
        <w:t>1.</w:t>
      </w:r>
      <w:r w:rsidR="00EB269F">
        <w:rPr>
          <w:szCs w:val="28"/>
        </w:rPr>
        <w:t> </w:t>
      </w:r>
      <w:r>
        <w:rPr>
          <w:szCs w:val="28"/>
        </w:rPr>
        <w:t xml:space="preserve">Ядерные силы </w:t>
      </w:r>
      <w:r w:rsidRPr="002F2E73">
        <w:rPr>
          <w:szCs w:val="28"/>
        </w:rPr>
        <w:t>–</w:t>
      </w:r>
      <w:r w:rsidR="00EB269F">
        <w:rPr>
          <w:szCs w:val="28"/>
        </w:rPr>
        <w:t xml:space="preserve"> силы притяжения.</w:t>
      </w:r>
    </w:p>
    <w:p w:rsidR="00AD7D3C" w:rsidRPr="00F16C2D" w:rsidRDefault="00AD7D3C" w:rsidP="00AD7D3C">
      <w:pPr>
        <w:ind w:firstLine="708"/>
        <w:rPr>
          <w:szCs w:val="28"/>
        </w:rPr>
      </w:pPr>
      <w:r>
        <w:rPr>
          <w:szCs w:val="28"/>
        </w:rPr>
        <w:t>2</w:t>
      </w:r>
      <w:r w:rsidRPr="00F16C2D">
        <w:rPr>
          <w:i/>
          <w:szCs w:val="28"/>
        </w:rPr>
        <w:t>.</w:t>
      </w:r>
      <w:r w:rsidR="00EB269F">
        <w:rPr>
          <w:i/>
          <w:szCs w:val="28"/>
        </w:rPr>
        <w:t> </w:t>
      </w:r>
      <w:r>
        <w:rPr>
          <w:i/>
          <w:szCs w:val="28"/>
        </w:rPr>
        <w:t>П</w:t>
      </w:r>
      <w:r w:rsidRPr="00F16C2D">
        <w:rPr>
          <w:i/>
          <w:szCs w:val="28"/>
        </w:rPr>
        <w:t xml:space="preserve">о интенсивности </w:t>
      </w:r>
      <w:r>
        <w:rPr>
          <w:i/>
          <w:szCs w:val="28"/>
        </w:rPr>
        <w:t xml:space="preserve">ядерные сила </w:t>
      </w:r>
      <w:r w:rsidRPr="00F16C2D">
        <w:rPr>
          <w:i/>
          <w:szCs w:val="28"/>
        </w:rPr>
        <w:t>превосходят кулоновские примерно в 100 раз</w:t>
      </w:r>
      <w:r>
        <w:rPr>
          <w:szCs w:val="28"/>
        </w:rPr>
        <w:t>. Поэтому</w:t>
      </w:r>
      <w:r w:rsidRPr="00F16C2D">
        <w:rPr>
          <w:szCs w:val="28"/>
        </w:rPr>
        <w:t xml:space="preserve"> ядерные силы удерживают в ядре положительно заряженные протоны, между которыми также действуют кулоновские силы отталкивания. </w:t>
      </w:r>
    </w:p>
    <w:p w:rsidR="00AD7D3C" w:rsidRPr="00F16C2D" w:rsidRDefault="00AD7D3C" w:rsidP="00AD7D3C">
      <w:pPr>
        <w:ind w:firstLine="708"/>
        <w:rPr>
          <w:szCs w:val="28"/>
        </w:rPr>
      </w:pPr>
      <w:r>
        <w:rPr>
          <w:szCs w:val="28"/>
        </w:rPr>
        <w:t>3</w:t>
      </w:r>
      <w:r w:rsidRPr="000E5DF1">
        <w:rPr>
          <w:szCs w:val="28"/>
        </w:rPr>
        <w:t>.</w:t>
      </w:r>
      <w:r w:rsidR="00EB269F">
        <w:rPr>
          <w:szCs w:val="28"/>
        </w:rPr>
        <w:t> </w:t>
      </w:r>
      <w:r w:rsidRPr="00F16C2D">
        <w:rPr>
          <w:i/>
          <w:szCs w:val="28"/>
        </w:rPr>
        <w:t>Ядерные силы</w:t>
      </w:r>
      <w:r>
        <w:rPr>
          <w:i/>
          <w:szCs w:val="28"/>
        </w:rPr>
        <w:t xml:space="preserve"> обладают зарядовой независимостью,</w:t>
      </w:r>
      <w:r w:rsidRPr="00F16C2D">
        <w:rPr>
          <w:szCs w:val="28"/>
        </w:rPr>
        <w:t xml:space="preserve"> </w:t>
      </w:r>
      <w:r w:rsidR="00B522C7">
        <w:rPr>
          <w:szCs w:val="28"/>
        </w:rPr>
        <w:t>т. е.</w:t>
      </w:r>
      <w:r w:rsidRPr="00F16C2D">
        <w:rPr>
          <w:szCs w:val="28"/>
        </w:rPr>
        <w:t xml:space="preserve"> </w:t>
      </w:r>
      <w:r>
        <w:rPr>
          <w:szCs w:val="28"/>
        </w:rPr>
        <w:t xml:space="preserve">действуют </w:t>
      </w:r>
      <w:r w:rsidRPr="00F16C2D">
        <w:rPr>
          <w:szCs w:val="28"/>
        </w:rPr>
        <w:t>между протоном и нейтроном, нейтроном и</w:t>
      </w:r>
      <w:r>
        <w:rPr>
          <w:szCs w:val="28"/>
        </w:rPr>
        <w:t xml:space="preserve"> нейтроном, протоном и протоном, и </w:t>
      </w:r>
      <w:r w:rsidRPr="00F16C2D">
        <w:rPr>
          <w:szCs w:val="28"/>
        </w:rPr>
        <w:t>интенсивност</w:t>
      </w:r>
      <w:r>
        <w:rPr>
          <w:szCs w:val="28"/>
        </w:rPr>
        <w:t>и</w:t>
      </w:r>
      <w:r w:rsidR="00FC0BE7">
        <w:rPr>
          <w:szCs w:val="28"/>
        </w:rPr>
        <w:t xml:space="preserve"> </w:t>
      </w:r>
      <w:r>
        <w:rPr>
          <w:szCs w:val="28"/>
        </w:rPr>
        <w:t>этих взаимодействий</w:t>
      </w:r>
      <w:r w:rsidR="00FC0BE7">
        <w:rPr>
          <w:szCs w:val="28"/>
        </w:rPr>
        <w:t xml:space="preserve"> </w:t>
      </w:r>
      <w:r>
        <w:rPr>
          <w:szCs w:val="28"/>
        </w:rPr>
        <w:t>одинаковы</w:t>
      </w:r>
      <w:r w:rsidRPr="00F16C2D">
        <w:rPr>
          <w:szCs w:val="28"/>
        </w:rPr>
        <w:t>.</w:t>
      </w:r>
    </w:p>
    <w:p w:rsidR="00AD7D3C" w:rsidRPr="00F16C2D" w:rsidRDefault="00AD7D3C" w:rsidP="00AD7D3C">
      <w:pPr>
        <w:ind w:firstLine="708"/>
        <w:rPr>
          <w:szCs w:val="28"/>
        </w:rPr>
      </w:pPr>
      <w:r>
        <w:rPr>
          <w:szCs w:val="28"/>
        </w:rPr>
        <w:t>4</w:t>
      </w:r>
      <w:r w:rsidRPr="000E5DF1">
        <w:rPr>
          <w:szCs w:val="28"/>
        </w:rPr>
        <w:t>.</w:t>
      </w:r>
      <w:r w:rsidR="00EB269F">
        <w:rPr>
          <w:i/>
          <w:szCs w:val="28"/>
        </w:rPr>
        <w:t> </w:t>
      </w:r>
      <w:r w:rsidRPr="00F16C2D">
        <w:rPr>
          <w:i/>
          <w:szCs w:val="28"/>
        </w:rPr>
        <w:t>Ядерные силы приводят к тому, что ядро является устойчивым образованием,</w:t>
      </w:r>
      <w:r w:rsidRPr="00F16C2D">
        <w:rPr>
          <w:szCs w:val="28"/>
        </w:rPr>
        <w:t xml:space="preserve"> </w:t>
      </w:r>
      <w:r w:rsidR="00B522C7">
        <w:rPr>
          <w:szCs w:val="28"/>
        </w:rPr>
        <w:t>т. е.</w:t>
      </w:r>
      <w:r w:rsidRPr="00F16C2D">
        <w:rPr>
          <w:szCs w:val="28"/>
        </w:rPr>
        <w:t xml:space="preserve"> при его получении выделяется энергия. Она называется </w:t>
      </w:r>
      <w:r w:rsidRPr="000E5DF1">
        <w:rPr>
          <w:i/>
          <w:szCs w:val="28"/>
        </w:rPr>
        <w:t>энергией связи атомного ядра</w:t>
      </w:r>
      <w:r w:rsidRPr="00F16C2D">
        <w:rPr>
          <w:szCs w:val="28"/>
        </w:rPr>
        <w:t xml:space="preserve"> и рассчитывается по формуле</w:t>
      </w:r>
    </w:p>
    <w:p w:rsidR="00AD7D3C" w:rsidRDefault="00485C41" w:rsidP="00485C41">
      <w:pPr>
        <w:pStyle w:val="affc"/>
      </w:pPr>
      <w:r w:rsidRPr="00485C41">
        <w:rPr>
          <w:position w:val="-26"/>
        </w:rPr>
        <w:object w:dxaOrig="6000" w:dyaOrig="700" w14:anchorId="6A3D8964">
          <v:shape id="_x0000_i1766" type="#_x0000_t75" style="width:299.25pt;height:33.75pt" o:ole="">
            <v:imagedata r:id="rId1537" o:title=""/>
          </v:shape>
          <o:OLEObject Type="Embed" ProgID="Equation.3" ShapeID="_x0000_i1766" DrawAspect="Content" ObjectID="_1824385303" r:id="rId1538"/>
        </w:object>
      </w:r>
    </w:p>
    <w:p w:rsidR="00AD7D3C" w:rsidRPr="00F16C2D" w:rsidRDefault="00485C41" w:rsidP="00485C41">
      <w:pPr>
        <w:pStyle w:val="affc"/>
        <w:rPr>
          <w:szCs w:val="28"/>
        </w:rPr>
      </w:pPr>
      <w:r>
        <w:rPr>
          <w:lang w:val="en-US"/>
        </w:rPr>
        <w:tab/>
      </w:r>
      <w:r w:rsidRPr="00485C41">
        <w:rPr>
          <w:position w:val="-26"/>
        </w:rPr>
        <w:object w:dxaOrig="4500" w:dyaOrig="700" w14:anchorId="5437364E">
          <v:shape id="_x0000_i1767" type="#_x0000_t75" style="width:225pt;height:34.5pt" o:ole="">
            <v:imagedata r:id="rId1539" o:title=""/>
          </v:shape>
          <o:OLEObject Type="Embed" ProgID="Equation.3" ShapeID="_x0000_i1767" DrawAspect="Content" ObjectID="_1824385304" r:id="rId1540"/>
        </w:object>
      </w:r>
      <w:r w:rsidR="00AD7D3C" w:rsidRPr="00F16C2D">
        <w:rPr>
          <w:szCs w:val="28"/>
        </w:rPr>
        <w:t>,</w:t>
      </w:r>
      <w:r w:rsidRPr="00D57F37">
        <w:rPr>
          <w:szCs w:val="28"/>
        </w:rPr>
        <w:tab/>
      </w:r>
      <w:r w:rsidR="00AD7D3C">
        <w:rPr>
          <w:szCs w:val="28"/>
        </w:rPr>
        <w:t>(6.3</w:t>
      </w:r>
      <w:r w:rsidR="00AD7D3C" w:rsidRPr="00F16C2D">
        <w:rPr>
          <w:szCs w:val="28"/>
        </w:rPr>
        <w:t>)</w:t>
      </w:r>
    </w:p>
    <w:p w:rsidR="00AD7D3C" w:rsidRPr="007F73AD" w:rsidRDefault="00AD7D3C" w:rsidP="00485C41">
      <w:pPr>
        <w:ind w:firstLine="0"/>
        <w:rPr>
          <w:szCs w:val="28"/>
        </w:rPr>
      </w:pPr>
      <w:r>
        <w:rPr>
          <w:szCs w:val="28"/>
        </w:rPr>
        <w:t xml:space="preserve">где </w:t>
      </w:r>
      <w:r w:rsidRPr="00F16C2D">
        <w:rPr>
          <w:szCs w:val="28"/>
        </w:rPr>
        <w:t xml:space="preserve">разность масс </w:t>
      </w:r>
      <w:r w:rsidRPr="00F16C2D">
        <w:rPr>
          <w:position w:val="-6"/>
          <w:szCs w:val="28"/>
        </w:rPr>
        <w:object w:dxaOrig="460" w:dyaOrig="300" w14:anchorId="05393F3E">
          <v:shape id="_x0000_i1768" type="#_x0000_t75" style="width:23.25pt;height:15.75pt" o:ole="">
            <v:imagedata r:id="rId1541" o:title=""/>
          </v:shape>
          <o:OLEObject Type="Embed" ProgID="Equation.3" ShapeID="_x0000_i1768" DrawAspect="Content" ObjectID="_1824385305" r:id="rId1542"/>
        </w:object>
      </w:r>
      <w:r w:rsidRPr="00F16C2D">
        <w:rPr>
          <w:szCs w:val="28"/>
        </w:rPr>
        <w:t xml:space="preserve"> называют </w:t>
      </w:r>
      <w:r w:rsidRPr="000E5DF1">
        <w:rPr>
          <w:i/>
          <w:szCs w:val="28"/>
        </w:rPr>
        <w:t>дефектом массы</w:t>
      </w:r>
      <w:r>
        <w:rPr>
          <w:szCs w:val="28"/>
        </w:rPr>
        <w:t xml:space="preserve">, </w:t>
      </w:r>
      <w:r w:rsidRPr="002E030D">
        <w:rPr>
          <w:position w:val="-12"/>
        </w:rPr>
        <w:object w:dxaOrig="420" w:dyaOrig="380" w14:anchorId="5C344851">
          <v:shape id="_x0000_i1769" type="#_x0000_t75" style="width:21pt;height:18.75pt" o:ole="">
            <v:imagedata r:id="rId1543" o:title=""/>
          </v:shape>
          <o:OLEObject Type="Embed" ProgID="Equation.3" ShapeID="_x0000_i1769" DrawAspect="Content" ObjectID="_1824385306" r:id="rId1544"/>
        </w:object>
      </w:r>
      <w:r>
        <w:rPr>
          <w:szCs w:val="28"/>
        </w:rPr>
        <w:t xml:space="preserve"> – масса атома водорода, </w:t>
      </w:r>
      <w:r w:rsidRPr="002E030D">
        <w:rPr>
          <w:position w:val="-12"/>
        </w:rPr>
        <w:object w:dxaOrig="499" w:dyaOrig="380" w14:anchorId="74E5133E">
          <v:shape id="_x0000_i1770" type="#_x0000_t75" style="width:25.5pt;height:18.75pt" o:ole="">
            <v:imagedata r:id="rId1545" o:title=""/>
          </v:shape>
          <o:OLEObject Type="Embed" ProgID="Equation.3" ShapeID="_x0000_i1770" DrawAspect="Content" ObjectID="_1824385307" r:id="rId1546"/>
        </w:object>
      </w:r>
      <w:r w:rsidR="00FF0752" w:rsidRPr="00533674">
        <w:t xml:space="preserve"> </w:t>
      </w:r>
      <w:r>
        <w:rPr>
          <w:szCs w:val="28"/>
        </w:rPr>
        <w:t>– масса нейтрального атома.</w:t>
      </w:r>
    </w:p>
    <w:p w:rsidR="00AD7D3C" w:rsidRPr="00F16C2D" w:rsidRDefault="00AD7D3C" w:rsidP="00AD7D3C">
      <w:pPr>
        <w:ind w:firstLine="708"/>
        <w:rPr>
          <w:szCs w:val="28"/>
        </w:rPr>
      </w:pPr>
      <w:r w:rsidRPr="00F16C2D">
        <w:rPr>
          <w:i/>
          <w:szCs w:val="28"/>
        </w:rPr>
        <w:t xml:space="preserve">Энергия связи </w:t>
      </w:r>
      <w:r w:rsidRPr="00F16C2D">
        <w:rPr>
          <w:i/>
          <w:position w:val="-12"/>
          <w:szCs w:val="28"/>
        </w:rPr>
        <w:object w:dxaOrig="460" w:dyaOrig="380" w14:anchorId="425B1C4E">
          <v:shape id="_x0000_i1771" type="#_x0000_t75" style="width:22.5pt;height:18.75pt" o:ole="">
            <v:imagedata r:id="rId1547" o:title=""/>
          </v:shape>
          <o:OLEObject Type="Embed" ProgID="Equation.3" ShapeID="_x0000_i1771" DrawAspect="Content" ObjectID="_1824385308" r:id="rId1548"/>
        </w:object>
      </w:r>
      <w:r w:rsidRPr="00F16C2D">
        <w:rPr>
          <w:i/>
          <w:szCs w:val="28"/>
        </w:rPr>
        <w:t xml:space="preserve"> атомного ядра </w:t>
      </w:r>
      <w:r w:rsidRPr="000E5DF1">
        <w:rPr>
          <w:szCs w:val="28"/>
        </w:rPr>
        <w:t>представляет собой минимальную энергию, которую нужно сообщить ядру, чтобы разделить его на отдельные нуклоны и развести их на расстояния, на которых они не взаимодействуют.</w:t>
      </w:r>
    </w:p>
    <w:p w:rsidR="00AD7D3C" w:rsidRPr="000E5DF1" w:rsidRDefault="00AD7D3C" w:rsidP="00AD7D3C">
      <w:pPr>
        <w:ind w:firstLine="708"/>
        <w:rPr>
          <w:szCs w:val="28"/>
        </w:rPr>
      </w:pPr>
      <w:r>
        <w:rPr>
          <w:i/>
          <w:szCs w:val="28"/>
        </w:rPr>
        <w:t>Удельная э</w:t>
      </w:r>
      <w:r w:rsidRPr="00F16C2D">
        <w:rPr>
          <w:i/>
          <w:szCs w:val="28"/>
        </w:rPr>
        <w:t>нергия связи</w:t>
      </w:r>
      <w:r w:rsidR="00243C02">
        <w:rPr>
          <w:i/>
          <w:szCs w:val="28"/>
        </w:rPr>
        <w:t xml:space="preserve"> </w:t>
      </w:r>
      <w:r>
        <w:rPr>
          <w:szCs w:val="28"/>
        </w:rPr>
        <w:t>характеризует устойчивость ядра. Она</w:t>
      </w:r>
      <w:r w:rsidR="00243C02">
        <w:rPr>
          <w:szCs w:val="28"/>
        </w:rPr>
        <w:t xml:space="preserve"> </w:t>
      </w:r>
      <w:r>
        <w:rPr>
          <w:szCs w:val="28"/>
        </w:rPr>
        <w:t xml:space="preserve">равна </w:t>
      </w:r>
      <w:r w:rsidRPr="000E5DF1">
        <w:rPr>
          <w:szCs w:val="28"/>
        </w:rPr>
        <w:t>энерги</w:t>
      </w:r>
      <w:r>
        <w:rPr>
          <w:szCs w:val="28"/>
        </w:rPr>
        <w:t>и</w:t>
      </w:r>
      <w:r w:rsidRPr="000E5DF1">
        <w:rPr>
          <w:szCs w:val="28"/>
        </w:rPr>
        <w:t xml:space="preserve"> связи, приходящ</w:t>
      </w:r>
      <w:r>
        <w:rPr>
          <w:szCs w:val="28"/>
        </w:rPr>
        <w:t>ей</w:t>
      </w:r>
      <w:r w:rsidRPr="000E5DF1">
        <w:rPr>
          <w:szCs w:val="28"/>
        </w:rPr>
        <w:t>ся на один нуклон</w:t>
      </w:r>
    </w:p>
    <w:p w:rsidR="00AD7D3C" w:rsidRDefault="00485C41" w:rsidP="00485C41">
      <w:pPr>
        <w:pStyle w:val="affc"/>
      </w:pPr>
      <w:r w:rsidRPr="00D57F37">
        <w:tab/>
      </w:r>
      <w:r w:rsidRPr="00485C41">
        <w:rPr>
          <w:position w:val="-14"/>
        </w:rPr>
        <w:object w:dxaOrig="1620" w:dyaOrig="400" w14:anchorId="5CE58631">
          <v:shape id="_x0000_i1772" type="#_x0000_t75" style="width:81pt;height:20.25pt" o:ole="">
            <v:imagedata r:id="rId1549" o:title=""/>
          </v:shape>
          <o:OLEObject Type="Embed" ProgID="Equation.3" ShapeID="_x0000_i1772" DrawAspect="Content" ObjectID="_1824385309" r:id="rId1550"/>
        </w:object>
      </w:r>
      <w:r>
        <w:t>.</w:t>
      </w:r>
      <w:r w:rsidR="00AD7D3C">
        <w:tab/>
      </w:r>
      <w:r w:rsidR="00AD7D3C" w:rsidRPr="00F16C2D">
        <w:t>(6.</w:t>
      </w:r>
      <w:r w:rsidR="00AD7D3C">
        <w:t>4</w:t>
      </w:r>
      <w:r w:rsidR="00AD7D3C" w:rsidRPr="00F16C2D">
        <w:t>)</w:t>
      </w:r>
    </w:p>
    <w:p w:rsidR="00AD7D3C" w:rsidRPr="00F16C2D" w:rsidRDefault="00AD7D3C" w:rsidP="00AD7D3C">
      <w:pPr>
        <w:rPr>
          <w:szCs w:val="28"/>
        </w:rPr>
      </w:pPr>
      <w:r>
        <w:rPr>
          <w:szCs w:val="28"/>
        </w:rPr>
        <w:t>Чем больше энергия связи, тем более устойчивым (</w:t>
      </w:r>
      <w:r w:rsidR="00B522C7">
        <w:rPr>
          <w:szCs w:val="28"/>
        </w:rPr>
        <w:t>т. е.</w:t>
      </w:r>
      <w:r>
        <w:rPr>
          <w:szCs w:val="28"/>
        </w:rPr>
        <w:t xml:space="preserve"> менее склонным к самопроизвольным распадам) является ядро.</w:t>
      </w:r>
    </w:p>
    <w:p w:rsidR="00AD7D3C" w:rsidRDefault="00AD7D3C" w:rsidP="00AD7D3C">
      <w:pPr>
        <w:ind w:firstLine="708"/>
        <w:rPr>
          <w:szCs w:val="28"/>
        </w:rPr>
      </w:pPr>
      <w:r>
        <w:rPr>
          <w:szCs w:val="28"/>
        </w:rPr>
        <w:t>Г</w:t>
      </w:r>
      <w:r w:rsidRPr="00F16C2D">
        <w:rPr>
          <w:szCs w:val="28"/>
        </w:rPr>
        <w:t>рафик зависимости удельной энергии связи от массового числа приведен на рис.</w:t>
      </w:r>
      <w:r w:rsidR="00485C41">
        <w:rPr>
          <w:szCs w:val="28"/>
        </w:rPr>
        <w:t> </w:t>
      </w:r>
      <w:r w:rsidRPr="00F16C2D">
        <w:rPr>
          <w:szCs w:val="28"/>
        </w:rPr>
        <w:t>6.</w:t>
      </w:r>
      <w:r>
        <w:rPr>
          <w:szCs w:val="28"/>
        </w:rPr>
        <w:t>1</w:t>
      </w:r>
      <w:r w:rsidRPr="00F16C2D">
        <w:rPr>
          <w:szCs w:val="28"/>
        </w:rPr>
        <w:t>. Из него следует, что наиболее прочными являются ядра элементов</w:t>
      </w:r>
      <w:r>
        <w:rPr>
          <w:szCs w:val="28"/>
        </w:rPr>
        <w:t xml:space="preserve"> с массовыми числами порядка 50</w:t>
      </w:r>
      <w:r w:rsidR="00FF0752" w:rsidRPr="00533674">
        <w:rPr>
          <w:szCs w:val="28"/>
        </w:rPr>
        <w:t xml:space="preserve"> </w:t>
      </w:r>
      <w:r>
        <w:rPr>
          <w:szCs w:val="28"/>
        </w:rPr>
        <w:t>(</w:t>
      </w:r>
      <w:r w:rsidR="00B522C7">
        <w:rPr>
          <w:szCs w:val="28"/>
        </w:rPr>
        <w:t>т. е.</w:t>
      </w:r>
      <w:r w:rsidRPr="00F16C2D">
        <w:rPr>
          <w:szCs w:val="28"/>
        </w:rPr>
        <w:t xml:space="preserve"> вблизи железа</w:t>
      </w:r>
      <w:r>
        <w:rPr>
          <w:szCs w:val="28"/>
        </w:rPr>
        <w:t>)</w:t>
      </w:r>
      <w:r w:rsidRPr="00F16C2D">
        <w:rPr>
          <w:szCs w:val="28"/>
        </w:rPr>
        <w:t xml:space="preserve">, у них наблюдаются самые большие значения </w:t>
      </w:r>
      <w:r w:rsidRPr="00F16C2D">
        <w:rPr>
          <w:position w:val="-14"/>
          <w:szCs w:val="28"/>
        </w:rPr>
        <w:object w:dxaOrig="480" w:dyaOrig="400" w14:anchorId="06D1604B">
          <v:shape id="_x0000_i1773" type="#_x0000_t75" style="width:24pt;height:20.25pt" o:ole="">
            <v:imagedata r:id="rId1551" o:title=""/>
          </v:shape>
          <o:OLEObject Type="Embed" ProgID="Equation.3" ShapeID="_x0000_i1773" DrawAspect="Content" ObjectID="_1824385310" r:id="rId1552"/>
        </w:object>
      </w:r>
      <w:r w:rsidRPr="00F16C2D">
        <w:rPr>
          <w:szCs w:val="28"/>
        </w:rPr>
        <w:t xml:space="preserve">. </w:t>
      </w:r>
    </w:p>
    <w:p w:rsidR="00AD7D3C" w:rsidRPr="00F16C2D" w:rsidRDefault="00AD7D3C" w:rsidP="00AD7D3C">
      <w:pPr>
        <w:ind w:firstLine="708"/>
        <w:rPr>
          <w:szCs w:val="28"/>
        </w:rPr>
      </w:pPr>
      <w:r>
        <w:rPr>
          <w:szCs w:val="28"/>
        </w:rPr>
        <w:t xml:space="preserve">Анализируя зависимость </w:t>
      </w:r>
      <w:r w:rsidRPr="00F16C2D">
        <w:rPr>
          <w:position w:val="-14"/>
          <w:szCs w:val="28"/>
        </w:rPr>
        <w:object w:dxaOrig="920" w:dyaOrig="400" w14:anchorId="275E2C6A">
          <v:shape id="_x0000_i1774" type="#_x0000_t75" style="width:45.75pt;height:20.25pt" o:ole="">
            <v:imagedata r:id="rId1553" o:title=""/>
          </v:shape>
          <o:OLEObject Type="Embed" ProgID="Equation.3" ShapeID="_x0000_i1774" DrawAspect="Content" ObjectID="_1824385311" r:id="rId1554"/>
        </w:object>
      </w:r>
      <w:r w:rsidR="00485C41">
        <w:rPr>
          <w:szCs w:val="28"/>
        </w:rPr>
        <w:t>, приведенную на рис. </w:t>
      </w:r>
      <w:r>
        <w:rPr>
          <w:szCs w:val="28"/>
        </w:rPr>
        <w:t>6.1, можно заметить, что</w:t>
      </w:r>
      <w:r w:rsidRPr="00F16C2D">
        <w:rPr>
          <w:szCs w:val="28"/>
        </w:rPr>
        <w:t xml:space="preserve"> двух тип</w:t>
      </w:r>
      <w:r>
        <w:rPr>
          <w:szCs w:val="28"/>
        </w:rPr>
        <w:t>ах</w:t>
      </w:r>
      <w:r w:rsidRPr="00F16C2D">
        <w:rPr>
          <w:szCs w:val="28"/>
        </w:rPr>
        <w:t xml:space="preserve"> ядерных реакций </w:t>
      </w:r>
      <w:r>
        <w:rPr>
          <w:szCs w:val="28"/>
        </w:rPr>
        <w:t>энергия будет выделяться –</w:t>
      </w:r>
      <w:r w:rsidRPr="00F16C2D">
        <w:rPr>
          <w:szCs w:val="28"/>
        </w:rPr>
        <w:t xml:space="preserve"> это реакции деления тяжелых </w:t>
      </w:r>
      <w:r>
        <w:rPr>
          <w:szCs w:val="28"/>
        </w:rPr>
        <w:t xml:space="preserve">ядер </w:t>
      </w:r>
      <w:r w:rsidRPr="00F16C2D">
        <w:rPr>
          <w:szCs w:val="28"/>
        </w:rPr>
        <w:t xml:space="preserve">и </w:t>
      </w:r>
      <w:r>
        <w:rPr>
          <w:szCs w:val="28"/>
        </w:rPr>
        <w:t>слияния</w:t>
      </w:r>
      <w:r w:rsidRPr="00F16C2D">
        <w:rPr>
          <w:szCs w:val="28"/>
        </w:rPr>
        <w:t xml:space="preserve"> легких ядер. В </w:t>
      </w:r>
      <w:r>
        <w:rPr>
          <w:szCs w:val="28"/>
        </w:rPr>
        <w:t xml:space="preserve">ходе </w:t>
      </w:r>
      <w:r w:rsidRPr="00F16C2D">
        <w:rPr>
          <w:szCs w:val="28"/>
        </w:rPr>
        <w:t xml:space="preserve">таких </w:t>
      </w:r>
      <w:r>
        <w:rPr>
          <w:szCs w:val="28"/>
        </w:rPr>
        <w:t xml:space="preserve">реакций </w:t>
      </w:r>
      <w:r w:rsidRPr="00F16C2D">
        <w:rPr>
          <w:szCs w:val="28"/>
        </w:rPr>
        <w:t>образуются более устойчивые ядра</w:t>
      </w:r>
      <w:r>
        <w:rPr>
          <w:szCs w:val="28"/>
        </w:rPr>
        <w:t>.</w:t>
      </w:r>
    </w:p>
    <w:p w:rsidR="00AD7D3C" w:rsidRDefault="00AD7D3C" w:rsidP="00485C41">
      <w:pPr>
        <w:pStyle w:val="af8"/>
      </w:pPr>
      <w:r>
        <w:rPr>
          <w:noProof/>
        </w:rPr>
        <w:drawing>
          <wp:inline distT="0" distB="0" distL="0" distR="0" wp14:anchorId="569AD701" wp14:editId="0D373581">
            <wp:extent cx="4220210" cy="1846580"/>
            <wp:effectExtent l="19050" t="0" r="8890" b="0"/>
            <wp:docPr id="4513" name="Рисунок 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3"/>
                    <pic:cNvPicPr>
                      <a:picLocks noChangeAspect="1" noChangeArrowheads="1"/>
                    </pic:cNvPicPr>
                  </pic:nvPicPr>
                  <pic:blipFill>
                    <a:blip r:embed="rId1555" cstate="print"/>
                    <a:srcRect/>
                    <a:stretch>
                      <a:fillRect/>
                    </a:stretch>
                  </pic:blipFill>
                  <pic:spPr bwMode="auto">
                    <a:xfrm>
                      <a:off x="0" y="0"/>
                      <a:ext cx="4220210" cy="1846580"/>
                    </a:xfrm>
                    <a:prstGeom prst="rect">
                      <a:avLst/>
                    </a:prstGeom>
                    <a:noFill/>
                    <a:ln w="9525">
                      <a:noFill/>
                      <a:miter lim="800000"/>
                      <a:headEnd/>
                      <a:tailEnd/>
                    </a:ln>
                  </pic:spPr>
                </pic:pic>
              </a:graphicData>
            </a:graphic>
          </wp:inline>
        </w:drawing>
      </w:r>
    </w:p>
    <w:p w:rsidR="00AD7D3C" w:rsidRPr="000E5DF1" w:rsidRDefault="00AD7D3C" w:rsidP="00485C41">
      <w:pPr>
        <w:pStyle w:val="af4"/>
      </w:pPr>
      <w:r w:rsidRPr="000E5DF1">
        <w:t>Рис</w:t>
      </w:r>
      <w:r w:rsidR="00FF0752" w:rsidRPr="000E5DF1">
        <w:t>.</w:t>
      </w:r>
      <w:r w:rsidR="00FF0752">
        <w:rPr>
          <w:lang w:val="en-US"/>
        </w:rPr>
        <w:t> </w:t>
      </w:r>
      <w:r w:rsidRPr="000E5DF1">
        <w:t>6.</w:t>
      </w:r>
      <w:r>
        <w:t>1</w:t>
      </w:r>
    </w:p>
    <w:p w:rsidR="00AD7D3C" w:rsidRPr="00F16C2D" w:rsidRDefault="00AD7D3C" w:rsidP="00AD7D3C">
      <w:pPr>
        <w:ind w:firstLine="708"/>
        <w:rPr>
          <w:szCs w:val="28"/>
        </w:rPr>
      </w:pPr>
      <w:r>
        <w:rPr>
          <w:szCs w:val="28"/>
        </w:rPr>
        <w:t>5</w:t>
      </w:r>
      <w:r w:rsidRPr="000E5DF1">
        <w:rPr>
          <w:i/>
          <w:szCs w:val="28"/>
        </w:rPr>
        <w:t>.</w:t>
      </w:r>
      <w:r w:rsidR="00EB269F">
        <w:rPr>
          <w:i/>
          <w:szCs w:val="28"/>
        </w:rPr>
        <w:t> </w:t>
      </w:r>
      <w:r w:rsidRPr="00F16C2D">
        <w:rPr>
          <w:i/>
          <w:szCs w:val="28"/>
        </w:rPr>
        <w:t>Ядерные силы зависят от ориентации спинового момента нуклонов</w:t>
      </w:r>
      <w:r w:rsidRPr="00F16C2D">
        <w:rPr>
          <w:szCs w:val="28"/>
        </w:rPr>
        <w:t xml:space="preserve">. Так, атом дейтерия образуется только в том случае, когда спиновые моменты протона и нейтрона направлены параллельно друг другу. </w:t>
      </w:r>
    </w:p>
    <w:p w:rsidR="00AD7D3C" w:rsidRDefault="00AD7D3C" w:rsidP="00AD7D3C">
      <w:pPr>
        <w:ind w:firstLine="708"/>
        <w:rPr>
          <w:szCs w:val="28"/>
        </w:rPr>
      </w:pPr>
      <w:r>
        <w:rPr>
          <w:szCs w:val="28"/>
        </w:rPr>
        <w:t>6</w:t>
      </w:r>
      <w:r w:rsidRPr="000E5DF1">
        <w:rPr>
          <w:i/>
          <w:szCs w:val="28"/>
        </w:rPr>
        <w:t>.</w:t>
      </w:r>
      <w:r w:rsidR="00EB269F">
        <w:rPr>
          <w:i/>
          <w:szCs w:val="28"/>
        </w:rPr>
        <w:t> </w:t>
      </w:r>
      <w:r w:rsidRPr="00F16C2D">
        <w:rPr>
          <w:i/>
          <w:szCs w:val="28"/>
        </w:rPr>
        <w:t>Ядерные силы не являются центральными</w:t>
      </w:r>
      <w:r w:rsidRPr="00F16C2D">
        <w:rPr>
          <w:szCs w:val="28"/>
        </w:rPr>
        <w:t xml:space="preserve">. </w:t>
      </w:r>
    </w:p>
    <w:p w:rsidR="00AD7D3C" w:rsidRDefault="00AD7D3C" w:rsidP="00AD7D3C">
      <w:pPr>
        <w:ind w:firstLine="708"/>
        <w:rPr>
          <w:szCs w:val="28"/>
        </w:rPr>
      </w:pPr>
      <w:r>
        <w:rPr>
          <w:szCs w:val="28"/>
        </w:rPr>
        <w:t>7</w:t>
      </w:r>
      <w:r w:rsidRPr="000E5DF1">
        <w:rPr>
          <w:i/>
          <w:szCs w:val="28"/>
        </w:rPr>
        <w:t>.</w:t>
      </w:r>
      <w:r w:rsidR="00EB269F">
        <w:rPr>
          <w:i/>
          <w:szCs w:val="28"/>
        </w:rPr>
        <w:t> </w:t>
      </w:r>
      <w:r w:rsidRPr="00F16C2D">
        <w:rPr>
          <w:i/>
          <w:szCs w:val="28"/>
        </w:rPr>
        <w:t>Ядерные силы обладают свойством насыщения</w:t>
      </w:r>
      <w:r>
        <w:rPr>
          <w:szCs w:val="28"/>
        </w:rPr>
        <w:t xml:space="preserve">, </w:t>
      </w:r>
      <w:r w:rsidR="00B522C7">
        <w:rPr>
          <w:szCs w:val="28"/>
        </w:rPr>
        <w:t>т. е.</w:t>
      </w:r>
      <w:r>
        <w:rPr>
          <w:szCs w:val="28"/>
        </w:rPr>
        <w:t xml:space="preserve"> один нуклон может взаимодействовать только с ограниченным количеством нуклонов вокруг него.</w:t>
      </w:r>
    </w:p>
    <w:p w:rsidR="00AD7D3C" w:rsidRPr="00F16C2D" w:rsidRDefault="00AD7D3C" w:rsidP="00AD7D3C">
      <w:pPr>
        <w:ind w:firstLine="708"/>
        <w:rPr>
          <w:szCs w:val="28"/>
        </w:rPr>
      </w:pPr>
      <w:r>
        <w:rPr>
          <w:szCs w:val="28"/>
        </w:rPr>
        <w:t>8</w:t>
      </w:r>
      <w:r w:rsidRPr="000E5DF1">
        <w:rPr>
          <w:i/>
          <w:szCs w:val="28"/>
        </w:rPr>
        <w:t>.</w:t>
      </w:r>
      <w:r w:rsidR="00EB269F">
        <w:rPr>
          <w:i/>
          <w:szCs w:val="28"/>
        </w:rPr>
        <w:t> </w:t>
      </w:r>
      <w:r w:rsidRPr="00F16C2D">
        <w:rPr>
          <w:i/>
          <w:szCs w:val="28"/>
        </w:rPr>
        <w:t>Ядерные силы являются короткодействующими</w:t>
      </w:r>
      <w:r w:rsidRPr="00F16C2D">
        <w:rPr>
          <w:szCs w:val="28"/>
        </w:rPr>
        <w:t xml:space="preserve">. </w:t>
      </w:r>
      <w:r>
        <w:rPr>
          <w:szCs w:val="28"/>
        </w:rPr>
        <w:t>С этим свойством связан распад тяжелых ядер</w:t>
      </w:r>
      <w:r w:rsidRPr="00F16C2D">
        <w:rPr>
          <w:szCs w:val="28"/>
        </w:rPr>
        <w:t xml:space="preserve">. </w:t>
      </w:r>
      <w:r>
        <w:rPr>
          <w:szCs w:val="28"/>
        </w:rPr>
        <w:t>Рассмотрим</w:t>
      </w:r>
      <w:r w:rsidR="00FF0752" w:rsidRPr="00533674">
        <w:rPr>
          <w:szCs w:val="28"/>
        </w:rPr>
        <w:t>,</w:t>
      </w:r>
      <w:r>
        <w:rPr>
          <w:szCs w:val="28"/>
        </w:rPr>
        <w:t xml:space="preserve"> как он происходит. П</w:t>
      </w:r>
      <w:r w:rsidRPr="00F16C2D">
        <w:rPr>
          <w:szCs w:val="28"/>
        </w:rPr>
        <w:t>ри попадании нейтрона в ядро оно возбуждается и принимает различные формы и, в частности, форму в виде гантели (рис.</w:t>
      </w:r>
      <w:r w:rsidR="00485C41">
        <w:rPr>
          <w:szCs w:val="28"/>
        </w:rPr>
        <w:t> </w:t>
      </w:r>
      <w:r w:rsidRPr="00F16C2D">
        <w:rPr>
          <w:szCs w:val="28"/>
        </w:rPr>
        <w:t xml:space="preserve">6.2). В узкой области перешейка ядерные силы будут ослаблены (в них участвует малое количество </w:t>
      </w:r>
      <w:r>
        <w:rPr>
          <w:szCs w:val="28"/>
        </w:rPr>
        <w:t>нуклонов</w:t>
      </w:r>
      <w:r w:rsidRPr="00F16C2D">
        <w:rPr>
          <w:szCs w:val="28"/>
        </w:rPr>
        <w:t>), поэтому за счет дальнодействующих кулоновских сил (их интенсивность при этом не ослабевает),</w:t>
      </w:r>
      <w:r w:rsidR="00FF0752" w:rsidRPr="00533674">
        <w:rPr>
          <w:szCs w:val="28"/>
        </w:rPr>
        <w:t xml:space="preserve"> </w:t>
      </w:r>
      <w:r w:rsidRPr="00F16C2D">
        <w:rPr>
          <w:szCs w:val="28"/>
        </w:rPr>
        <w:t xml:space="preserve">ядро распадается, образуя два осколка, разлетающиеся с большими скоростями, и два </w:t>
      </w:r>
      <w:r w:rsidR="003925CD">
        <w:rPr>
          <w:szCs w:val="28"/>
        </w:rPr>
        <w:t>–</w:t>
      </w:r>
      <w:r w:rsidRPr="00F16C2D">
        <w:rPr>
          <w:szCs w:val="28"/>
        </w:rPr>
        <w:t xml:space="preserve"> три нейтрона. Энергия при ядерной реакции выделяется, в основном, в виде кинетической энергии разлетающихся осколков.</w:t>
      </w:r>
    </w:p>
    <w:p w:rsidR="00AD7D3C" w:rsidRPr="00F16C2D" w:rsidRDefault="00AD7D3C" w:rsidP="00485C41">
      <w:pPr>
        <w:pStyle w:val="af8"/>
        <w:rPr>
          <w:lang w:val="en-US"/>
        </w:rPr>
      </w:pPr>
      <w:r>
        <w:rPr>
          <w:noProof/>
        </w:rPr>
        <w:drawing>
          <wp:inline distT="0" distB="0" distL="0" distR="0" wp14:anchorId="1A0C5E2C" wp14:editId="67857C53">
            <wp:extent cx="4475480" cy="606425"/>
            <wp:effectExtent l="19050" t="0" r="1270" b="0"/>
            <wp:docPr id="4514" name="Рисунок 4514" descr="Ри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descr="Рис"/>
                    <pic:cNvPicPr>
                      <a:picLocks noChangeAspect="1" noChangeArrowheads="1"/>
                    </pic:cNvPicPr>
                  </pic:nvPicPr>
                  <pic:blipFill>
                    <a:blip r:embed="rId1556" cstate="print"/>
                    <a:srcRect/>
                    <a:stretch>
                      <a:fillRect/>
                    </a:stretch>
                  </pic:blipFill>
                  <pic:spPr bwMode="auto">
                    <a:xfrm>
                      <a:off x="0" y="0"/>
                      <a:ext cx="4475480" cy="606425"/>
                    </a:xfrm>
                    <a:prstGeom prst="rect">
                      <a:avLst/>
                    </a:prstGeom>
                    <a:noFill/>
                    <a:ln w="9525">
                      <a:noFill/>
                      <a:miter lim="800000"/>
                      <a:headEnd/>
                      <a:tailEnd/>
                    </a:ln>
                  </pic:spPr>
                </pic:pic>
              </a:graphicData>
            </a:graphic>
          </wp:inline>
        </w:drawing>
      </w:r>
    </w:p>
    <w:p w:rsidR="00AD7D3C" w:rsidRPr="000E5DF1" w:rsidRDefault="00AD7D3C" w:rsidP="00485C41">
      <w:pPr>
        <w:pStyle w:val="af4"/>
      </w:pPr>
      <w:r w:rsidRPr="000E5DF1">
        <w:t>Рис</w:t>
      </w:r>
      <w:r w:rsidR="003925CD" w:rsidRPr="000E5DF1">
        <w:t>.</w:t>
      </w:r>
      <w:r w:rsidR="003925CD">
        <w:rPr>
          <w:lang w:val="en-US"/>
        </w:rPr>
        <w:t> </w:t>
      </w:r>
      <w:r w:rsidRPr="000E5DF1">
        <w:t>6.2</w:t>
      </w:r>
    </w:p>
    <w:p w:rsidR="00AD7D3C" w:rsidRPr="00F16C2D" w:rsidRDefault="00AD7D3C" w:rsidP="00AD7D3C">
      <w:pPr>
        <w:pStyle w:val="20"/>
      </w:pPr>
      <w:bookmarkStart w:id="446" w:name="_Toc216773760"/>
      <w:bookmarkStart w:id="447" w:name="_Toc461574381"/>
      <w:bookmarkStart w:id="448" w:name="_Toc485459451"/>
      <w:bookmarkStart w:id="449" w:name="_Toc485534394"/>
      <w:r w:rsidRPr="00F16C2D">
        <w:t>6.2. Ядерные реакции</w:t>
      </w:r>
      <w:bookmarkEnd w:id="446"/>
      <w:bookmarkEnd w:id="447"/>
      <w:bookmarkEnd w:id="448"/>
      <w:bookmarkEnd w:id="449"/>
    </w:p>
    <w:p w:rsidR="00AD7D3C" w:rsidRPr="00F16C2D" w:rsidRDefault="00AD7D3C" w:rsidP="00AD7D3C">
      <w:pPr>
        <w:ind w:firstLine="708"/>
        <w:rPr>
          <w:szCs w:val="28"/>
        </w:rPr>
      </w:pPr>
      <w:r w:rsidRPr="00F16C2D">
        <w:rPr>
          <w:szCs w:val="28"/>
        </w:rPr>
        <w:t>Под ядерной реакцией понимают процесс взаимодействия ядер или ядра и элементарной частицы, приводящий к их взаимному превращению. Общая схема ядерной реакции выглядит таким образом:</w:t>
      </w:r>
    </w:p>
    <w:p w:rsidR="00AD7D3C" w:rsidRPr="00F16C2D" w:rsidRDefault="00485C41" w:rsidP="00485C41">
      <w:pPr>
        <w:pStyle w:val="affc"/>
      </w:pPr>
      <w:r>
        <w:tab/>
      </w:r>
      <w:r w:rsidRPr="00485C41">
        <w:rPr>
          <w:position w:val="-16"/>
        </w:rPr>
        <w:object w:dxaOrig="3600" w:dyaOrig="480" w14:anchorId="38480232">
          <v:shape id="_x0000_i1775" type="#_x0000_t75" style="width:182.25pt;height:24pt" o:ole="">
            <v:imagedata r:id="rId1557" o:title=""/>
          </v:shape>
          <o:OLEObject Type="Embed" ProgID="Equation.3" ShapeID="_x0000_i1775" DrawAspect="Content" ObjectID="_1824385312" r:id="rId1558"/>
        </w:object>
      </w:r>
      <w:r w:rsidR="00AD7D3C" w:rsidRPr="00F16C2D">
        <w:t>,</w:t>
      </w:r>
      <w:r w:rsidR="00AD7D3C">
        <w:tab/>
      </w:r>
      <w:r w:rsidR="00AD7D3C" w:rsidRPr="00F16C2D">
        <w:t>(6</w:t>
      </w:r>
      <w:r w:rsidR="00AD7D3C">
        <w:t>.5</w:t>
      </w:r>
      <w:r w:rsidR="00AD7D3C" w:rsidRPr="00F16C2D">
        <w:t>)</w:t>
      </w:r>
    </w:p>
    <w:p w:rsidR="00AD7D3C" w:rsidRPr="00F16C2D" w:rsidRDefault="00AD7D3C" w:rsidP="00EB269F">
      <w:pPr>
        <w:ind w:firstLine="0"/>
        <w:rPr>
          <w:szCs w:val="28"/>
        </w:rPr>
      </w:pPr>
      <w:r w:rsidRPr="00F16C2D">
        <w:rPr>
          <w:szCs w:val="28"/>
        </w:rPr>
        <w:t xml:space="preserve">или в краткой форме </w:t>
      </w:r>
    </w:p>
    <w:p w:rsidR="00AD7D3C" w:rsidRPr="00F16C2D" w:rsidRDefault="00485C41" w:rsidP="00485C41">
      <w:pPr>
        <w:pStyle w:val="affc"/>
      </w:pPr>
      <w:r>
        <w:tab/>
      </w:r>
      <w:r w:rsidRPr="00485C41">
        <w:rPr>
          <w:position w:val="-10"/>
        </w:rPr>
        <w:object w:dxaOrig="1080" w:dyaOrig="340" w14:anchorId="71AD2BE4">
          <v:shape id="_x0000_i1776" type="#_x0000_t75" style="width:54pt;height:18pt" o:ole="">
            <v:imagedata r:id="rId1559" o:title=""/>
          </v:shape>
          <o:OLEObject Type="Embed" ProgID="Equation.3" ShapeID="_x0000_i1776" DrawAspect="Content" ObjectID="_1824385313" r:id="rId1560"/>
        </w:object>
      </w:r>
      <w:r>
        <w:t>,</w:t>
      </w:r>
      <w:r w:rsidR="00AD7D3C">
        <w:tab/>
      </w:r>
      <w:r w:rsidR="00AD7D3C" w:rsidRPr="00F16C2D">
        <w:t>(6.</w:t>
      </w:r>
      <w:r w:rsidR="00AD7D3C">
        <w:t>6</w:t>
      </w:r>
      <w:r w:rsidR="00AD7D3C" w:rsidRPr="00F16C2D">
        <w:t>)</w:t>
      </w:r>
    </w:p>
    <w:p w:rsidR="00AD7D3C" w:rsidRPr="00F16C2D" w:rsidRDefault="00AD7D3C" w:rsidP="00EB269F">
      <w:pPr>
        <w:ind w:firstLine="0"/>
        <w:rPr>
          <w:szCs w:val="28"/>
        </w:rPr>
      </w:pPr>
      <w:r w:rsidRPr="00F16C2D">
        <w:rPr>
          <w:szCs w:val="28"/>
        </w:rPr>
        <w:t xml:space="preserve">где </w:t>
      </w:r>
      <w:r w:rsidRPr="00F16C2D">
        <w:rPr>
          <w:position w:val="-10"/>
          <w:szCs w:val="28"/>
        </w:rPr>
        <w:object w:dxaOrig="520" w:dyaOrig="320" w14:anchorId="4E8352BA">
          <v:shape id="_x0000_i1777" type="#_x0000_t75" style="width:26.25pt;height:16.5pt" o:ole="">
            <v:imagedata r:id="rId1561" o:title=""/>
          </v:shape>
          <o:OLEObject Type="Embed" ProgID="Equation.3" ShapeID="_x0000_i1777" DrawAspect="Content" ObjectID="_1824385314" r:id="rId1562"/>
        </w:object>
      </w:r>
      <w:r w:rsidR="00EB269F">
        <w:rPr>
          <w:szCs w:val="28"/>
        </w:rPr>
        <w:t xml:space="preserve"> </w:t>
      </w:r>
      <w:r w:rsidRPr="00F16C2D">
        <w:rPr>
          <w:szCs w:val="28"/>
        </w:rPr>
        <w:t>обозначают</w:t>
      </w:r>
      <w:r w:rsidR="001023FE">
        <w:rPr>
          <w:szCs w:val="28"/>
        </w:rPr>
        <w:t xml:space="preserve"> </w:t>
      </w:r>
      <w:r w:rsidRPr="00F16C2D">
        <w:rPr>
          <w:szCs w:val="28"/>
        </w:rPr>
        <w:t xml:space="preserve">исходное и образующееся в результате реакции ядро; </w:t>
      </w:r>
      <w:r w:rsidRPr="00F16C2D">
        <w:rPr>
          <w:position w:val="-10"/>
          <w:szCs w:val="28"/>
        </w:rPr>
        <w:object w:dxaOrig="460" w:dyaOrig="340" w14:anchorId="491E1B59">
          <v:shape id="_x0000_i1778" type="#_x0000_t75" style="width:22.5pt;height:18pt" o:ole="">
            <v:imagedata r:id="rId1563" o:title=""/>
          </v:shape>
          <o:OLEObject Type="Embed" ProgID="Equation.3" ShapeID="_x0000_i1778" DrawAspect="Content" ObjectID="_1824385315" r:id="rId1564"/>
        </w:object>
      </w:r>
      <w:r w:rsidRPr="00F16C2D">
        <w:rPr>
          <w:szCs w:val="28"/>
        </w:rPr>
        <w:t xml:space="preserve"> известные частицы, которые часто встречаются в различных ядерных реакциях</w:t>
      </w:r>
      <w:r w:rsidR="00EB269F">
        <w:rPr>
          <w:szCs w:val="28"/>
        </w:rPr>
        <w:t> </w:t>
      </w:r>
      <w:r>
        <w:rPr>
          <w:szCs w:val="28"/>
        </w:rPr>
        <w:t xml:space="preserve">– </w:t>
      </w:r>
      <w:r w:rsidRPr="00F16C2D">
        <w:rPr>
          <w:szCs w:val="28"/>
        </w:rPr>
        <w:t>это электрон (</w:t>
      </w:r>
      <w:r w:rsidRPr="00F16C2D">
        <w:rPr>
          <w:position w:val="-6"/>
          <w:szCs w:val="28"/>
        </w:rPr>
        <w:object w:dxaOrig="300" w:dyaOrig="360" w14:anchorId="3EC7A98C">
          <v:shape id="_x0000_i1779" type="#_x0000_t75" style="width:15.75pt;height:18pt" o:ole="">
            <v:imagedata r:id="rId1565" o:title=""/>
          </v:shape>
          <o:OLEObject Type="Embed" ProgID="Equation.3" ShapeID="_x0000_i1779" DrawAspect="Content" ObjectID="_1824385316" r:id="rId1566"/>
        </w:object>
      </w:r>
      <w:r w:rsidRPr="00F16C2D">
        <w:rPr>
          <w:szCs w:val="28"/>
        </w:rPr>
        <w:t>), позитрон (</w:t>
      </w:r>
      <w:r w:rsidRPr="00F16C2D">
        <w:rPr>
          <w:position w:val="-6"/>
          <w:szCs w:val="28"/>
        </w:rPr>
        <w:object w:dxaOrig="300" w:dyaOrig="360" w14:anchorId="46D53131">
          <v:shape id="_x0000_i1780" type="#_x0000_t75" style="width:15.75pt;height:18pt" o:ole="">
            <v:imagedata r:id="rId1567" o:title=""/>
          </v:shape>
          <o:OLEObject Type="Embed" ProgID="Equation.3" ShapeID="_x0000_i1780" DrawAspect="Content" ObjectID="_1824385317" r:id="rId1568"/>
        </w:object>
      </w:r>
      <w:r w:rsidRPr="00F16C2D">
        <w:rPr>
          <w:szCs w:val="28"/>
        </w:rPr>
        <w:t>), протон (</w:t>
      </w:r>
      <w:r w:rsidRPr="00F16C2D">
        <w:rPr>
          <w:i/>
          <w:szCs w:val="28"/>
          <w:lang w:val="en-US"/>
        </w:rPr>
        <w:t>p</w:t>
      </w:r>
      <w:r w:rsidRPr="00F16C2D">
        <w:rPr>
          <w:szCs w:val="28"/>
        </w:rPr>
        <w:t>), нейтрон (</w:t>
      </w:r>
      <w:r w:rsidRPr="00F16C2D">
        <w:rPr>
          <w:i/>
          <w:szCs w:val="28"/>
          <w:lang w:val="en-US"/>
        </w:rPr>
        <w:t>n</w:t>
      </w:r>
      <w:r w:rsidRPr="00F16C2D">
        <w:rPr>
          <w:szCs w:val="28"/>
        </w:rPr>
        <w:t xml:space="preserve">), </w:t>
      </w:r>
      <w:r w:rsidRPr="00F16C2D">
        <w:rPr>
          <w:position w:val="-6"/>
          <w:szCs w:val="28"/>
        </w:rPr>
        <w:object w:dxaOrig="240" w:dyaOrig="240" w14:anchorId="669BC811">
          <v:shape id="_x0000_i1781" type="#_x0000_t75" style="width:11.25pt;height:11.25pt" o:ole="">
            <v:imagedata r:id="rId1569" o:title=""/>
          </v:shape>
          <o:OLEObject Type="Embed" ProgID="Equation.3" ShapeID="_x0000_i1781" DrawAspect="Content" ObjectID="_1824385318" r:id="rId1570"/>
        </w:object>
      </w:r>
      <w:r w:rsidRPr="00F16C2D">
        <w:rPr>
          <w:szCs w:val="28"/>
        </w:rPr>
        <w:t>-частица (</w:t>
      </w:r>
      <w:r w:rsidRPr="00310D9E">
        <w:rPr>
          <w:position w:val="-12"/>
          <w:szCs w:val="28"/>
        </w:rPr>
        <w:object w:dxaOrig="520" w:dyaOrig="420" w14:anchorId="368248FC">
          <v:shape id="_x0000_i1782" type="#_x0000_t75" style="width:26.25pt;height:21pt" o:ole="">
            <v:imagedata r:id="rId1571" o:title=""/>
          </v:shape>
          <o:OLEObject Type="Embed" ProgID="Equation.3" ShapeID="_x0000_i1782" DrawAspect="Content" ObjectID="_1824385319" r:id="rId1572"/>
        </w:object>
      </w:r>
      <w:r w:rsidRPr="00F16C2D">
        <w:rPr>
          <w:szCs w:val="28"/>
        </w:rPr>
        <w:t>)</w:t>
      </w:r>
      <w:r w:rsidR="00EB269F">
        <w:rPr>
          <w:szCs w:val="28"/>
        </w:rPr>
        <w:t xml:space="preserve"> </w:t>
      </w:r>
      <w:r w:rsidR="00B522C7">
        <w:rPr>
          <w:szCs w:val="28"/>
        </w:rPr>
        <w:t>и т. д.</w:t>
      </w:r>
    </w:p>
    <w:p w:rsidR="00AD7D3C" w:rsidRPr="00F16C2D" w:rsidRDefault="00AD7D3C" w:rsidP="00AD7D3C">
      <w:pPr>
        <w:ind w:firstLine="708"/>
        <w:rPr>
          <w:szCs w:val="28"/>
        </w:rPr>
      </w:pPr>
      <w:r>
        <w:rPr>
          <w:szCs w:val="28"/>
        </w:rPr>
        <w:t>В ходе любой ядерной реакции сохраняются</w:t>
      </w:r>
      <w:r w:rsidRPr="00F16C2D">
        <w:rPr>
          <w:szCs w:val="28"/>
        </w:rPr>
        <w:t>:</w:t>
      </w:r>
    </w:p>
    <w:p w:rsidR="00EB269F" w:rsidRDefault="00AD7D3C" w:rsidP="00AD7D3C">
      <w:pPr>
        <w:rPr>
          <w:szCs w:val="28"/>
        </w:rPr>
      </w:pPr>
      <w:r w:rsidRPr="00F16C2D">
        <w:rPr>
          <w:szCs w:val="28"/>
        </w:rPr>
        <w:t>1)</w:t>
      </w:r>
      <w:r w:rsidR="00EB269F">
        <w:rPr>
          <w:szCs w:val="28"/>
        </w:rPr>
        <w:t> </w:t>
      </w:r>
      <w:r w:rsidRPr="00F16C2D">
        <w:rPr>
          <w:szCs w:val="28"/>
        </w:rPr>
        <w:t>энерги</w:t>
      </w:r>
      <w:r>
        <w:rPr>
          <w:szCs w:val="28"/>
        </w:rPr>
        <w:t>я</w:t>
      </w:r>
      <w:r w:rsidRPr="00F16C2D">
        <w:rPr>
          <w:szCs w:val="28"/>
        </w:rPr>
        <w:t xml:space="preserve"> (</w:t>
      </w:r>
      <w:r w:rsidRPr="00F16C2D">
        <w:rPr>
          <w:position w:val="-12"/>
          <w:szCs w:val="28"/>
        </w:rPr>
        <w:object w:dxaOrig="2100" w:dyaOrig="380" w14:anchorId="505772F3">
          <v:shape id="_x0000_i1783" type="#_x0000_t75" style="width:105pt;height:18.75pt" o:ole="">
            <v:imagedata r:id="rId1573" o:title=""/>
          </v:shape>
          <o:OLEObject Type="Embed" ProgID="Equation.3" ShapeID="_x0000_i1783" DrawAspect="Content" ObjectID="_1824385320" r:id="rId1574"/>
        </w:object>
      </w:r>
      <w:r w:rsidR="00EB269F">
        <w:rPr>
          <w:szCs w:val="28"/>
        </w:rPr>
        <w:t>);</w:t>
      </w:r>
    </w:p>
    <w:p w:rsidR="00EB269F" w:rsidRDefault="00AD7D3C" w:rsidP="00AD7D3C">
      <w:pPr>
        <w:rPr>
          <w:szCs w:val="28"/>
        </w:rPr>
      </w:pPr>
      <w:r w:rsidRPr="00F16C2D">
        <w:rPr>
          <w:szCs w:val="28"/>
        </w:rPr>
        <w:t>2)</w:t>
      </w:r>
      <w:r w:rsidR="00EB269F">
        <w:rPr>
          <w:szCs w:val="28"/>
        </w:rPr>
        <w:t> </w:t>
      </w:r>
      <w:r w:rsidRPr="00F16C2D">
        <w:rPr>
          <w:szCs w:val="28"/>
        </w:rPr>
        <w:t>импульс (</w:t>
      </w:r>
      <w:r w:rsidRPr="00F16C2D">
        <w:rPr>
          <w:position w:val="-12"/>
          <w:szCs w:val="28"/>
        </w:rPr>
        <w:object w:dxaOrig="2020" w:dyaOrig="380" w14:anchorId="5F3DD386">
          <v:shape id="_x0000_i1784" type="#_x0000_t75" style="width:101.25pt;height:18.75pt" o:ole="">
            <v:imagedata r:id="rId1575" o:title=""/>
          </v:shape>
          <o:OLEObject Type="Embed" ProgID="Equation.3" ShapeID="_x0000_i1784" DrawAspect="Content" ObjectID="_1824385321" r:id="rId1576"/>
        </w:object>
      </w:r>
      <w:r w:rsidR="00EB269F">
        <w:rPr>
          <w:szCs w:val="28"/>
        </w:rPr>
        <w:t>);</w:t>
      </w:r>
    </w:p>
    <w:p w:rsidR="00EB269F" w:rsidRDefault="00AD7D3C" w:rsidP="00AD7D3C">
      <w:pPr>
        <w:rPr>
          <w:szCs w:val="28"/>
        </w:rPr>
      </w:pPr>
      <w:r>
        <w:rPr>
          <w:szCs w:val="28"/>
        </w:rPr>
        <w:t>3) </w:t>
      </w:r>
      <w:r w:rsidRPr="00F16C2D">
        <w:rPr>
          <w:szCs w:val="28"/>
        </w:rPr>
        <w:t>момент импульса(</w:t>
      </w:r>
      <w:r w:rsidRPr="00F16C2D">
        <w:rPr>
          <w:position w:val="-12"/>
          <w:szCs w:val="28"/>
        </w:rPr>
        <w:object w:dxaOrig="1920" w:dyaOrig="420" w14:anchorId="337E8BB8">
          <v:shape id="_x0000_i1785" type="#_x0000_t75" style="width:93.75pt;height:21pt" o:ole="">
            <v:imagedata r:id="rId1577" o:title=""/>
          </v:shape>
          <o:OLEObject Type="Embed" ProgID="Equation.3" ShapeID="_x0000_i1785" DrawAspect="Content" ObjectID="_1824385322" r:id="rId1578"/>
        </w:object>
      </w:r>
      <w:r w:rsidR="00EB269F">
        <w:rPr>
          <w:szCs w:val="28"/>
        </w:rPr>
        <w:t>);</w:t>
      </w:r>
    </w:p>
    <w:p w:rsidR="00EB269F" w:rsidRDefault="00AD7D3C" w:rsidP="00AD7D3C">
      <w:pPr>
        <w:rPr>
          <w:szCs w:val="28"/>
        </w:rPr>
      </w:pPr>
      <w:r w:rsidRPr="00F16C2D">
        <w:rPr>
          <w:szCs w:val="28"/>
        </w:rPr>
        <w:t>4)</w:t>
      </w:r>
      <w:r w:rsidR="00EB269F">
        <w:rPr>
          <w:szCs w:val="28"/>
        </w:rPr>
        <w:t> </w:t>
      </w:r>
      <w:r w:rsidRPr="00F16C2D">
        <w:rPr>
          <w:szCs w:val="28"/>
        </w:rPr>
        <w:t>электрическ</w:t>
      </w:r>
      <w:r>
        <w:rPr>
          <w:szCs w:val="28"/>
        </w:rPr>
        <w:t>ий</w:t>
      </w:r>
      <w:r w:rsidRPr="00F16C2D">
        <w:rPr>
          <w:szCs w:val="28"/>
        </w:rPr>
        <w:t xml:space="preserve"> заряд (</w:t>
      </w:r>
      <w:r w:rsidRPr="00F16C2D">
        <w:rPr>
          <w:position w:val="-12"/>
          <w:szCs w:val="28"/>
        </w:rPr>
        <w:object w:dxaOrig="2020" w:dyaOrig="380" w14:anchorId="179EC688">
          <v:shape id="_x0000_i1786" type="#_x0000_t75" style="width:101.25pt;height:18.75pt" o:ole="">
            <v:imagedata r:id="rId1579" o:title=""/>
          </v:shape>
          <o:OLEObject Type="Embed" ProgID="Equation.3" ShapeID="_x0000_i1786" DrawAspect="Content" ObjectID="_1824385323" r:id="rId1580"/>
        </w:object>
      </w:r>
      <w:r w:rsidRPr="00F16C2D">
        <w:rPr>
          <w:szCs w:val="28"/>
        </w:rPr>
        <w:t>);</w:t>
      </w:r>
    </w:p>
    <w:p w:rsidR="00AD7D3C" w:rsidRPr="00F16C2D" w:rsidRDefault="00AD7D3C" w:rsidP="00AD7D3C">
      <w:pPr>
        <w:rPr>
          <w:szCs w:val="28"/>
        </w:rPr>
      </w:pPr>
      <w:r w:rsidRPr="00F16C2D">
        <w:rPr>
          <w:szCs w:val="28"/>
        </w:rPr>
        <w:t>5)</w:t>
      </w:r>
      <w:r w:rsidR="00EB269F">
        <w:rPr>
          <w:szCs w:val="28"/>
        </w:rPr>
        <w:t> </w:t>
      </w:r>
      <w:r w:rsidRPr="00F16C2D">
        <w:rPr>
          <w:szCs w:val="28"/>
        </w:rPr>
        <w:t>массово</w:t>
      </w:r>
      <w:r>
        <w:rPr>
          <w:szCs w:val="28"/>
        </w:rPr>
        <w:t>е</w:t>
      </w:r>
      <w:r w:rsidRPr="00F16C2D">
        <w:rPr>
          <w:szCs w:val="28"/>
        </w:rPr>
        <w:t xml:space="preserve"> числ</w:t>
      </w:r>
      <w:r>
        <w:rPr>
          <w:szCs w:val="28"/>
        </w:rPr>
        <w:t>о</w:t>
      </w:r>
      <w:r w:rsidRPr="00F16C2D">
        <w:rPr>
          <w:szCs w:val="28"/>
        </w:rPr>
        <w:t xml:space="preserve"> (</w:t>
      </w:r>
      <w:r w:rsidRPr="00F16C2D">
        <w:rPr>
          <w:position w:val="-12"/>
          <w:szCs w:val="28"/>
        </w:rPr>
        <w:object w:dxaOrig="1900" w:dyaOrig="380" w14:anchorId="7C265D42">
          <v:shape id="_x0000_i1787" type="#_x0000_t75" style="width:96pt;height:18.75pt" o:ole="">
            <v:imagedata r:id="rId1581" o:title=""/>
          </v:shape>
          <o:OLEObject Type="Embed" ProgID="Equation.3" ShapeID="_x0000_i1787" DrawAspect="Content" ObjectID="_1824385324" r:id="rId1582"/>
        </w:object>
      </w:r>
      <w:r w:rsidRPr="00F16C2D">
        <w:rPr>
          <w:szCs w:val="28"/>
        </w:rPr>
        <w:t>)</w:t>
      </w:r>
      <w:r>
        <w:rPr>
          <w:szCs w:val="28"/>
        </w:rPr>
        <w:t>.</w:t>
      </w:r>
    </w:p>
    <w:p w:rsidR="00AD7D3C" w:rsidRPr="00F16C2D" w:rsidRDefault="00AD7D3C" w:rsidP="00AD7D3C">
      <w:pPr>
        <w:ind w:firstLine="708"/>
        <w:rPr>
          <w:szCs w:val="28"/>
        </w:rPr>
      </w:pPr>
      <w:r>
        <w:rPr>
          <w:szCs w:val="28"/>
        </w:rPr>
        <w:t>Э</w:t>
      </w:r>
      <w:r w:rsidRPr="00F21051">
        <w:rPr>
          <w:i/>
          <w:szCs w:val="28"/>
        </w:rPr>
        <w:t>нерги</w:t>
      </w:r>
      <w:r>
        <w:rPr>
          <w:i/>
          <w:szCs w:val="28"/>
        </w:rPr>
        <w:t>я</w:t>
      </w:r>
      <w:r w:rsidRPr="00F21051">
        <w:rPr>
          <w:i/>
          <w:szCs w:val="28"/>
        </w:rPr>
        <w:t xml:space="preserve"> ядерной реакции</w:t>
      </w:r>
      <w:r w:rsidR="003925CD" w:rsidRPr="00533674">
        <w:rPr>
          <w:i/>
          <w:szCs w:val="28"/>
        </w:rPr>
        <w:t xml:space="preserve"> </w:t>
      </w:r>
      <w:r w:rsidRPr="00310D9E">
        <w:rPr>
          <w:b/>
          <w:position w:val="-12"/>
          <w:szCs w:val="28"/>
        </w:rPr>
        <w:object w:dxaOrig="380" w:dyaOrig="380" w14:anchorId="00EBAC20">
          <v:shape id="_x0000_i1788" type="#_x0000_t75" style="width:18.75pt;height:18.75pt" o:ole="">
            <v:imagedata r:id="rId1583" o:title=""/>
          </v:shape>
          <o:OLEObject Type="Embed" ProgID="Equation.3" ShapeID="_x0000_i1788" DrawAspect="Content" ObjectID="_1824385325" r:id="rId1584"/>
        </w:object>
      </w:r>
      <w:r>
        <w:rPr>
          <w:szCs w:val="28"/>
        </w:rPr>
        <w:t>–</w:t>
      </w:r>
      <w:r w:rsidRPr="00F16C2D">
        <w:rPr>
          <w:szCs w:val="28"/>
        </w:rPr>
        <w:t xml:space="preserve"> это энергия, выделя</w:t>
      </w:r>
      <w:r>
        <w:rPr>
          <w:szCs w:val="28"/>
        </w:rPr>
        <w:t>ющаяся</w:t>
      </w:r>
      <w:r w:rsidRPr="00F16C2D">
        <w:rPr>
          <w:szCs w:val="28"/>
        </w:rPr>
        <w:t xml:space="preserve"> или поглоща</w:t>
      </w:r>
      <w:r>
        <w:rPr>
          <w:szCs w:val="28"/>
        </w:rPr>
        <w:t>ющаяся в ходе</w:t>
      </w:r>
      <w:r w:rsidRPr="00F16C2D">
        <w:rPr>
          <w:szCs w:val="28"/>
        </w:rPr>
        <w:t xml:space="preserve"> ядерной реакции. </w:t>
      </w:r>
      <w:r>
        <w:rPr>
          <w:szCs w:val="28"/>
        </w:rPr>
        <w:t>О</w:t>
      </w:r>
      <w:r w:rsidRPr="00F16C2D">
        <w:rPr>
          <w:szCs w:val="28"/>
        </w:rPr>
        <w:t>на равна разнос</w:t>
      </w:r>
      <w:r>
        <w:rPr>
          <w:szCs w:val="28"/>
        </w:rPr>
        <w:t>ти энергий покоя исходных ядер</w:t>
      </w:r>
      <w:r w:rsidRPr="00F16C2D">
        <w:rPr>
          <w:szCs w:val="28"/>
        </w:rPr>
        <w:t xml:space="preserve"> и ядер, образующихся в результате ядерной реакции</w:t>
      </w:r>
    </w:p>
    <w:p w:rsidR="00AD7D3C" w:rsidRPr="00472C9B" w:rsidRDefault="00485C41" w:rsidP="00485C41">
      <w:pPr>
        <w:pStyle w:val="affc"/>
      </w:pPr>
      <w:r>
        <w:tab/>
      </w:r>
      <w:r w:rsidRPr="00485C41">
        <w:rPr>
          <w:position w:val="-26"/>
        </w:rPr>
        <w:object w:dxaOrig="7900" w:dyaOrig="700" w14:anchorId="2679C80B">
          <v:shape id="_x0000_i1789" type="#_x0000_t75" style="width:394.5pt;height:36pt" o:ole="">
            <v:imagedata r:id="rId1585" o:title=""/>
          </v:shape>
          <o:OLEObject Type="Embed" ProgID="Equation.3" ShapeID="_x0000_i1789" DrawAspect="Content" ObjectID="_1824385326" r:id="rId1586"/>
        </w:object>
      </w:r>
      <w:r>
        <w:tab/>
      </w:r>
      <w:r w:rsidR="00AD7D3C" w:rsidRPr="00F16C2D">
        <w:t>(6.</w:t>
      </w:r>
      <w:r w:rsidR="00AD7D3C">
        <w:t>7</w:t>
      </w:r>
      <w:r w:rsidR="00AD7D3C" w:rsidRPr="00F16C2D">
        <w:t>)</w:t>
      </w:r>
    </w:p>
    <w:p w:rsidR="00AD7D3C" w:rsidRDefault="00AD7D3C" w:rsidP="00AD7D3C">
      <w:pPr>
        <w:ind w:firstLine="708"/>
        <w:rPr>
          <w:szCs w:val="28"/>
        </w:rPr>
      </w:pPr>
      <w:r w:rsidRPr="00316784">
        <w:rPr>
          <w:szCs w:val="28"/>
        </w:rPr>
        <w:t>В качестве примеров ядерных реакций рассмотрим ре</w:t>
      </w:r>
      <w:r>
        <w:rPr>
          <w:szCs w:val="28"/>
        </w:rPr>
        <w:t>а</w:t>
      </w:r>
      <w:r w:rsidRPr="00316784">
        <w:rPr>
          <w:szCs w:val="28"/>
        </w:rPr>
        <w:t>кцию</w:t>
      </w:r>
      <w:r>
        <w:rPr>
          <w:szCs w:val="28"/>
        </w:rPr>
        <w:t xml:space="preserve"> термоядерного синтеза и реакцию деления тяжелых ядер.</w:t>
      </w:r>
    </w:p>
    <w:p w:rsidR="00AD7D3C" w:rsidRPr="00167E4F" w:rsidRDefault="00AD7D3C" w:rsidP="00AD7D3C">
      <w:pPr>
        <w:rPr>
          <w:szCs w:val="28"/>
        </w:rPr>
      </w:pPr>
      <w:r w:rsidRPr="00167E4F">
        <w:rPr>
          <w:i/>
          <w:szCs w:val="28"/>
        </w:rPr>
        <w:t>Термоядерны</w:t>
      </w:r>
      <w:r>
        <w:rPr>
          <w:i/>
          <w:szCs w:val="28"/>
        </w:rPr>
        <w:t>й</w:t>
      </w:r>
      <w:r w:rsidR="001023FE">
        <w:rPr>
          <w:i/>
          <w:szCs w:val="28"/>
        </w:rPr>
        <w:t xml:space="preserve"> </w:t>
      </w:r>
      <w:r>
        <w:rPr>
          <w:i/>
          <w:szCs w:val="28"/>
        </w:rPr>
        <w:t>синтез</w:t>
      </w:r>
      <w:r>
        <w:rPr>
          <w:szCs w:val="28"/>
        </w:rPr>
        <w:t xml:space="preserve"> заключается в слиянии легких ядер, сопровождающимся выделением большого количества энергии. Для п</w:t>
      </w:r>
      <w:r w:rsidR="001023FE">
        <w:rPr>
          <w:szCs w:val="28"/>
        </w:rPr>
        <w:t>р</w:t>
      </w:r>
      <w:r>
        <w:rPr>
          <w:szCs w:val="28"/>
        </w:rPr>
        <w:t xml:space="preserve">отекания таких реакций вещество должно быть нагрето до сверхвысоких температур </w:t>
      </w:r>
      <w:r w:rsidRPr="00167E4F">
        <w:rPr>
          <w:szCs w:val="28"/>
        </w:rPr>
        <w:t xml:space="preserve">(порядка </w:t>
      </w:r>
      <w:r w:rsidRPr="00167E4F">
        <w:rPr>
          <w:position w:val="-6"/>
          <w:szCs w:val="28"/>
        </w:rPr>
        <w:object w:dxaOrig="1260" w:dyaOrig="460" w14:anchorId="5D42752E">
          <v:shape id="_x0000_i1790" type="#_x0000_t75" style="width:63.75pt;height:22.5pt" o:ole="">
            <v:imagedata r:id="rId1587" o:title=""/>
          </v:shape>
          <o:OLEObject Type="Embed" ProgID="Equation.3" ShapeID="_x0000_i1790" DrawAspect="Content" ObjectID="_1824385327" r:id="rId1588"/>
        </w:object>
      </w:r>
      <w:r w:rsidRPr="00167E4F">
        <w:rPr>
          <w:szCs w:val="28"/>
        </w:rPr>
        <w:t>)</w:t>
      </w:r>
      <w:r>
        <w:rPr>
          <w:szCs w:val="28"/>
        </w:rPr>
        <w:t>.</w:t>
      </w:r>
      <w:r w:rsidR="001023FE">
        <w:rPr>
          <w:szCs w:val="28"/>
        </w:rPr>
        <w:t xml:space="preserve"> </w:t>
      </w:r>
      <w:r>
        <w:rPr>
          <w:szCs w:val="28"/>
        </w:rPr>
        <w:t>Приведем несколько типичных примеров реакций термоядерного синтеза:</w:t>
      </w:r>
    </w:p>
    <w:p w:rsidR="00AD7D3C" w:rsidRPr="00167E4F" w:rsidRDefault="00485C41" w:rsidP="00485C41">
      <w:pPr>
        <w:pStyle w:val="affc"/>
      </w:pPr>
      <w:r w:rsidRPr="00485C41">
        <w:rPr>
          <w:position w:val="-12"/>
        </w:rPr>
        <w:object w:dxaOrig="3460" w:dyaOrig="420" w14:anchorId="00D9A21F">
          <v:shape id="_x0000_i1791" type="#_x0000_t75" style="width:173.25pt;height:21pt" o:ole="">
            <v:imagedata r:id="rId1589" o:title=""/>
          </v:shape>
          <o:OLEObject Type="Embed" ProgID="Equation.3" ShapeID="_x0000_i1791" DrawAspect="Content" ObjectID="_1824385328" r:id="rId1590"/>
        </w:object>
      </w:r>
      <w:r w:rsidR="00AD7D3C" w:rsidRPr="00167E4F">
        <w:t>,</w:t>
      </w:r>
    </w:p>
    <w:p w:rsidR="00AD7D3C" w:rsidRPr="00167E4F" w:rsidRDefault="00AD7D3C" w:rsidP="00485C41">
      <w:pPr>
        <w:pStyle w:val="affc"/>
      </w:pPr>
      <w:r w:rsidRPr="00167E4F">
        <w:object w:dxaOrig="3400" w:dyaOrig="440" w14:anchorId="1132E315">
          <v:shape id="_x0000_i1792" type="#_x0000_t75" style="width:169.5pt;height:21.75pt" o:ole="">
            <v:imagedata r:id="rId1591" o:title=""/>
          </v:shape>
          <o:OLEObject Type="Embed" ProgID="Equation.3" ShapeID="_x0000_i1792" DrawAspect="Content" ObjectID="_1824385329" r:id="rId1592"/>
        </w:object>
      </w:r>
      <w:r w:rsidRPr="00167E4F">
        <w:t>,</w:t>
      </w:r>
    </w:p>
    <w:p w:rsidR="00AD7D3C" w:rsidRPr="00167E4F" w:rsidRDefault="00AD7D3C" w:rsidP="00485C41">
      <w:pPr>
        <w:pStyle w:val="affc"/>
      </w:pPr>
      <w:r w:rsidRPr="00167E4F">
        <w:object w:dxaOrig="3420" w:dyaOrig="420" w14:anchorId="09FDE399">
          <v:shape id="_x0000_i1793" type="#_x0000_t75" style="width:170.25pt;height:21pt" o:ole="">
            <v:imagedata r:id="rId1593" o:title=""/>
          </v:shape>
          <o:OLEObject Type="Embed" ProgID="Equation.3" ShapeID="_x0000_i1793" DrawAspect="Content" ObjectID="_1824385330" r:id="rId1594"/>
        </w:object>
      </w:r>
      <w:r w:rsidRPr="00167E4F">
        <w:t>,</w:t>
      </w:r>
    </w:p>
    <w:p w:rsidR="00AD7D3C" w:rsidRPr="00167E4F" w:rsidRDefault="00AD7D3C" w:rsidP="00485C41">
      <w:pPr>
        <w:pStyle w:val="affc"/>
      </w:pPr>
      <w:r w:rsidRPr="00167E4F">
        <w:object w:dxaOrig="3700" w:dyaOrig="440" w14:anchorId="6C0D4A98">
          <v:shape id="_x0000_i1794" type="#_x0000_t75" style="width:185.25pt;height:21.75pt" o:ole="">
            <v:imagedata r:id="rId1595" o:title=""/>
          </v:shape>
          <o:OLEObject Type="Embed" ProgID="Equation.3" ShapeID="_x0000_i1794" DrawAspect="Content" ObjectID="_1824385331" r:id="rId1596"/>
        </w:object>
      </w:r>
      <w:r w:rsidRPr="00167E4F">
        <w:t>.</w:t>
      </w:r>
    </w:p>
    <w:p w:rsidR="00AD7D3C" w:rsidRDefault="00AD7D3C" w:rsidP="00AD7D3C">
      <w:pPr>
        <w:ind w:firstLine="708"/>
        <w:rPr>
          <w:szCs w:val="28"/>
        </w:rPr>
      </w:pPr>
      <w:r w:rsidRPr="00167E4F">
        <w:rPr>
          <w:szCs w:val="28"/>
        </w:rPr>
        <w:t xml:space="preserve">В скобках </w:t>
      </w:r>
      <w:r>
        <w:rPr>
          <w:szCs w:val="28"/>
        </w:rPr>
        <w:t>приведено</w:t>
      </w:r>
      <w:r w:rsidR="00DD0382">
        <w:rPr>
          <w:szCs w:val="28"/>
        </w:rPr>
        <w:t xml:space="preserve"> </w:t>
      </w:r>
      <w:r>
        <w:rPr>
          <w:szCs w:val="28"/>
        </w:rPr>
        <w:t xml:space="preserve">значение </w:t>
      </w:r>
      <w:r w:rsidRPr="00167E4F">
        <w:rPr>
          <w:szCs w:val="28"/>
        </w:rPr>
        <w:t>энерги</w:t>
      </w:r>
      <w:r>
        <w:rPr>
          <w:szCs w:val="28"/>
        </w:rPr>
        <w:t>и</w:t>
      </w:r>
      <w:r w:rsidRPr="00167E4F">
        <w:rPr>
          <w:szCs w:val="28"/>
        </w:rPr>
        <w:t>, выделя</w:t>
      </w:r>
      <w:r>
        <w:rPr>
          <w:szCs w:val="28"/>
        </w:rPr>
        <w:t>ющейся в ходе синтеза легких ядер</w:t>
      </w:r>
      <w:r w:rsidRPr="00167E4F">
        <w:rPr>
          <w:szCs w:val="28"/>
        </w:rPr>
        <w:t xml:space="preserve">. </w:t>
      </w:r>
    </w:p>
    <w:p w:rsidR="00AD7D3C" w:rsidRDefault="00AD7D3C" w:rsidP="00AD7D3C">
      <w:pPr>
        <w:ind w:firstLine="708"/>
        <w:rPr>
          <w:szCs w:val="28"/>
        </w:rPr>
      </w:pPr>
      <w:r>
        <w:rPr>
          <w:szCs w:val="28"/>
        </w:rPr>
        <w:t xml:space="preserve">Под </w:t>
      </w:r>
      <w:r w:rsidRPr="00F706A7">
        <w:rPr>
          <w:i/>
          <w:szCs w:val="28"/>
        </w:rPr>
        <w:t>реакцией деления тяжелых ядер</w:t>
      </w:r>
      <w:r>
        <w:rPr>
          <w:szCs w:val="28"/>
        </w:rPr>
        <w:t xml:space="preserve"> понимают такую ядерную реакцию, в ходе которой ядро тяжелого элемента, под действием попадающего на него нейтрона, делится на </w:t>
      </w:r>
      <w:r w:rsidR="003925CD">
        <w:rPr>
          <w:szCs w:val="28"/>
        </w:rPr>
        <w:t xml:space="preserve">два </w:t>
      </w:r>
      <w:r>
        <w:rPr>
          <w:szCs w:val="28"/>
        </w:rPr>
        <w:t>соразмерных по массе осколка, обладающих большой кинетической энергией, и из него также вылетают 2-3 нейтрона.</w:t>
      </w:r>
    </w:p>
    <w:p w:rsidR="00AD7D3C" w:rsidRDefault="00AD7D3C" w:rsidP="00AD7D3C">
      <w:pPr>
        <w:ind w:firstLine="708"/>
        <w:rPr>
          <w:szCs w:val="28"/>
        </w:rPr>
      </w:pPr>
      <w:r>
        <w:rPr>
          <w:szCs w:val="28"/>
        </w:rPr>
        <w:t>Приведем пример реакции деления тяжелых ядер:</w:t>
      </w:r>
    </w:p>
    <w:p w:rsidR="00AD7D3C" w:rsidRDefault="00485C41" w:rsidP="00485C41">
      <w:pPr>
        <w:pStyle w:val="affc"/>
      </w:pPr>
      <w:r w:rsidRPr="00485C41">
        <w:rPr>
          <w:position w:val="-12"/>
        </w:rPr>
        <w:object w:dxaOrig="3040" w:dyaOrig="420" w14:anchorId="574AB7D8">
          <v:shape id="_x0000_i1795" type="#_x0000_t75" style="width:151.5pt;height:21pt" o:ole="">
            <v:imagedata r:id="rId1597" o:title=""/>
          </v:shape>
          <o:OLEObject Type="Embed" ProgID="Equation.3" ShapeID="_x0000_i1795" DrawAspect="Content" ObjectID="_1824385332" r:id="rId1598"/>
        </w:object>
      </w:r>
      <w:r>
        <w:t>.</w:t>
      </w:r>
    </w:p>
    <w:p w:rsidR="00AD7D3C" w:rsidRPr="00F16C2D" w:rsidRDefault="00AD7D3C" w:rsidP="00AD7D3C">
      <w:pPr>
        <w:pStyle w:val="20"/>
      </w:pPr>
      <w:bookmarkStart w:id="450" w:name="_Toc216773762"/>
      <w:bookmarkStart w:id="451" w:name="_Toc461574382"/>
      <w:bookmarkStart w:id="452" w:name="_Toc485459452"/>
      <w:bookmarkStart w:id="453" w:name="_Toc485534395"/>
      <w:r w:rsidRPr="00F16C2D">
        <w:t>6.3. Явление радиоактивности</w:t>
      </w:r>
      <w:bookmarkEnd w:id="450"/>
      <w:bookmarkEnd w:id="451"/>
      <w:bookmarkEnd w:id="452"/>
      <w:bookmarkEnd w:id="453"/>
    </w:p>
    <w:p w:rsidR="00AD7D3C" w:rsidRPr="00F16C2D" w:rsidRDefault="00AD7D3C" w:rsidP="00AD7D3C">
      <w:pPr>
        <w:pStyle w:val="3"/>
      </w:pPr>
      <w:bookmarkStart w:id="454" w:name="_Toc216773763"/>
      <w:bookmarkStart w:id="455" w:name="_Toc461574383"/>
      <w:bookmarkStart w:id="456" w:name="_Toc485459453"/>
      <w:bookmarkStart w:id="457" w:name="_Toc485534396"/>
      <w:r>
        <w:t>6</w:t>
      </w:r>
      <w:r w:rsidRPr="00F16C2D">
        <w:t>.3.1. Виды радиоактивного распада ядер</w:t>
      </w:r>
      <w:bookmarkEnd w:id="454"/>
      <w:bookmarkEnd w:id="455"/>
      <w:bookmarkEnd w:id="456"/>
      <w:bookmarkEnd w:id="457"/>
    </w:p>
    <w:p w:rsidR="00AD7D3C" w:rsidRPr="00F16C2D" w:rsidRDefault="00AD7D3C" w:rsidP="00AD7D3C">
      <w:pPr>
        <w:ind w:firstLine="708"/>
        <w:rPr>
          <w:szCs w:val="28"/>
        </w:rPr>
      </w:pPr>
      <w:r w:rsidRPr="00F16C2D">
        <w:rPr>
          <w:szCs w:val="28"/>
        </w:rPr>
        <w:t xml:space="preserve">Явление радиоактивности (р-а) заключается в самопроизвольном </w:t>
      </w:r>
      <w:r>
        <w:rPr>
          <w:szCs w:val="28"/>
        </w:rPr>
        <w:t>превращении</w:t>
      </w:r>
      <w:r w:rsidR="00DD0382">
        <w:rPr>
          <w:szCs w:val="28"/>
        </w:rPr>
        <w:t xml:space="preserve"> </w:t>
      </w:r>
      <w:r>
        <w:rPr>
          <w:szCs w:val="28"/>
        </w:rPr>
        <w:t>исходного</w:t>
      </w:r>
      <w:r w:rsidRPr="00F16C2D">
        <w:rPr>
          <w:szCs w:val="28"/>
        </w:rPr>
        <w:t xml:space="preserve"> яд</w:t>
      </w:r>
      <w:r>
        <w:rPr>
          <w:szCs w:val="28"/>
        </w:rPr>
        <w:t xml:space="preserve">ра в ядро нового элемента, при котором </w:t>
      </w:r>
      <w:r w:rsidRPr="00F16C2D">
        <w:rPr>
          <w:szCs w:val="28"/>
        </w:rPr>
        <w:t>испуска</w:t>
      </w:r>
      <w:r>
        <w:rPr>
          <w:szCs w:val="28"/>
        </w:rPr>
        <w:t>ются</w:t>
      </w:r>
      <w:r w:rsidRPr="00F16C2D">
        <w:rPr>
          <w:szCs w:val="28"/>
        </w:rPr>
        <w:t xml:space="preserve"> элементарны</w:t>
      </w:r>
      <w:r>
        <w:rPr>
          <w:szCs w:val="28"/>
        </w:rPr>
        <w:t>е</w:t>
      </w:r>
      <w:r w:rsidRPr="00F16C2D">
        <w:rPr>
          <w:szCs w:val="28"/>
        </w:rPr>
        <w:t xml:space="preserve"> частиц</w:t>
      </w:r>
      <w:r>
        <w:rPr>
          <w:szCs w:val="28"/>
        </w:rPr>
        <w:t>ы</w:t>
      </w:r>
      <w:r w:rsidRPr="00F16C2D">
        <w:rPr>
          <w:szCs w:val="28"/>
        </w:rPr>
        <w:t xml:space="preserve">. </w:t>
      </w:r>
      <w:r>
        <w:rPr>
          <w:szCs w:val="28"/>
        </w:rPr>
        <w:t>Различают</w:t>
      </w:r>
      <w:r w:rsidRPr="00F16C2D">
        <w:rPr>
          <w:szCs w:val="28"/>
        </w:rPr>
        <w:t xml:space="preserve"> альфа</w:t>
      </w:r>
      <w:r w:rsidR="00EB269F">
        <w:rPr>
          <w:szCs w:val="28"/>
        </w:rPr>
        <w:t>-</w:t>
      </w:r>
      <w:r w:rsidRPr="00F16C2D">
        <w:rPr>
          <w:szCs w:val="28"/>
        </w:rPr>
        <w:t xml:space="preserve"> (</w:t>
      </w:r>
      <w:r w:rsidRPr="00F16C2D">
        <w:rPr>
          <w:position w:val="-6"/>
          <w:szCs w:val="28"/>
        </w:rPr>
        <w:object w:dxaOrig="240" w:dyaOrig="240" w14:anchorId="765209B7">
          <v:shape id="_x0000_i1796" type="#_x0000_t75" style="width:11.25pt;height:12.75pt" o:ole="">
            <v:imagedata r:id="rId1599" o:title=""/>
          </v:shape>
          <o:OLEObject Type="Embed" ProgID="Equation.3" ShapeID="_x0000_i1796" DrawAspect="Content" ObjectID="_1824385333" r:id="rId1600"/>
        </w:object>
      </w:r>
      <w:r w:rsidR="00EB269F">
        <w:rPr>
          <w:szCs w:val="28"/>
        </w:rPr>
        <w:t>-)</w:t>
      </w:r>
      <w:r>
        <w:rPr>
          <w:szCs w:val="28"/>
        </w:rPr>
        <w:t xml:space="preserve"> и </w:t>
      </w:r>
      <w:r w:rsidRPr="00F16C2D">
        <w:rPr>
          <w:szCs w:val="28"/>
        </w:rPr>
        <w:t>бета</w:t>
      </w:r>
      <w:r w:rsidR="00EB269F">
        <w:rPr>
          <w:szCs w:val="28"/>
        </w:rPr>
        <w:t>-</w:t>
      </w:r>
      <w:r w:rsidRPr="00F16C2D">
        <w:rPr>
          <w:szCs w:val="28"/>
        </w:rPr>
        <w:t xml:space="preserve"> (</w:t>
      </w:r>
      <w:r w:rsidRPr="00F16C2D">
        <w:rPr>
          <w:position w:val="-10"/>
          <w:szCs w:val="28"/>
        </w:rPr>
        <w:object w:dxaOrig="220" w:dyaOrig="340" w14:anchorId="693AB21E">
          <v:shape id="_x0000_i1797" type="#_x0000_t75" style="width:10.5pt;height:17.25pt" o:ole="">
            <v:imagedata r:id="rId1601" o:title=""/>
          </v:shape>
          <o:OLEObject Type="Embed" ProgID="Equation.3" ShapeID="_x0000_i1797" DrawAspect="Content" ObjectID="_1824385334" r:id="rId1602"/>
        </w:object>
      </w:r>
      <w:r w:rsidR="00EB269F">
        <w:rPr>
          <w:szCs w:val="28"/>
        </w:rPr>
        <w:t xml:space="preserve">-) </w:t>
      </w:r>
      <w:r w:rsidRPr="00F16C2D">
        <w:rPr>
          <w:szCs w:val="28"/>
        </w:rPr>
        <w:t>распады, они сопровождаются испусканием гамма</w:t>
      </w:r>
      <w:r w:rsidR="00EB269F">
        <w:rPr>
          <w:szCs w:val="28"/>
        </w:rPr>
        <w:t>-</w:t>
      </w:r>
      <w:r w:rsidRPr="00F16C2D">
        <w:rPr>
          <w:szCs w:val="28"/>
        </w:rPr>
        <w:t xml:space="preserve"> (</w:t>
      </w:r>
      <w:r w:rsidRPr="00F16C2D">
        <w:rPr>
          <w:position w:val="-10"/>
          <w:szCs w:val="28"/>
        </w:rPr>
        <w:object w:dxaOrig="200" w:dyaOrig="279" w14:anchorId="2E88EB93">
          <v:shape id="_x0000_i1798" type="#_x0000_t75" style="width:9.75pt;height:13.5pt" o:ole="">
            <v:imagedata r:id="rId1603" o:title=""/>
          </v:shape>
          <o:OLEObject Type="Embed" ProgID="Equation.3" ShapeID="_x0000_i1798" DrawAspect="Content" ObjectID="_1824385335" r:id="rId1604"/>
        </w:object>
      </w:r>
      <w:r w:rsidR="00EB269F">
        <w:rPr>
          <w:szCs w:val="28"/>
        </w:rPr>
        <w:t xml:space="preserve">-) </w:t>
      </w:r>
      <w:r w:rsidRPr="00F16C2D">
        <w:rPr>
          <w:szCs w:val="28"/>
        </w:rPr>
        <w:t xml:space="preserve">лучей. Атомное ядро, испытывающее </w:t>
      </w:r>
      <w:r w:rsidRPr="00EB269F">
        <w:rPr>
          <w:i/>
          <w:szCs w:val="28"/>
        </w:rPr>
        <w:t>р</w:t>
      </w:r>
      <w:r w:rsidR="00EB269F">
        <w:rPr>
          <w:szCs w:val="28"/>
        </w:rPr>
        <w:t>–</w:t>
      </w:r>
      <w:r w:rsidRPr="00EB269F">
        <w:rPr>
          <w:i/>
          <w:szCs w:val="28"/>
        </w:rPr>
        <w:t>а</w:t>
      </w:r>
      <w:r w:rsidR="00EB269F">
        <w:rPr>
          <w:szCs w:val="28"/>
        </w:rPr>
        <w:t>-</w:t>
      </w:r>
      <w:r w:rsidRPr="00F16C2D">
        <w:rPr>
          <w:szCs w:val="28"/>
        </w:rPr>
        <w:t xml:space="preserve">распад, называют </w:t>
      </w:r>
      <w:r w:rsidRPr="00435BDB">
        <w:rPr>
          <w:i/>
          <w:szCs w:val="28"/>
        </w:rPr>
        <w:t>материнским,</w:t>
      </w:r>
      <w:r w:rsidRPr="00F16C2D">
        <w:rPr>
          <w:szCs w:val="28"/>
        </w:rPr>
        <w:t xml:space="preserve"> а образующееся при этом ядро – </w:t>
      </w:r>
      <w:r w:rsidRPr="00435BDB">
        <w:rPr>
          <w:i/>
          <w:szCs w:val="28"/>
        </w:rPr>
        <w:t>дочерним.</w:t>
      </w:r>
    </w:p>
    <w:p w:rsidR="00AD7D3C" w:rsidRPr="00F16C2D" w:rsidRDefault="00AD7D3C" w:rsidP="00AD7D3C">
      <w:pPr>
        <w:ind w:firstLine="708"/>
        <w:rPr>
          <w:szCs w:val="28"/>
        </w:rPr>
      </w:pPr>
      <w:r w:rsidRPr="00F16C2D">
        <w:rPr>
          <w:szCs w:val="28"/>
        </w:rPr>
        <w:t>Для того чтобы определить параметры ядра, получаемого при р-а распаде, применяют правила смещения, они позволяют правильно установить изменение таких параметров ядра, как его заряд и массовое число.</w:t>
      </w:r>
    </w:p>
    <w:p w:rsidR="00AD7D3C" w:rsidRDefault="00AD7D3C" w:rsidP="00AD7D3C">
      <w:pPr>
        <w:ind w:firstLine="708"/>
        <w:rPr>
          <w:szCs w:val="28"/>
        </w:rPr>
      </w:pPr>
      <w:r w:rsidRPr="00F16C2D">
        <w:rPr>
          <w:szCs w:val="28"/>
        </w:rPr>
        <w:t xml:space="preserve">Выделяют </w:t>
      </w:r>
      <w:r w:rsidRPr="00F005B0">
        <w:rPr>
          <w:i/>
          <w:szCs w:val="28"/>
        </w:rPr>
        <w:t xml:space="preserve">три вида </w:t>
      </w:r>
      <w:r w:rsidRPr="00310D9E">
        <w:rPr>
          <w:szCs w:val="28"/>
        </w:rPr>
        <w:sym w:font="Symbol" w:char="F062"/>
      </w:r>
      <w:r w:rsidRPr="00F005B0">
        <w:rPr>
          <w:i/>
          <w:szCs w:val="28"/>
        </w:rPr>
        <w:t>-распада</w:t>
      </w:r>
      <w:r w:rsidR="00EB269F">
        <w:rPr>
          <w:szCs w:val="28"/>
        </w:rPr>
        <w:t xml:space="preserve">: </w:t>
      </w:r>
      <w:r w:rsidRPr="00F005B0">
        <w:rPr>
          <w:i/>
          <w:position w:val="-10"/>
          <w:szCs w:val="28"/>
        </w:rPr>
        <w:object w:dxaOrig="279" w:dyaOrig="360" w14:anchorId="28F5E206">
          <v:shape id="_x0000_i1799" type="#_x0000_t75" style="width:13.5pt;height:18pt" o:ole="">
            <v:imagedata r:id="rId1605" o:title=""/>
          </v:shape>
          <o:OLEObject Type="Embed" ProgID="Equation.3" ShapeID="_x0000_i1799" DrawAspect="Content" ObjectID="_1824385336" r:id="rId1606"/>
        </w:object>
      </w:r>
      <w:r w:rsidRPr="00F005B0">
        <w:rPr>
          <w:i/>
          <w:szCs w:val="28"/>
        </w:rPr>
        <w:t>-распад</w:t>
      </w:r>
      <w:r w:rsidRPr="00F16C2D">
        <w:rPr>
          <w:szCs w:val="28"/>
        </w:rPr>
        <w:t xml:space="preserve"> (из ядра вылетает </w:t>
      </w:r>
      <w:r w:rsidR="00125278" w:rsidRPr="00F16C2D">
        <w:rPr>
          <w:szCs w:val="28"/>
        </w:rPr>
        <w:t>электрон</w:t>
      </w:r>
      <w:r w:rsidR="00125278">
        <w:rPr>
          <w:szCs w:val="28"/>
        </w:rPr>
        <w:t> </w:t>
      </w:r>
      <w:r w:rsidRPr="00F16C2D">
        <w:rPr>
          <w:position w:val="-6"/>
          <w:szCs w:val="28"/>
        </w:rPr>
        <w:object w:dxaOrig="279" w:dyaOrig="320" w14:anchorId="683B0989">
          <v:shape id="_x0000_i1800" type="#_x0000_t75" style="width:13.5pt;height:16.5pt" o:ole="">
            <v:imagedata r:id="rId1607" o:title=""/>
          </v:shape>
          <o:OLEObject Type="Embed" ProgID="Equation.3" ShapeID="_x0000_i1800" DrawAspect="Content" ObjectID="_1824385337" r:id="rId1608"/>
        </w:object>
      </w:r>
      <w:r w:rsidRPr="00F16C2D">
        <w:rPr>
          <w:szCs w:val="28"/>
        </w:rPr>
        <w:t xml:space="preserve">), </w:t>
      </w:r>
      <w:r w:rsidRPr="00F005B0">
        <w:rPr>
          <w:i/>
          <w:position w:val="-10"/>
          <w:szCs w:val="28"/>
        </w:rPr>
        <w:object w:dxaOrig="279" w:dyaOrig="360" w14:anchorId="199BE524">
          <v:shape id="_x0000_i1801" type="#_x0000_t75" style="width:13.5pt;height:18pt" o:ole="">
            <v:imagedata r:id="rId1609" o:title=""/>
          </v:shape>
          <o:OLEObject Type="Embed" ProgID="Equation.3" ShapeID="_x0000_i1801" DrawAspect="Content" ObjectID="_1824385338" r:id="rId1610"/>
        </w:object>
      </w:r>
      <w:r w:rsidRPr="00F005B0">
        <w:rPr>
          <w:i/>
          <w:szCs w:val="28"/>
        </w:rPr>
        <w:t>-распад</w:t>
      </w:r>
      <w:r w:rsidRPr="00F16C2D">
        <w:rPr>
          <w:szCs w:val="28"/>
        </w:rPr>
        <w:t xml:space="preserve"> (из ядра вылетает позитрон </w:t>
      </w:r>
      <w:r w:rsidRPr="00F16C2D">
        <w:rPr>
          <w:position w:val="-6"/>
          <w:szCs w:val="28"/>
        </w:rPr>
        <w:object w:dxaOrig="300" w:dyaOrig="360" w14:anchorId="534F271F">
          <v:shape id="_x0000_i1802" type="#_x0000_t75" style="width:15.75pt;height:18pt" o:ole="">
            <v:imagedata r:id="rId1611" o:title=""/>
          </v:shape>
          <o:OLEObject Type="Embed" ProgID="Equation.3" ShapeID="_x0000_i1802" DrawAspect="Content" ObjectID="_1824385339" r:id="rId1612"/>
        </w:object>
      </w:r>
      <w:r w:rsidRPr="00F16C2D">
        <w:rPr>
          <w:szCs w:val="28"/>
        </w:rPr>
        <w:t xml:space="preserve">) и </w:t>
      </w:r>
      <w:r w:rsidRPr="00F005B0">
        <w:rPr>
          <w:i/>
          <w:szCs w:val="28"/>
        </w:rPr>
        <w:t xml:space="preserve">электронный захват </w:t>
      </w:r>
      <w:r w:rsidRPr="00EB269F">
        <w:rPr>
          <w:szCs w:val="28"/>
        </w:rPr>
        <w:t>(</w:t>
      </w:r>
      <w:r w:rsidRPr="00F005B0">
        <w:rPr>
          <w:i/>
          <w:szCs w:val="28"/>
          <w:lang w:val="en-US"/>
        </w:rPr>
        <w:t>e</w:t>
      </w:r>
      <w:r w:rsidRPr="00F005B0">
        <w:rPr>
          <w:i/>
          <w:szCs w:val="28"/>
        </w:rPr>
        <w:t xml:space="preserve">-захват, </w:t>
      </w:r>
      <w:r w:rsidRPr="00F16C2D">
        <w:rPr>
          <w:szCs w:val="28"/>
        </w:rPr>
        <w:t xml:space="preserve">ядро захватывает один электрон с </w:t>
      </w:r>
      <w:r w:rsidRPr="00F16C2D">
        <w:rPr>
          <w:i/>
          <w:szCs w:val="28"/>
        </w:rPr>
        <w:t>К</w:t>
      </w:r>
      <w:r w:rsidRPr="00F16C2D">
        <w:rPr>
          <w:szCs w:val="28"/>
        </w:rPr>
        <w:t xml:space="preserve">-слоя, </w:t>
      </w:r>
      <w:r w:rsidRPr="00F16C2D">
        <w:rPr>
          <w:i/>
          <w:szCs w:val="28"/>
          <w:lang w:val="en-US"/>
        </w:rPr>
        <w:t>L</w:t>
      </w:r>
      <w:r w:rsidRPr="00F16C2D">
        <w:rPr>
          <w:szCs w:val="28"/>
        </w:rPr>
        <w:t xml:space="preserve"> - слоя, </w:t>
      </w:r>
      <w:r w:rsidRPr="00F16C2D">
        <w:rPr>
          <w:i/>
          <w:szCs w:val="28"/>
          <w:lang w:val="en-US"/>
        </w:rPr>
        <w:t>M</w:t>
      </w:r>
      <w:r>
        <w:rPr>
          <w:szCs w:val="28"/>
        </w:rPr>
        <w:t xml:space="preserve"> – слоя </w:t>
      </w:r>
      <w:r w:rsidR="00B522C7">
        <w:rPr>
          <w:szCs w:val="28"/>
        </w:rPr>
        <w:t>и т. д.</w:t>
      </w:r>
      <w:r w:rsidRPr="00F16C2D">
        <w:rPr>
          <w:szCs w:val="28"/>
        </w:rPr>
        <w:t xml:space="preserve">). </w:t>
      </w:r>
    </w:p>
    <w:p w:rsidR="00AD7D3C" w:rsidRPr="00F16C2D" w:rsidRDefault="00AD7D3C" w:rsidP="00AD7D3C">
      <w:pPr>
        <w:ind w:firstLine="708"/>
        <w:rPr>
          <w:szCs w:val="28"/>
        </w:rPr>
      </w:pPr>
      <w:r w:rsidRPr="00F16C2D">
        <w:rPr>
          <w:szCs w:val="28"/>
        </w:rPr>
        <w:t xml:space="preserve">При </w:t>
      </w:r>
      <w:r w:rsidRPr="00F16C2D">
        <w:rPr>
          <w:position w:val="-6"/>
          <w:szCs w:val="28"/>
        </w:rPr>
        <w:object w:dxaOrig="240" w:dyaOrig="240" w14:anchorId="53C12EEF">
          <v:shape id="_x0000_i1803" type="#_x0000_t75" style="width:11.25pt;height:11.25pt" o:ole="">
            <v:imagedata r:id="rId1613" o:title=""/>
          </v:shape>
          <o:OLEObject Type="Embed" ProgID="Equation.3" ShapeID="_x0000_i1803" DrawAspect="Content" ObjectID="_1824385340" r:id="rId1614"/>
        </w:object>
      </w:r>
      <w:r w:rsidRPr="00F16C2D">
        <w:rPr>
          <w:szCs w:val="28"/>
        </w:rPr>
        <w:t>-</w:t>
      </w:r>
      <w:r w:rsidRPr="00B92C5E">
        <w:rPr>
          <w:i/>
          <w:szCs w:val="28"/>
        </w:rPr>
        <w:t>распаде</w:t>
      </w:r>
      <w:r w:rsidRPr="00F16C2D">
        <w:rPr>
          <w:szCs w:val="28"/>
        </w:rPr>
        <w:t xml:space="preserve"> из ядра вылетает </w:t>
      </w:r>
      <w:r w:rsidRPr="00F16C2D">
        <w:rPr>
          <w:position w:val="-6"/>
          <w:szCs w:val="28"/>
        </w:rPr>
        <w:object w:dxaOrig="220" w:dyaOrig="240" w14:anchorId="7ED30AA7">
          <v:shape id="_x0000_i1804" type="#_x0000_t75" style="width:10.5pt;height:11.25pt" o:ole="">
            <v:imagedata r:id="rId1615" o:title=""/>
          </v:shape>
          <o:OLEObject Type="Embed" ProgID="Equation.3" ShapeID="_x0000_i1804" DrawAspect="Content" ObjectID="_1824385341" r:id="rId1616"/>
        </w:object>
      </w:r>
      <w:r w:rsidRPr="00F16C2D">
        <w:rPr>
          <w:szCs w:val="28"/>
        </w:rPr>
        <w:t>-частица, представляющая собой ядро атома гелия</w:t>
      </w:r>
      <w:r>
        <w:rPr>
          <w:szCs w:val="28"/>
        </w:rPr>
        <w:t>.</w:t>
      </w:r>
    </w:p>
    <w:p w:rsidR="00AD7D3C" w:rsidRPr="00F16C2D" w:rsidRDefault="00AD7D3C" w:rsidP="00AD7D3C">
      <w:pPr>
        <w:ind w:firstLine="708"/>
        <w:rPr>
          <w:szCs w:val="28"/>
        </w:rPr>
      </w:pPr>
      <w:r w:rsidRPr="00F16C2D">
        <w:rPr>
          <w:szCs w:val="28"/>
        </w:rPr>
        <w:t>Для этих видов распада правила смещения записываются следующим образом</w:t>
      </w:r>
      <w:r>
        <w:rPr>
          <w:szCs w:val="28"/>
        </w:rPr>
        <w:t>:</w:t>
      </w:r>
    </w:p>
    <w:p w:rsidR="00AD7D3C" w:rsidRPr="00C84B66" w:rsidRDefault="00485C41" w:rsidP="00485C41">
      <w:pPr>
        <w:pStyle w:val="affc"/>
      </w:pPr>
      <w:r>
        <w:tab/>
      </w:r>
      <w:r w:rsidR="00AD7D3C" w:rsidRPr="00C84B66">
        <w:rPr>
          <w:position w:val="-10"/>
        </w:rPr>
        <w:object w:dxaOrig="279" w:dyaOrig="360" w14:anchorId="178B71BA">
          <v:shape id="_x0000_i1805" type="#_x0000_t75" style="width:13.5pt;height:18pt" o:ole="">
            <v:imagedata r:id="rId1617" o:title=""/>
          </v:shape>
          <o:OLEObject Type="Embed" ProgID="Equation.3" ShapeID="_x0000_i1805" DrawAspect="Content" ObjectID="_1824385342" r:id="rId1618"/>
        </w:object>
      </w:r>
      <w:r w:rsidR="00AD7D3C" w:rsidRPr="00C84B66">
        <w:t xml:space="preserve">-распад: </w:t>
      </w:r>
      <w:r w:rsidRPr="00485C41">
        <w:rPr>
          <w:position w:val="-12"/>
        </w:rPr>
        <w:object w:dxaOrig="1820" w:dyaOrig="420" w14:anchorId="723D9891">
          <v:shape id="_x0000_i1806" type="#_x0000_t75" style="width:90.75pt;height:21pt" o:ole="">
            <v:imagedata r:id="rId1619" o:title=""/>
          </v:shape>
          <o:OLEObject Type="Embed" ProgID="Equation.3" ShapeID="_x0000_i1806" DrawAspect="Content" ObjectID="_1824385343" r:id="rId1620"/>
        </w:object>
      </w:r>
      <w:r>
        <w:t>,</w:t>
      </w:r>
      <w:r w:rsidR="00AD7D3C" w:rsidRPr="00C84B66">
        <w:tab/>
        <w:t>(6.8)</w:t>
      </w:r>
    </w:p>
    <w:p w:rsidR="00AD7D3C" w:rsidRPr="00C84B66" w:rsidRDefault="00485C41" w:rsidP="00485C41">
      <w:pPr>
        <w:pStyle w:val="affc"/>
      </w:pPr>
      <w:r>
        <w:tab/>
      </w:r>
      <w:r w:rsidR="00AD7D3C" w:rsidRPr="00C84B66">
        <w:rPr>
          <w:position w:val="-10"/>
        </w:rPr>
        <w:object w:dxaOrig="279" w:dyaOrig="360" w14:anchorId="676449FD">
          <v:shape id="_x0000_i1807" type="#_x0000_t75" style="width:13.5pt;height:18pt" o:ole="">
            <v:imagedata r:id="rId1621" o:title=""/>
          </v:shape>
          <o:OLEObject Type="Embed" ProgID="Equation.3" ShapeID="_x0000_i1807" DrawAspect="Content" ObjectID="_1824385344" r:id="rId1622"/>
        </w:object>
      </w:r>
      <w:r w:rsidR="00AD7D3C" w:rsidRPr="00C84B66">
        <w:t xml:space="preserve">-распад: </w:t>
      </w:r>
      <w:r w:rsidRPr="00485C41">
        <w:rPr>
          <w:position w:val="-12"/>
        </w:rPr>
        <w:object w:dxaOrig="1600" w:dyaOrig="420" w14:anchorId="036A2E43">
          <v:shape id="_x0000_i1808" type="#_x0000_t75" style="width:80.25pt;height:21pt" o:ole="">
            <v:imagedata r:id="rId1623" o:title=""/>
          </v:shape>
          <o:OLEObject Type="Embed" ProgID="Equation.3" ShapeID="_x0000_i1808" DrawAspect="Content" ObjectID="_1824385345" r:id="rId1624"/>
        </w:object>
      </w:r>
      <w:r>
        <w:t>,</w:t>
      </w:r>
      <w:r w:rsidR="00AD7D3C" w:rsidRPr="00C84B66">
        <w:tab/>
        <w:t>(6.9)</w:t>
      </w:r>
    </w:p>
    <w:p w:rsidR="00AD7D3C" w:rsidRPr="00C84B66" w:rsidRDefault="00485C41" w:rsidP="00485C41">
      <w:pPr>
        <w:pStyle w:val="affc"/>
      </w:pPr>
      <w:r>
        <w:rPr>
          <w:i/>
        </w:rPr>
        <w:tab/>
      </w:r>
      <w:r w:rsidR="00AD7D3C" w:rsidRPr="00C84B66">
        <w:rPr>
          <w:i/>
          <w:lang w:val="en-US"/>
        </w:rPr>
        <w:t>e</w:t>
      </w:r>
      <w:r w:rsidR="00AD7D3C" w:rsidRPr="00C84B66">
        <w:rPr>
          <w:i/>
        </w:rPr>
        <w:t>-</w:t>
      </w:r>
      <w:r w:rsidR="00AD7D3C" w:rsidRPr="00C84B66">
        <w:t xml:space="preserve">захват:  </w:t>
      </w:r>
      <w:r w:rsidRPr="00485C41">
        <w:rPr>
          <w:position w:val="-12"/>
        </w:rPr>
        <w:object w:dxaOrig="1680" w:dyaOrig="420" w14:anchorId="63E3C0AD">
          <v:shape id="_x0000_i1809" type="#_x0000_t75" style="width:84pt;height:21pt" o:ole="">
            <v:imagedata r:id="rId1625" o:title=""/>
          </v:shape>
          <o:OLEObject Type="Embed" ProgID="Equation.3" ShapeID="_x0000_i1809" DrawAspect="Content" ObjectID="_1824385346" r:id="rId1626"/>
        </w:object>
      </w:r>
      <w:r>
        <w:t>,</w:t>
      </w:r>
      <w:r w:rsidR="00AD7D3C" w:rsidRPr="00C84B66">
        <w:tab/>
        <w:t>(6.10)</w:t>
      </w:r>
    </w:p>
    <w:p w:rsidR="00AD7D3C" w:rsidRPr="00C84B66" w:rsidRDefault="00485C41" w:rsidP="00485C41">
      <w:pPr>
        <w:pStyle w:val="affc"/>
      </w:pPr>
      <w:r>
        <w:tab/>
      </w:r>
      <w:r w:rsidR="00AD7D3C" w:rsidRPr="00C84B66">
        <w:rPr>
          <w:position w:val="-6"/>
        </w:rPr>
        <w:object w:dxaOrig="220" w:dyaOrig="240" w14:anchorId="4D689770">
          <v:shape id="_x0000_i1810" type="#_x0000_t75" style="width:10.5pt;height:11.25pt" o:ole="">
            <v:imagedata r:id="rId1627" o:title=""/>
          </v:shape>
          <o:OLEObject Type="Embed" ProgID="Equation.3" ShapeID="_x0000_i1810" DrawAspect="Content" ObjectID="_1824385347" r:id="rId1628"/>
        </w:object>
      </w:r>
      <w:r w:rsidR="00AD7D3C" w:rsidRPr="00C84B66">
        <w:t xml:space="preserve">-распад: </w:t>
      </w:r>
      <w:r w:rsidRPr="00485C41">
        <w:rPr>
          <w:position w:val="-12"/>
        </w:rPr>
        <w:object w:dxaOrig="2000" w:dyaOrig="420" w14:anchorId="207AE773">
          <v:shape id="_x0000_i1811" type="#_x0000_t75" style="width:99.75pt;height:21pt" o:ole="">
            <v:imagedata r:id="rId1629" o:title=""/>
          </v:shape>
          <o:OLEObject Type="Embed" ProgID="Equation.3" ShapeID="_x0000_i1811" DrawAspect="Content" ObjectID="_1824385348" r:id="rId1630"/>
        </w:object>
      </w:r>
      <w:r>
        <w:t>.</w:t>
      </w:r>
      <w:r w:rsidR="00AD7D3C" w:rsidRPr="00C84B66">
        <w:tab/>
        <w:t>(6.11)</w:t>
      </w:r>
    </w:p>
    <w:p w:rsidR="00AD7D3C" w:rsidRPr="00F16C2D" w:rsidRDefault="00AD7D3C" w:rsidP="00AD7D3C">
      <w:pPr>
        <w:ind w:firstLine="708"/>
        <w:rPr>
          <w:szCs w:val="28"/>
        </w:rPr>
      </w:pPr>
      <w:r w:rsidRPr="00F16C2D">
        <w:rPr>
          <w:szCs w:val="28"/>
        </w:rPr>
        <w:t xml:space="preserve">Из этих правил следует, что все радиоактивные ядра объединяются в р-а семейства, число которых равно четырем </w:t>
      </w:r>
      <w:r>
        <w:rPr>
          <w:szCs w:val="28"/>
        </w:rPr>
        <w:t>–</w:t>
      </w:r>
      <w:r w:rsidRPr="00F16C2D">
        <w:rPr>
          <w:szCs w:val="28"/>
        </w:rPr>
        <w:t xml:space="preserve"> это семейства (или ряды) тория </w:t>
      </w:r>
      <w:r w:rsidRPr="00F16C2D">
        <w:rPr>
          <w:position w:val="-12"/>
          <w:szCs w:val="28"/>
        </w:rPr>
        <w:object w:dxaOrig="680" w:dyaOrig="420" w14:anchorId="3CDD958A">
          <v:shape id="_x0000_i1812" type="#_x0000_t75" style="width:33.75pt;height:21pt" o:ole="">
            <v:imagedata r:id="rId1631" o:title=""/>
          </v:shape>
          <o:OLEObject Type="Embed" ProgID="Equation.3" ShapeID="_x0000_i1812" DrawAspect="Content" ObjectID="_1824385349" r:id="rId1632"/>
        </w:object>
      </w:r>
      <w:r w:rsidRPr="00F16C2D">
        <w:rPr>
          <w:szCs w:val="28"/>
        </w:rPr>
        <w:t xml:space="preserve"> (</w:t>
      </w:r>
      <w:r w:rsidRPr="00F16C2D">
        <w:rPr>
          <w:position w:val="-6"/>
          <w:szCs w:val="28"/>
        </w:rPr>
        <w:object w:dxaOrig="780" w:dyaOrig="300" w14:anchorId="0E316332">
          <v:shape id="_x0000_i1813" type="#_x0000_t75" style="width:38.25pt;height:15.75pt" o:ole="">
            <v:imagedata r:id="rId1633" o:title=""/>
          </v:shape>
          <o:OLEObject Type="Embed" ProgID="Equation.3" ShapeID="_x0000_i1813" DrawAspect="Content" ObjectID="_1824385350" r:id="rId1634"/>
        </w:object>
      </w:r>
      <w:r w:rsidRPr="00F16C2D">
        <w:rPr>
          <w:szCs w:val="28"/>
        </w:rPr>
        <w:t>), нептуния</w:t>
      </w:r>
      <w:r w:rsidRPr="00F16C2D">
        <w:rPr>
          <w:position w:val="-12"/>
          <w:szCs w:val="28"/>
        </w:rPr>
        <w:object w:dxaOrig="700" w:dyaOrig="420" w14:anchorId="2D11585D">
          <v:shape id="_x0000_i1814" type="#_x0000_t75" style="width:34.5pt;height:21pt" o:ole="">
            <v:imagedata r:id="rId1635" o:title=""/>
          </v:shape>
          <o:OLEObject Type="Embed" ProgID="Equation.3" ShapeID="_x0000_i1814" DrawAspect="Content" ObjectID="_1824385351" r:id="rId1636"/>
        </w:object>
      </w:r>
      <w:r w:rsidRPr="00F16C2D">
        <w:rPr>
          <w:szCs w:val="28"/>
        </w:rPr>
        <w:t>(</w:t>
      </w:r>
      <w:r w:rsidRPr="00F16C2D">
        <w:rPr>
          <w:position w:val="-6"/>
          <w:szCs w:val="28"/>
        </w:rPr>
        <w:object w:dxaOrig="780" w:dyaOrig="300" w14:anchorId="71176DFE">
          <v:shape id="_x0000_i1815" type="#_x0000_t75" style="width:38.25pt;height:15.75pt" o:ole="">
            <v:imagedata r:id="rId1637" o:title=""/>
          </v:shape>
          <o:OLEObject Type="Embed" ProgID="Equation.3" ShapeID="_x0000_i1815" DrawAspect="Content" ObjectID="_1824385352" r:id="rId1638"/>
        </w:object>
      </w:r>
      <w:r w:rsidRPr="00F16C2D">
        <w:rPr>
          <w:szCs w:val="28"/>
        </w:rPr>
        <w:t xml:space="preserve">), урана </w:t>
      </w:r>
      <w:r w:rsidRPr="00F16C2D">
        <w:rPr>
          <w:position w:val="-12"/>
          <w:szCs w:val="28"/>
        </w:rPr>
        <w:object w:dxaOrig="600" w:dyaOrig="440" w14:anchorId="3F1B9C3F">
          <v:shape id="_x0000_i1816" type="#_x0000_t75" style="width:30pt;height:21.75pt" o:ole="">
            <v:imagedata r:id="rId1639" o:title=""/>
          </v:shape>
          <o:OLEObject Type="Embed" ProgID="Equation.3" ShapeID="_x0000_i1816" DrawAspect="Content" ObjectID="_1824385353" r:id="rId1640"/>
        </w:object>
      </w:r>
      <w:r w:rsidRPr="00F16C2D">
        <w:rPr>
          <w:szCs w:val="28"/>
        </w:rPr>
        <w:t>(</w:t>
      </w:r>
      <w:r w:rsidRPr="00F16C2D">
        <w:rPr>
          <w:position w:val="-6"/>
          <w:szCs w:val="28"/>
        </w:rPr>
        <w:object w:dxaOrig="780" w:dyaOrig="300" w14:anchorId="5AE43200">
          <v:shape id="_x0000_i1817" type="#_x0000_t75" style="width:38.25pt;height:15.75pt" o:ole="">
            <v:imagedata r:id="rId1641" o:title=""/>
          </v:shape>
          <o:OLEObject Type="Embed" ProgID="Equation.3" ShapeID="_x0000_i1817" DrawAspect="Content" ObjectID="_1824385354" r:id="rId1642"/>
        </w:object>
      </w:r>
      <w:r w:rsidRPr="00F16C2D">
        <w:rPr>
          <w:szCs w:val="28"/>
        </w:rPr>
        <w:t>) и актиния</w:t>
      </w:r>
      <w:r w:rsidRPr="00F16C2D">
        <w:rPr>
          <w:position w:val="-12"/>
          <w:szCs w:val="28"/>
        </w:rPr>
        <w:object w:dxaOrig="680" w:dyaOrig="420" w14:anchorId="45ED0434">
          <v:shape id="_x0000_i1818" type="#_x0000_t75" style="width:33.75pt;height:21pt" o:ole="">
            <v:imagedata r:id="rId1643" o:title=""/>
          </v:shape>
          <o:OLEObject Type="Embed" ProgID="Equation.3" ShapeID="_x0000_i1818" DrawAspect="Content" ObjectID="_1824385355" r:id="rId1644"/>
        </w:object>
      </w:r>
      <w:r w:rsidR="00FD0D04">
        <w:rPr>
          <w:szCs w:val="28"/>
        </w:rPr>
        <w:t xml:space="preserve"> </w:t>
      </w:r>
      <w:r w:rsidR="003925CD" w:rsidRPr="003925CD">
        <w:rPr>
          <w:position w:val="-10"/>
          <w:szCs w:val="28"/>
        </w:rPr>
        <w:object w:dxaOrig="960" w:dyaOrig="340" w14:anchorId="216DCD93">
          <v:shape id="_x0000_i1819" type="#_x0000_t75" style="width:47.25pt;height:18pt" o:ole="">
            <v:imagedata r:id="rId1645" o:title=""/>
          </v:shape>
          <o:OLEObject Type="Embed" ProgID="Equation.3" ShapeID="_x0000_i1819" DrawAspect="Content" ObjectID="_1824385356" r:id="rId1646"/>
        </w:object>
      </w:r>
      <w:r w:rsidRPr="00F16C2D">
        <w:rPr>
          <w:szCs w:val="28"/>
        </w:rPr>
        <w:t>. Для них массовое число определяется следующим образом</w:t>
      </w:r>
      <w:r>
        <w:rPr>
          <w:szCs w:val="28"/>
        </w:rPr>
        <w:t>:</w:t>
      </w:r>
    </w:p>
    <w:p w:rsidR="00AD7D3C" w:rsidRPr="00F16C2D" w:rsidRDefault="00AD7D3C" w:rsidP="00485C41">
      <w:pPr>
        <w:pStyle w:val="affc"/>
      </w:pPr>
      <w:r>
        <w:tab/>
      </w:r>
      <w:r w:rsidR="00485C41" w:rsidRPr="00485C41">
        <w:rPr>
          <w:position w:val="-12"/>
        </w:rPr>
        <w:object w:dxaOrig="900" w:dyaOrig="380" w14:anchorId="356E081C">
          <v:shape id="_x0000_i1820" type="#_x0000_t75" style="width:45.75pt;height:18.75pt" o:ole="">
            <v:imagedata r:id="rId1647" o:title=""/>
          </v:shape>
          <o:OLEObject Type="Embed" ProgID="Equation.3" ShapeID="_x0000_i1820" DrawAspect="Content" ObjectID="_1824385357" r:id="rId1648"/>
        </w:object>
      </w:r>
      <w:r w:rsidRPr="00F16C2D">
        <w:t xml:space="preserve">,   </w:t>
      </w:r>
      <w:r w:rsidR="00485C41" w:rsidRPr="00485C41">
        <w:rPr>
          <w:position w:val="-12"/>
        </w:rPr>
        <w:object w:dxaOrig="1280" w:dyaOrig="380" w14:anchorId="796DC6AF">
          <v:shape id="_x0000_i1821" type="#_x0000_t75" style="width:63.75pt;height:18.75pt" o:ole="">
            <v:imagedata r:id="rId1649" o:title=""/>
          </v:shape>
          <o:OLEObject Type="Embed" ProgID="Equation.3" ShapeID="_x0000_i1821" DrawAspect="Content" ObjectID="_1824385358" r:id="rId1650"/>
        </w:object>
      </w:r>
      <w:r w:rsidRPr="00F16C2D">
        <w:t xml:space="preserve">,  </w:t>
      </w:r>
      <w:r w:rsidR="00485C41" w:rsidRPr="00485C41">
        <w:rPr>
          <w:position w:val="-12"/>
        </w:rPr>
        <w:object w:dxaOrig="1320" w:dyaOrig="380" w14:anchorId="4E23B7BF">
          <v:shape id="_x0000_i1822" type="#_x0000_t75" style="width:66pt;height:18.75pt" o:ole="">
            <v:imagedata r:id="rId1651" o:title=""/>
          </v:shape>
          <o:OLEObject Type="Embed" ProgID="Equation.3" ShapeID="_x0000_i1822" DrawAspect="Content" ObjectID="_1824385359" r:id="rId1652"/>
        </w:object>
      </w:r>
      <w:r w:rsidRPr="00F16C2D">
        <w:t xml:space="preserve">,   </w:t>
      </w:r>
      <w:r w:rsidR="00485C41" w:rsidRPr="00485C41">
        <w:rPr>
          <w:position w:val="-12"/>
        </w:rPr>
        <w:object w:dxaOrig="1300" w:dyaOrig="380" w14:anchorId="54D8EFC5">
          <v:shape id="_x0000_i1823" type="#_x0000_t75" style="width:66pt;height:18.75pt" o:ole="">
            <v:imagedata r:id="rId1653" o:title=""/>
          </v:shape>
          <o:OLEObject Type="Embed" ProgID="Equation.3" ShapeID="_x0000_i1823" DrawAspect="Content" ObjectID="_1824385360" r:id="rId1654"/>
        </w:object>
      </w:r>
      <w:r w:rsidR="00485C41">
        <w:t>,</w:t>
      </w:r>
      <w:r>
        <w:tab/>
      </w:r>
    </w:p>
    <w:p w:rsidR="00AD7D3C" w:rsidRPr="00F16C2D" w:rsidRDefault="00AD7D3C" w:rsidP="00485C41">
      <w:pPr>
        <w:ind w:firstLine="0"/>
        <w:rPr>
          <w:szCs w:val="28"/>
        </w:rPr>
      </w:pPr>
      <w:r w:rsidRPr="00F16C2D">
        <w:rPr>
          <w:szCs w:val="28"/>
        </w:rPr>
        <w:t xml:space="preserve">где число </w:t>
      </w:r>
      <w:r w:rsidRPr="00F16C2D">
        <w:rPr>
          <w:position w:val="-6"/>
          <w:szCs w:val="28"/>
        </w:rPr>
        <w:object w:dxaOrig="220" w:dyaOrig="240" w14:anchorId="3B472B4B">
          <v:shape id="_x0000_i1824" type="#_x0000_t75" style="width:10.5pt;height:11.25pt" o:ole="">
            <v:imagedata r:id="rId1655" o:title=""/>
          </v:shape>
          <o:OLEObject Type="Embed" ProgID="Equation.3" ShapeID="_x0000_i1824" DrawAspect="Content" ObjectID="_1824385361" r:id="rId1656"/>
        </w:object>
      </w:r>
      <w:r w:rsidRPr="00F16C2D">
        <w:rPr>
          <w:szCs w:val="28"/>
        </w:rPr>
        <w:t xml:space="preserve"> пр</w:t>
      </w:r>
      <w:r w:rsidR="00485C41">
        <w:rPr>
          <w:szCs w:val="28"/>
        </w:rPr>
        <w:t>инимает целочисленные значения.</w:t>
      </w:r>
    </w:p>
    <w:p w:rsidR="00AD7D3C" w:rsidRDefault="00AD7D3C" w:rsidP="00AD7D3C">
      <w:pPr>
        <w:ind w:firstLine="708"/>
        <w:rPr>
          <w:szCs w:val="28"/>
        </w:rPr>
      </w:pPr>
      <w:r w:rsidRPr="00F16C2D">
        <w:rPr>
          <w:szCs w:val="28"/>
        </w:rPr>
        <w:t xml:space="preserve">Каждый член ряда получается из предыдущего путем </w:t>
      </w:r>
      <w:r w:rsidRPr="00F16C2D">
        <w:rPr>
          <w:position w:val="-6"/>
          <w:szCs w:val="28"/>
        </w:rPr>
        <w:object w:dxaOrig="220" w:dyaOrig="240" w14:anchorId="416C4C19">
          <v:shape id="_x0000_i1825" type="#_x0000_t75" style="width:10.5pt;height:11.25pt" o:ole="">
            <v:imagedata r:id="rId1657" o:title=""/>
          </v:shape>
          <o:OLEObject Type="Embed" ProgID="Equation.3" ShapeID="_x0000_i1825" DrawAspect="Content" ObjectID="_1824385362" r:id="rId1658"/>
        </w:object>
      </w:r>
      <w:r>
        <w:rPr>
          <w:szCs w:val="28"/>
        </w:rPr>
        <w:t>-</w:t>
      </w:r>
      <w:r w:rsidRPr="00F16C2D">
        <w:rPr>
          <w:szCs w:val="28"/>
        </w:rPr>
        <w:t xml:space="preserve"> или </w:t>
      </w:r>
      <w:r w:rsidRPr="00686577">
        <w:rPr>
          <w:position w:val="-12"/>
          <w:szCs w:val="28"/>
        </w:rPr>
        <w:object w:dxaOrig="200" w:dyaOrig="360" w14:anchorId="1B4F90AB">
          <v:shape id="_x0000_i1826" type="#_x0000_t75" style="width:9.75pt;height:18pt" o:ole="">
            <v:imagedata r:id="rId1659" o:title=""/>
          </v:shape>
          <o:OLEObject Type="Embed" ProgID="Equation.3" ShapeID="_x0000_i1826" DrawAspect="Content" ObjectID="_1824385363" r:id="rId1660"/>
        </w:object>
      </w:r>
      <w:r>
        <w:rPr>
          <w:szCs w:val="28"/>
        </w:rPr>
        <w:t>-распадов</w:t>
      </w:r>
      <w:r w:rsidRPr="00F16C2D">
        <w:rPr>
          <w:szCs w:val="28"/>
        </w:rPr>
        <w:t>. Поэтому у соседних членов ряда массовые числа либо одинаковы (они являются изобарами) или отличаются на четыре.</w:t>
      </w:r>
    </w:p>
    <w:p w:rsidR="00AD7D3C" w:rsidRPr="00F16C2D" w:rsidRDefault="00AD7D3C" w:rsidP="00485C41">
      <w:r w:rsidRPr="00B24CF8">
        <w:t>Что касается</w:t>
      </w:r>
      <w:r w:rsidR="003925CD">
        <w:t xml:space="preserve"> </w:t>
      </w:r>
      <w:r w:rsidRPr="00533674">
        <w:sym w:font="Symbol" w:char="F067"/>
      </w:r>
      <w:r w:rsidRPr="00B92C5E">
        <w:rPr>
          <w:i/>
        </w:rPr>
        <w:t>-излучени</w:t>
      </w:r>
      <w:r>
        <w:rPr>
          <w:i/>
        </w:rPr>
        <w:t xml:space="preserve">я, </w:t>
      </w:r>
      <w:r w:rsidRPr="00B24CF8">
        <w:t>то</w:t>
      </w:r>
      <w:r>
        <w:t xml:space="preserve"> оно </w:t>
      </w:r>
      <w:r w:rsidRPr="00F16C2D">
        <w:t>не представляет собой самостоятель</w:t>
      </w:r>
      <w:r>
        <w:t xml:space="preserve">ный вид радиоактивного распада, а только </w:t>
      </w:r>
      <w:r w:rsidRPr="00F16C2D">
        <w:t xml:space="preserve">сопровождает </w:t>
      </w:r>
      <w:r w:rsidRPr="00531879">
        <w:rPr>
          <w:position w:val="-6"/>
        </w:rPr>
        <w:object w:dxaOrig="220" w:dyaOrig="240" w14:anchorId="7BFF909E">
          <v:shape id="_x0000_i1827" type="#_x0000_t75" style="width:10.5pt;height:11.25pt" o:ole="">
            <v:imagedata r:id="rId1661" o:title=""/>
          </v:shape>
          <o:OLEObject Type="Embed" ProgID="Equation.3" ShapeID="_x0000_i1827" DrawAspect="Content" ObjectID="_1824385364" r:id="rId1662"/>
        </w:object>
      </w:r>
      <w:r w:rsidRPr="00F16C2D">
        <w:t xml:space="preserve">- и </w:t>
      </w:r>
      <w:r w:rsidRPr="00F16C2D">
        <w:rPr>
          <w:b/>
          <w:position w:val="-10"/>
        </w:rPr>
        <w:object w:dxaOrig="220" w:dyaOrig="340" w14:anchorId="792340A3">
          <v:shape id="_x0000_i1828" type="#_x0000_t75" style="width:10.5pt;height:18pt" o:ole="">
            <v:imagedata r:id="rId1663" o:title=""/>
          </v:shape>
          <o:OLEObject Type="Embed" ProgID="Equation.3" ShapeID="_x0000_i1828" DrawAspect="Content" ObjectID="_1824385365" r:id="rId1664"/>
        </w:object>
      </w:r>
      <w:r w:rsidRPr="00F16C2D">
        <w:rPr>
          <w:b/>
        </w:rPr>
        <w:t>-</w:t>
      </w:r>
      <w:r w:rsidRPr="00F16C2D">
        <w:t xml:space="preserve">распады, </w:t>
      </w:r>
      <w:r>
        <w:t>и</w:t>
      </w:r>
      <w:r w:rsidRPr="00F16C2D">
        <w:t xml:space="preserve"> также любые взаимные превращения ядер, при которых происходит переход ядра из возбужденных состояний в основное. </w:t>
      </w:r>
    </w:p>
    <w:p w:rsidR="00AD7D3C" w:rsidRPr="00F16C2D" w:rsidRDefault="00AD7D3C" w:rsidP="00485C41">
      <w:r w:rsidRPr="00F16C2D">
        <w:t xml:space="preserve">Установлено, что </w:t>
      </w:r>
      <w:r w:rsidRPr="00F16C2D">
        <w:rPr>
          <w:b/>
          <w:position w:val="-10"/>
        </w:rPr>
        <w:object w:dxaOrig="200" w:dyaOrig="279" w14:anchorId="0C9A9AD2">
          <v:shape id="_x0000_i1829" type="#_x0000_t75" style="width:10.5pt;height:13.5pt" o:ole="">
            <v:imagedata r:id="rId1665" o:title=""/>
          </v:shape>
          <o:OLEObject Type="Embed" ProgID="Equation.3" ShapeID="_x0000_i1829" DrawAspect="Content" ObjectID="_1824385366" r:id="rId1666"/>
        </w:object>
      </w:r>
      <w:r w:rsidRPr="00F16C2D">
        <w:rPr>
          <w:b/>
        </w:rPr>
        <w:t>-</w:t>
      </w:r>
      <w:r w:rsidRPr="009C0750">
        <w:rPr>
          <w:i/>
        </w:rPr>
        <w:t>излучение испускается дочерним (а не материнским) ядром</w:t>
      </w:r>
      <w:r w:rsidRPr="00F16C2D">
        <w:t xml:space="preserve"> при его переходе из возбужденного состояния в основное состояние.</w:t>
      </w:r>
    </w:p>
    <w:p w:rsidR="00AD7D3C" w:rsidRPr="00F16C2D" w:rsidRDefault="00AD7D3C" w:rsidP="00AD7D3C">
      <w:pPr>
        <w:pStyle w:val="3"/>
      </w:pPr>
      <w:bookmarkStart w:id="458" w:name="_Toc216773764"/>
      <w:bookmarkStart w:id="459" w:name="_Toc461574384"/>
      <w:bookmarkStart w:id="460" w:name="_Toc485459454"/>
      <w:bookmarkStart w:id="461" w:name="_Toc485534397"/>
      <w:r>
        <w:t>6</w:t>
      </w:r>
      <w:r w:rsidRPr="00F16C2D">
        <w:t>.3.2. Основной закон радиоактивного распада. Активность радиоактивного вещества</w:t>
      </w:r>
      <w:bookmarkEnd w:id="458"/>
      <w:bookmarkEnd w:id="459"/>
      <w:bookmarkEnd w:id="460"/>
      <w:bookmarkEnd w:id="461"/>
    </w:p>
    <w:p w:rsidR="00AD7D3C" w:rsidRDefault="00AD7D3C" w:rsidP="00485C41">
      <w:r w:rsidRPr="00686577">
        <w:rPr>
          <w:i/>
        </w:rPr>
        <w:t>1.</w:t>
      </w:r>
      <w:r w:rsidR="00276AD9">
        <w:rPr>
          <w:i/>
        </w:rPr>
        <w:t> </w:t>
      </w:r>
      <w:r w:rsidRPr="00686577">
        <w:rPr>
          <w:i/>
        </w:rPr>
        <w:t>Основной закон радиоактивного распада.</w:t>
      </w:r>
      <w:r w:rsidR="002B32CE">
        <w:rPr>
          <w:i/>
        </w:rPr>
        <w:t xml:space="preserve"> </w:t>
      </w:r>
      <w:r>
        <w:t>В</w:t>
      </w:r>
      <w:r w:rsidRPr="00F16C2D">
        <w:t>се процессы р</w:t>
      </w:r>
      <w:r>
        <w:t>адиоактивного</w:t>
      </w:r>
      <w:r w:rsidRPr="00F16C2D">
        <w:t xml:space="preserve"> распада подчиняются общим законам, согласно которым вероятность распада одного ядра в единицу времени является для данного типа ядра постоянной величиной. Ее называ</w:t>
      </w:r>
      <w:r>
        <w:t>ют</w:t>
      </w:r>
      <w:r w:rsidR="002B32CE">
        <w:t xml:space="preserve"> </w:t>
      </w:r>
      <w:r w:rsidRPr="00686577">
        <w:rPr>
          <w:i/>
        </w:rPr>
        <w:t>постоянной распада</w:t>
      </w:r>
      <w:r w:rsidRPr="00F16C2D">
        <w:rPr>
          <w:b/>
          <w:position w:val="-6"/>
        </w:rPr>
        <w:object w:dxaOrig="220" w:dyaOrig="300" w14:anchorId="656A8452">
          <v:shape id="_x0000_i1830" type="#_x0000_t75" style="width:10.5pt;height:14.25pt" o:ole="">
            <v:imagedata r:id="rId1667" o:title=""/>
          </v:shape>
          <o:OLEObject Type="Embed" ProgID="Equation.3" ShapeID="_x0000_i1830" DrawAspect="Content" ObjectID="_1824385367" r:id="rId1668"/>
        </w:object>
      </w:r>
      <w:r w:rsidRPr="00F16C2D">
        <w:t xml:space="preserve">, </w:t>
      </w:r>
      <w:r w:rsidRPr="00F16C2D">
        <w:rPr>
          <w:i/>
        </w:rPr>
        <w:t>она дает вероятность распада одного ядра за единицу времени.</w:t>
      </w:r>
    </w:p>
    <w:p w:rsidR="00AD7D3C" w:rsidRPr="00F16C2D" w:rsidRDefault="00AD7D3C" w:rsidP="00AD7D3C">
      <w:pPr>
        <w:rPr>
          <w:szCs w:val="28"/>
        </w:rPr>
      </w:pPr>
      <w:r>
        <w:rPr>
          <w:szCs w:val="28"/>
        </w:rPr>
        <w:t xml:space="preserve">Пусть </w:t>
      </w:r>
      <w:r w:rsidRPr="005A6D7E">
        <w:rPr>
          <w:i/>
          <w:szCs w:val="28"/>
        </w:rPr>
        <w:t>N</w:t>
      </w:r>
      <w:r>
        <w:rPr>
          <w:szCs w:val="28"/>
        </w:rPr>
        <w:t xml:space="preserve"> –</w:t>
      </w:r>
      <w:r w:rsidRPr="00F16C2D">
        <w:rPr>
          <w:szCs w:val="28"/>
        </w:rPr>
        <w:t xml:space="preserve"> число ядер, не распавшихся к моменту времени </w:t>
      </w:r>
      <w:r w:rsidRPr="00F16C2D">
        <w:rPr>
          <w:position w:val="-6"/>
          <w:szCs w:val="28"/>
        </w:rPr>
        <w:object w:dxaOrig="160" w:dyaOrig="260" w14:anchorId="75F0E29E">
          <v:shape id="_x0000_i1831" type="#_x0000_t75" style="width:7.5pt;height:13.5pt" o:ole="">
            <v:imagedata r:id="rId1669" o:title=""/>
          </v:shape>
          <o:OLEObject Type="Embed" ProgID="Equation.3" ShapeID="_x0000_i1831" DrawAspect="Content" ObjectID="_1824385368" r:id="rId1670"/>
        </w:object>
      </w:r>
      <w:r w:rsidRPr="00F16C2D">
        <w:rPr>
          <w:szCs w:val="28"/>
        </w:rPr>
        <w:t>, а</w:t>
      </w:r>
      <w:r w:rsidRPr="00F16C2D">
        <w:rPr>
          <w:position w:val="-6"/>
          <w:szCs w:val="28"/>
        </w:rPr>
        <w:object w:dxaOrig="440" w:dyaOrig="300" w14:anchorId="43266D25">
          <v:shape id="_x0000_i1832" type="#_x0000_t75" style="width:21.75pt;height:14.25pt" o:ole="">
            <v:imagedata r:id="rId1671" o:title=""/>
          </v:shape>
          <o:OLEObject Type="Embed" ProgID="Equation.3" ShapeID="_x0000_i1832" DrawAspect="Content" ObjectID="_1824385369" r:id="rId1672"/>
        </w:object>
      </w:r>
      <w:r>
        <w:rPr>
          <w:szCs w:val="28"/>
        </w:rPr>
        <w:t xml:space="preserve"> –количество</w:t>
      </w:r>
      <w:r w:rsidRPr="00F16C2D">
        <w:rPr>
          <w:szCs w:val="28"/>
        </w:rPr>
        <w:t xml:space="preserve"> ядер</w:t>
      </w:r>
      <w:r>
        <w:rPr>
          <w:szCs w:val="28"/>
        </w:rPr>
        <w:t>, претерпевших</w:t>
      </w:r>
      <w:r w:rsidRPr="00F16C2D">
        <w:rPr>
          <w:szCs w:val="28"/>
        </w:rPr>
        <w:t xml:space="preserve"> распа</w:t>
      </w:r>
      <w:r>
        <w:rPr>
          <w:szCs w:val="28"/>
        </w:rPr>
        <w:t>д</w:t>
      </w:r>
      <w:r w:rsidRPr="00F16C2D">
        <w:rPr>
          <w:szCs w:val="28"/>
        </w:rPr>
        <w:t xml:space="preserve"> за </w:t>
      </w:r>
      <w:r>
        <w:rPr>
          <w:szCs w:val="28"/>
        </w:rPr>
        <w:t xml:space="preserve">промежуток </w:t>
      </w:r>
      <w:r w:rsidRPr="00F16C2D">
        <w:rPr>
          <w:szCs w:val="28"/>
        </w:rPr>
        <w:t>врем</w:t>
      </w:r>
      <w:r>
        <w:rPr>
          <w:szCs w:val="28"/>
        </w:rPr>
        <w:t>ени</w:t>
      </w:r>
      <w:r w:rsidRPr="00F16C2D">
        <w:rPr>
          <w:szCs w:val="28"/>
        </w:rPr>
        <w:t xml:space="preserve"> (</w:t>
      </w:r>
      <w:r w:rsidRPr="00F16C2D">
        <w:rPr>
          <w:position w:val="-10"/>
          <w:szCs w:val="28"/>
        </w:rPr>
        <w:object w:dxaOrig="960" w:dyaOrig="400" w14:anchorId="70E8D17B">
          <v:shape id="_x0000_i1833" type="#_x0000_t75" style="width:48pt;height:19.5pt" o:ole="">
            <v:imagedata r:id="rId1673" o:title=""/>
          </v:shape>
          <o:OLEObject Type="Embed" ProgID="Equation.3" ShapeID="_x0000_i1833" DrawAspect="Content" ObjectID="_1824385370" r:id="rId1674"/>
        </w:object>
      </w:r>
      <w:r w:rsidRPr="00F16C2D">
        <w:rPr>
          <w:szCs w:val="28"/>
        </w:rPr>
        <w:t>) ядер, то</w:t>
      </w:r>
      <w:r>
        <w:rPr>
          <w:szCs w:val="28"/>
        </w:rPr>
        <w:t>гда</w:t>
      </w:r>
      <w:r w:rsidRPr="00F16C2D">
        <w:rPr>
          <w:szCs w:val="28"/>
        </w:rPr>
        <w:t xml:space="preserve"> для вероятности распада ядра за единицу времени можно записать</w:t>
      </w:r>
    </w:p>
    <w:p w:rsidR="00AD7D3C" w:rsidRPr="00F16C2D" w:rsidRDefault="00485C41" w:rsidP="00485C41">
      <w:pPr>
        <w:pStyle w:val="affc"/>
      </w:pPr>
      <w:r w:rsidRPr="00485C41">
        <w:rPr>
          <w:position w:val="-10"/>
        </w:rPr>
        <w:object w:dxaOrig="1800" w:dyaOrig="340" w14:anchorId="2A8574AF">
          <v:shape id="_x0000_i1834" type="#_x0000_t75" style="width:90pt;height:18pt" o:ole="">
            <v:imagedata r:id="rId1675" o:title=""/>
          </v:shape>
          <o:OLEObject Type="Embed" ProgID="Equation.3" ShapeID="_x0000_i1834" DrawAspect="Content" ObjectID="_1824385371" r:id="rId1676"/>
        </w:object>
      </w:r>
      <w:r w:rsidR="00AD7D3C" w:rsidRPr="00F16C2D">
        <w:t>,</w:t>
      </w:r>
    </w:p>
    <w:p w:rsidR="00AD7D3C" w:rsidRPr="00F16C2D" w:rsidRDefault="00AD7D3C" w:rsidP="00485C41">
      <w:pPr>
        <w:ind w:firstLine="0"/>
        <w:rPr>
          <w:szCs w:val="28"/>
        </w:rPr>
      </w:pPr>
      <w:r w:rsidRPr="00F16C2D">
        <w:rPr>
          <w:szCs w:val="28"/>
        </w:rPr>
        <w:t xml:space="preserve">откуда следует </w:t>
      </w:r>
      <w:r w:rsidRPr="00686577">
        <w:rPr>
          <w:i/>
          <w:szCs w:val="28"/>
        </w:rPr>
        <w:t>основной закон радиоактивного распада</w:t>
      </w:r>
    </w:p>
    <w:p w:rsidR="00AD7D3C" w:rsidRPr="00F16C2D" w:rsidRDefault="00485C41" w:rsidP="00485C41">
      <w:pPr>
        <w:pStyle w:val="affc"/>
      </w:pPr>
      <w:r w:rsidRPr="00485C41">
        <w:rPr>
          <w:position w:val="-38"/>
        </w:rPr>
        <w:object w:dxaOrig="6560" w:dyaOrig="859" w14:anchorId="404E7CA4">
          <v:shape id="_x0000_i1835" type="#_x0000_t75" style="width:327pt;height:42.75pt" o:ole="">
            <v:imagedata r:id="rId1677" o:title=""/>
          </v:shape>
          <o:OLEObject Type="Embed" ProgID="Equation.3" ShapeID="_x0000_i1835" DrawAspect="Content" ObjectID="_1824385372" r:id="rId1678"/>
        </w:object>
      </w:r>
    </w:p>
    <w:p w:rsidR="00AD7D3C" w:rsidRPr="00C84B66" w:rsidRDefault="00485C41" w:rsidP="00485C41">
      <w:pPr>
        <w:pStyle w:val="affc"/>
      </w:pPr>
      <w:r>
        <w:tab/>
      </w:r>
      <w:r w:rsidRPr="00485C41">
        <w:rPr>
          <w:position w:val="-12"/>
        </w:rPr>
        <w:object w:dxaOrig="1280" w:dyaOrig="420" w14:anchorId="0ABB924B">
          <v:shape id="_x0000_i1836" type="#_x0000_t75" style="width:63.75pt;height:21pt" o:ole="">
            <v:imagedata r:id="rId1679" o:title=""/>
          </v:shape>
          <o:OLEObject Type="Embed" ProgID="Equation.3" ShapeID="_x0000_i1836" DrawAspect="Content" ObjectID="_1824385373" r:id="rId1680"/>
        </w:object>
      </w:r>
      <w:r w:rsidR="00AD7D3C" w:rsidRPr="00C84B66">
        <w:t>.</w:t>
      </w:r>
      <w:r w:rsidR="00AD7D3C" w:rsidRPr="00C84B66">
        <w:tab/>
        <w:t>(6.12)</w:t>
      </w:r>
    </w:p>
    <w:p w:rsidR="00AD7D3C" w:rsidRPr="00F16C2D" w:rsidRDefault="00AD7D3C" w:rsidP="00AD7D3C">
      <w:pPr>
        <w:ind w:firstLine="708"/>
        <w:rPr>
          <w:szCs w:val="28"/>
        </w:rPr>
      </w:pPr>
      <w:r w:rsidRPr="00F16C2D">
        <w:rPr>
          <w:szCs w:val="28"/>
        </w:rPr>
        <w:t>В выражении (6.</w:t>
      </w:r>
      <w:r>
        <w:rPr>
          <w:szCs w:val="28"/>
        </w:rPr>
        <w:t>12</w:t>
      </w:r>
      <w:r w:rsidRPr="00F16C2D">
        <w:rPr>
          <w:szCs w:val="28"/>
        </w:rPr>
        <w:t xml:space="preserve">) через </w:t>
      </w:r>
      <w:r w:rsidRPr="00F16C2D">
        <w:rPr>
          <w:position w:val="-12"/>
          <w:szCs w:val="28"/>
        </w:rPr>
        <w:object w:dxaOrig="380" w:dyaOrig="380" w14:anchorId="1831DBBB">
          <v:shape id="_x0000_i1837" type="#_x0000_t75" style="width:18.75pt;height:18.75pt" o:ole="">
            <v:imagedata r:id="rId1681" o:title=""/>
          </v:shape>
          <o:OLEObject Type="Embed" ProgID="Equation.3" ShapeID="_x0000_i1837" DrawAspect="Content" ObjectID="_1824385374" r:id="rId1682"/>
        </w:object>
      </w:r>
      <w:r w:rsidRPr="00F16C2D">
        <w:rPr>
          <w:szCs w:val="28"/>
        </w:rPr>
        <w:t xml:space="preserve"> обозначено нач</w:t>
      </w:r>
      <w:r>
        <w:rPr>
          <w:szCs w:val="28"/>
        </w:rPr>
        <w:t>альное число радиоактивных ядер</w:t>
      </w:r>
      <w:r w:rsidRPr="00F16C2D">
        <w:rPr>
          <w:szCs w:val="28"/>
        </w:rPr>
        <w:t xml:space="preserve"> в веществе.</w:t>
      </w:r>
    </w:p>
    <w:p w:rsidR="00AD7D3C" w:rsidRPr="00F16C2D" w:rsidRDefault="00AD7D3C" w:rsidP="00AD7D3C">
      <w:pPr>
        <w:ind w:firstLine="708"/>
        <w:rPr>
          <w:szCs w:val="28"/>
        </w:rPr>
      </w:pPr>
      <w:r w:rsidRPr="00686577">
        <w:rPr>
          <w:i/>
          <w:szCs w:val="28"/>
        </w:rPr>
        <w:t>2.</w:t>
      </w:r>
      <w:r w:rsidR="00276AD9">
        <w:rPr>
          <w:i/>
          <w:szCs w:val="28"/>
        </w:rPr>
        <w:t> </w:t>
      </w:r>
      <w:r w:rsidRPr="00686577">
        <w:rPr>
          <w:i/>
          <w:szCs w:val="28"/>
        </w:rPr>
        <w:t>Период полураспада Т</w:t>
      </w:r>
      <w:r>
        <w:rPr>
          <w:i/>
          <w:szCs w:val="28"/>
        </w:rPr>
        <w:t xml:space="preserve"> –</w:t>
      </w:r>
      <w:r w:rsidR="002B32CE">
        <w:rPr>
          <w:i/>
          <w:szCs w:val="28"/>
        </w:rPr>
        <w:t xml:space="preserve"> </w:t>
      </w:r>
      <w:r w:rsidRPr="00F16C2D">
        <w:rPr>
          <w:i/>
          <w:szCs w:val="28"/>
        </w:rPr>
        <w:t>это время, за которое распад</w:t>
      </w:r>
      <w:r>
        <w:rPr>
          <w:i/>
          <w:szCs w:val="28"/>
        </w:rPr>
        <w:t xml:space="preserve">ается половина первоначального </w:t>
      </w:r>
      <w:r w:rsidRPr="00F16C2D">
        <w:rPr>
          <w:i/>
          <w:szCs w:val="28"/>
        </w:rPr>
        <w:t>количества ядер:</w:t>
      </w:r>
      <w:r w:rsidRPr="00F16C2D">
        <w:rPr>
          <w:position w:val="-12"/>
          <w:szCs w:val="28"/>
        </w:rPr>
        <w:object w:dxaOrig="2220" w:dyaOrig="380" w14:anchorId="4B3FBC80">
          <v:shape id="_x0000_i1838" type="#_x0000_t75" style="width:111pt;height:18.75pt" o:ole="">
            <v:imagedata r:id="rId1683" o:title=""/>
          </v:shape>
          <o:OLEObject Type="Embed" ProgID="Equation.3" ShapeID="_x0000_i1838" DrawAspect="Content" ObjectID="_1824385375" r:id="rId1684"/>
        </w:object>
      </w:r>
      <w:r>
        <w:rPr>
          <w:szCs w:val="28"/>
        </w:rPr>
        <w:t xml:space="preserve">. Он связан с </w:t>
      </w:r>
      <w:r w:rsidRPr="00F16C2D">
        <w:rPr>
          <w:szCs w:val="28"/>
        </w:rPr>
        <w:t xml:space="preserve">постоянной распада </w:t>
      </w:r>
      <w:r w:rsidRPr="00F16C2D">
        <w:rPr>
          <w:position w:val="-6"/>
          <w:szCs w:val="28"/>
        </w:rPr>
        <w:object w:dxaOrig="220" w:dyaOrig="300" w14:anchorId="2AB7E816">
          <v:shape id="_x0000_i1839" type="#_x0000_t75" style="width:10.5pt;height:14.25pt" o:ole="">
            <v:imagedata r:id="rId1685" o:title=""/>
          </v:shape>
          <o:OLEObject Type="Embed" ProgID="Equation.3" ShapeID="_x0000_i1839" DrawAspect="Content" ObjectID="_1824385376" r:id="rId1686"/>
        </w:object>
      </w:r>
      <w:r w:rsidRPr="00F16C2D">
        <w:rPr>
          <w:szCs w:val="28"/>
        </w:rPr>
        <w:t xml:space="preserve"> формулой</w:t>
      </w:r>
    </w:p>
    <w:p w:rsidR="00AD7D3C" w:rsidRPr="00F16C2D" w:rsidRDefault="00485C41" w:rsidP="00485C41">
      <w:pPr>
        <w:pStyle w:val="affc"/>
      </w:pPr>
      <w:r>
        <w:tab/>
      </w:r>
      <w:r w:rsidRPr="00485C41">
        <w:rPr>
          <w:position w:val="-6"/>
        </w:rPr>
        <w:object w:dxaOrig="1240" w:dyaOrig="300" w14:anchorId="2AD2645E">
          <v:shape id="_x0000_i1840" type="#_x0000_t75" style="width:62.25pt;height:14.25pt" o:ole="">
            <v:imagedata r:id="rId1687" o:title=""/>
          </v:shape>
          <o:OLEObject Type="Embed" ProgID="Equation.3" ShapeID="_x0000_i1840" DrawAspect="Content" ObjectID="_1824385377" r:id="rId1688"/>
        </w:object>
      </w:r>
      <w:r>
        <w:t>.</w:t>
      </w:r>
      <w:r w:rsidR="00AD7D3C" w:rsidRPr="00465F3C">
        <w:tab/>
        <w:t>(6.13)</w:t>
      </w:r>
    </w:p>
    <w:p w:rsidR="00AD7D3C" w:rsidRDefault="00AD7D3C" w:rsidP="00AD7D3C">
      <w:pPr>
        <w:ind w:firstLine="708"/>
        <w:rPr>
          <w:i/>
          <w:szCs w:val="28"/>
        </w:rPr>
      </w:pPr>
      <w:r>
        <w:rPr>
          <w:i/>
          <w:szCs w:val="28"/>
        </w:rPr>
        <w:t>3.</w:t>
      </w:r>
      <w:r w:rsidR="00276AD9">
        <w:rPr>
          <w:i/>
          <w:szCs w:val="28"/>
        </w:rPr>
        <w:t> </w:t>
      </w:r>
      <w:r w:rsidRPr="00686577">
        <w:rPr>
          <w:i/>
          <w:szCs w:val="28"/>
        </w:rPr>
        <w:t xml:space="preserve">Среднее время жизни </w:t>
      </w:r>
      <w:r w:rsidRPr="00686577">
        <w:rPr>
          <w:i/>
          <w:position w:val="-6"/>
          <w:szCs w:val="28"/>
        </w:rPr>
        <w:object w:dxaOrig="200" w:dyaOrig="240" w14:anchorId="68793FDE">
          <v:shape id="_x0000_i1841" type="#_x0000_t75" style="width:9.75pt;height:11.25pt" o:ole="">
            <v:imagedata r:id="rId1689" o:title=""/>
          </v:shape>
          <o:OLEObject Type="Embed" ProgID="Equation.3" ShapeID="_x0000_i1841" DrawAspect="Content" ObjectID="_1824385378" r:id="rId1690"/>
        </w:object>
      </w:r>
      <w:r w:rsidRPr="00686577">
        <w:rPr>
          <w:i/>
          <w:szCs w:val="28"/>
        </w:rPr>
        <w:t xml:space="preserve"> радиоактивного ядра.</w:t>
      </w:r>
    </w:p>
    <w:p w:rsidR="00AD7D3C" w:rsidRPr="00F16C2D" w:rsidRDefault="00AD7D3C" w:rsidP="00AD7D3C">
      <w:pPr>
        <w:ind w:firstLine="708"/>
        <w:rPr>
          <w:szCs w:val="28"/>
        </w:rPr>
      </w:pPr>
      <w:r w:rsidRPr="00F16C2D">
        <w:rPr>
          <w:szCs w:val="28"/>
        </w:rPr>
        <w:t xml:space="preserve">Получим формулу для среднего времени </w:t>
      </w:r>
      <w:r w:rsidRPr="00F16C2D">
        <w:rPr>
          <w:position w:val="-6"/>
          <w:szCs w:val="28"/>
        </w:rPr>
        <w:object w:dxaOrig="200" w:dyaOrig="240" w14:anchorId="3C49DD95">
          <v:shape id="_x0000_i1842" type="#_x0000_t75" style="width:9.75pt;height:11.25pt" o:ole="">
            <v:imagedata r:id="rId1691" o:title=""/>
          </v:shape>
          <o:OLEObject Type="Embed" ProgID="Equation.3" ShapeID="_x0000_i1842" DrawAspect="Content" ObjectID="_1824385379" r:id="rId1692"/>
        </w:object>
      </w:r>
      <w:r w:rsidRPr="00F16C2D">
        <w:rPr>
          <w:szCs w:val="28"/>
        </w:rPr>
        <w:t xml:space="preserve"> жизни ядра. За время </w:t>
      </w:r>
      <w:r w:rsidR="00086485" w:rsidRPr="00F16C2D">
        <w:rPr>
          <w:position w:val="-10"/>
          <w:szCs w:val="28"/>
        </w:rPr>
        <w:object w:dxaOrig="1140" w:dyaOrig="400" w14:anchorId="3E5DAAF0">
          <v:shape id="_x0000_i1843" type="#_x0000_t75" style="width:57pt;height:20.25pt" o:ole="">
            <v:imagedata r:id="rId1693" o:title=""/>
          </v:shape>
          <o:OLEObject Type="Embed" ProgID="Equation.3" ShapeID="_x0000_i1843" DrawAspect="Content" ObjectID="_1824385380" r:id="rId1694"/>
        </w:object>
      </w:r>
      <w:r w:rsidRPr="00F16C2D">
        <w:rPr>
          <w:szCs w:val="28"/>
        </w:rPr>
        <w:t xml:space="preserve"> распадается </w:t>
      </w:r>
      <w:r w:rsidRPr="00F16C2D">
        <w:rPr>
          <w:position w:val="-6"/>
          <w:szCs w:val="28"/>
        </w:rPr>
        <w:object w:dxaOrig="440" w:dyaOrig="300" w14:anchorId="313875FA">
          <v:shape id="_x0000_i1844" type="#_x0000_t75" style="width:21.75pt;height:14.25pt" o:ole="">
            <v:imagedata r:id="rId1695" o:title=""/>
          </v:shape>
          <o:OLEObject Type="Embed" ProgID="Equation.3" ShapeID="_x0000_i1844" DrawAspect="Content" ObjectID="_1824385381" r:id="rId1696"/>
        </w:object>
      </w:r>
      <w:r w:rsidRPr="00F16C2D">
        <w:rPr>
          <w:szCs w:val="28"/>
        </w:rPr>
        <w:t xml:space="preserve"> ядер, их время жизни можно считать одинаковым и равным </w:t>
      </w:r>
      <w:r w:rsidRPr="00F16C2D">
        <w:rPr>
          <w:position w:val="-6"/>
          <w:szCs w:val="28"/>
        </w:rPr>
        <w:object w:dxaOrig="140" w:dyaOrig="240" w14:anchorId="2C9A01BB">
          <v:shape id="_x0000_i1845" type="#_x0000_t75" style="width:6pt;height:11.25pt" o:ole="">
            <v:imagedata r:id="rId1697" o:title=""/>
          </v:shape>
          <o:OLEObject Type="Embed" ProgID="Equation.3" ShapeID="_x0000_i1845" DrawAspect="Content" ObjectID="_1824385382" r:id="rId1698"/>
        </w:object>
      </w:r>
      <w:r w:rsidRPr="00F16C2D">
        <w:rPr>
          <w:szCs w:val="28"/>
        </w:rPr>
        <w:t xml:space="preserve">, это связано с малостью интервала </w:t>
      </w:r>
      <w:r w:rsidRPr="00F16C2D">
        <w:rPr>
          <w:position w:val="-6"/>
          <w:szCs w:val="28"/>
        </w:rPr>
        <w:object w:dxaOrig="300" w:dyaOrig="300" w14:anchorId="27C2B73B">
          <v:shape id="_x0000_i1846" type="#_x0000_t75" style="width:15.75pt;height:14.25pt" o:ole="">
            <v:imagedata r:id="rId1699" o:title=""/>
          </v:shape>
          <o:OLEObject Type="Embed" ProgID="Equation.3" ShapeID="_x0000_i1846" DrawAspect="Content" ObjectID="_1824385383" r:id="rId1700"/>
        </w:object>
      </w:r>
      <w:r w:rsidRPr="00F16C2D">
        <w:rPr>
          <w:szCs w:val="28"/>
        </w:rPr>
        <w:t>. Суммарное время жизни этих ядер будет равно (-</w:t>
      </w:r>
      <w:r w:rsidR="00E57CCA" w:rsidRPr="00F16C2D">
        <w:rPr>
          <w:position w:val="-6"/>
          <w:szCs w:val="28"/>
        </w:rPr>
        <w:object w:dxaOrig="499" w:dyaOrig="300" w14:anchorId="1324599D">
          <v:shape id="_x0000_i1847" type="#_x0000_t75" style="width:25.5pt;height:14.25pt" o:ole="">
            <v:imagedata r:id="rId1701" o:title=""/>
          </v:shape>
          <o:OLEObject Type="Embed" ProgID="Equation.DSMT4" ShapeID="_x0000_i1847" DrawAspect="Content" ObjectID="_1824385384" r:id="rId1702"/>
        </w:object>
      </w:r>
      <w:r w:rsidRPr="00F16C2D">
        <w:rPr>
          <w:szCs w:val="28"/>
        </w:rPr>
        <w:t xml:space="preserve">). Суммируя время жизни ядер по всем интервалам </w:t>
      </w:r>
      <w:r w:rsidRPr="00F16C2D">
        <w:rPr>
          <w:position w:val="-6"/>
          <w:szCs w:val="28"/>
        </w:rPr>
        <w:object w:dxaOrig="300" w:dyaOrig="300" w14:anchorId="16980E8E">
          <v:shape id="_x0000_i1848" type="#_x0000_t75" style="width:15.75pt;height:14.25pt" o:ole="">
            <v:imagedata r:id="rId1703" o:title=""/>
          </v:shape>
          <o:OLEObject Type="Embed" ProgID="Equation.3" ShapeID="_x0000_i1848" DrawAspect="Content" ObjectID="_1824385385" r:id="rId1704"/>
        </w:object>
      </w:r>
      <w:r w:rsidRPr="00F16C2D">
        <w:rPr>
          <w:szCs w:val="28"/>
        </w:rPr>
        <w:t xml:space="preserve"> от нуля до бесконечности и деля эту сумму на первоначальное количество частиц </w:t>
      </w:r>
      <w:r w:rsidRPr="00F16C2D">
        <w:rPr>
          <w:position w:val="-12"/>
          <w:szCs w:val="28"/>
        </w:rPr>
        <w:object w:dxaOrig="380" w:dyaOrig="380" w14:anchorId="57D698A1">
          <v:shape id="_x0000_i1849" type="#_x0000_t75" style="width:18.75pt;height:18.75pt" o:ole="">
            <v:imagedata r:id="rId1705" o:title=""/>
          </v:shape>
          <o:OLEObject Type="Embed" ProgID="Equation.3" ShapeID="_x0000_i1849" DrawAspect="Content" ObjectID="_1824385386" r:id="rId1706"/>
        </w:object>
      </w:r>
      <w:r w:rsidRPr="00F16C2D">
        <w:rPr>
          <w:szCs w:val="28"/>
        </w:rPr>
        <w:t>, получим</w:t>
      </w:r>
    </w:p>
    <w:p w:rsidR="00AD7D3C" w:rsidRPr="00F16C2D" w:rsidRDefault="00485C41" w:rsidP="00485C41">
      <w:pPr>
        <w:pStyle w:val="affc"/>
      </w:pPr>
      <w:r w:rsidRPr="00485C41">
        <w:rPr>
          <w:position w:val="-38"/>
        </w:rPr>
        <w:object w:dxaOrig="5700" w:dyaOrig="859" w14:anchorId="2C1BCB79">
          <v:shape id="_x0000_i1850" type="#_x0000_t75" style="width:284.25pt;height:42.75pt" o:ole="">
            <v:imagedata r:id="rId1707" o:title=""/>
          </v:shape>
          <o:OLEObject Type="Embed" ProgID="Equation.3" ShapeID="_x0000_i1850" DrawAspect="Content" ObjectID="_1824385387" r:id="rId1708"/>
        </w:object>
      </w:r>
      <w:r w:rsidR="00AD7D3C" w:rsidRPr="00F16C2D">
        <w:t>,</w:t>
      </w:r>
    </w:p>
    <w:p w:rsidR="00AD7D3C" w:rsidRPr="00F16C2D" w:rsidRDefault="00485C41" w:rsidP="00485C41">
      <w:pPr>
        <w:pStyle w:val="affc"/>
      </w:pPr>
      <w:r>
        <w:tab/>
      </w:r>
      <w:r w:rsidRPr="00485C41">
        <w:rPr>
          <w:position w:val="-6"/>
        </w:rPr>
        <w:object w:dxaOrig="1939" w:dyaOrig="300" w14:anchorId="6DDBDED4">
          <v:shape id="_x0000_i1851" type="#_x0000_t75" style="width:97.5pt;height:14.25pt" o:ole="">
            <v:imagedata r:id="rId1709" o:title=""/>
          </v:shape>
          <o:OLEObject Type="Embed" ProgID="Equation.3" ShapeID="_x0000_i1851" DrawAspect="Content" ObjectID="_1824385388" r:id="rId1710"/>
        </w:object>
      </w:r>
      <w:r w:rsidR="00AD7D3C" w:rsidRPr="00F16C2D">
        <w:t>.</w:t>
      </w:r>
      <w:r w:rsidR="00AD7D3C" w:rsidRPr="00465F3C">
        <w:tab/>
        <w:t>(6.14)</w:t>
      </w:r>
    </w:p>
    <w:p w:rsidR="00AD7D3C" w:rsidRPr="00F16C2D" w:rsidRDefault="00AD7D3C" w:rsidP="00AD7D3C">
      <w:pPr>
        <w:ind w:firstLine="708"/>
        <w:rPr>
          <w:i/>
          <w:szCs w:val="28"/>
        </w:rPr>
      </w:pPr>
      <w:r w:rsidRPr="009932BD">
        <w:rPr>
          <w:i/>
          <w:szCs w:val="28"/>
        </w:rPr>
        <w:t>3.</w:t>
      </w:r>
      <w:r w:rsidR="00276AD9">
        <w:rPr>
          <w:i/>
          <w:szCs w:val="28"/>
        </w:rPr>
        <w:t> </w:t>
      </w:r>
      <w:r w:rsidRPr="009932BD">
        <w:rPr>
          <w:i/>
          <w:szCs w:val="28"/>
        </w:rPr>
        <w:t>Активность радиоактивного вещества</w:t>
      </w:r>
      <w:r w:rsidR="003925CD">
        <w:rPr>
          <w:i/>
          <w:szCs w:val="28"/>
        </w:rPr>
        <w:t xml:space="preserve"> </w:t>
      </w:r>
      <w:r w:rsidRPr="005A6D7E">
        <w:rPr>
          <w:szCs w:val="28"/>
        </w:rPr>
        <w:t>– это величина, определяющая интенсивность радиоактивного распада и равная количеству распадов в данном радиоакти</w:t>
      </w:r>
      <w:r>
        <w:rPr>
          <w:szCs w:val="28"/>
        </w:rPr>
        <w:t>в</w:t>
      </w:r>
      <w:r w:rsidRPr="005A6D7E">
        <w:rPr>
          <w:szCs w:val="28"/>
        </w:rPr>
        <w:t>ном веществе, происходящих за единицу времени</w:t>
      </w:r>
      <w:r>
        <w:rPr>
          <w:szCs w:val="28"/>
        </w:rPr>
        <w:t>:</w:t>
      </w:r>
    </w:p>
    <w:p w:rsidR="00AD7D3C" w:rsidRPr="00F16C2D" w:rsidRDefault="00485C41" w:rsidP="00485C41">
      <w:pPr>
        <w:pStyle w:val="affc"/>
      </w:pPr>
      <w:r>
        <w:tab/>
      </w:r>
      <w:r w:rsidRPr="00485C41">
        <w:rPr>
          <w:position w:val="-12"/>
        </w:rPr>
        <w:object w:dxaOrig="4780" w:dyaOrig="420" w14:anchorId="3A09A613">
          <v:shape id="_x0000_i1852" type="#_x0000_t75" style="width:239.25pt;height:21pt" o:ole="">
            <v:imagedata r:id="rId1711" o:title=""/>
          </v:shape>
          <o:OLEObject Type="Embed" ProgID="Equation.3" ShapeID="_x0000_i1852" DrawAspect="Content" ObjectID="_1824385389" r:id="rId1712"/>
        </w:object>
      </w:r>
      <w:r>
        <w:t>,</w:t>
      </w:r>
      <w:r>
        <w:tab/>
      </w:r>
      <w:r w:rsidR="00AD7D3C" w:rsidRPr="00465F3C">
        <w:t>(6.15)</w:t>
      </w:r>
    </w:p>
    <w:p w:rsidR="00AD7D3C" w:rsidRPr="00465F3C" w:rsidRDefault="00AD7D3C" w:rsidP="00AD7D3C">
      <w:pPr>
        <w:ind w:firstLine="0"/>
        <w:rPr>
          <w:szCs w:val="28"/>
        </w:rPr>
      </w:pPr>
      <w:r w:rsidRPr="00F16C2D">
        <w:rPr>
          <w:szCs w:val="28"/>
        </w:rPr>
        <w:t>где начальная актив</w:t>
      </w:r>
      <w:r w:rsidRPr="00465F3C">
        <w:rPr>
          <w:szCs w:val="28"/>
        </w:rPr>
        <w:t xml:space="preserve">ность </w:t>
      </w:r>
      <w:r w:rsidRPr="00465F3C">
        <w:rPr>
          <w:position w:val="-12"/>
          <w:szCs w:val="28"/>
        </w:rPr>
        <w:object w:dxaOrig="360" w:dyaOrig="380" w14:anchorId="04733740">
          <v:shape id="_x0000_i1853" type="#_x0000_t75" style="width:18pt;height:18.75pt" o:ole="">
            <v:imagedata r:id="rId1713" o:title=""/>
          </v:shape>
          <o:OLEObject Type="Embed" ProgID="Equation.3" ShapeID="_x0000_i1853" DrawAspect="Content" ObjectID="_1824385390" r:id="rId1714"/>
        </w:object>
      </w:r>
      <w:r w:rsidRPr="00465F3C">
        <w:rPr>
          <w:szCs w:val="28"/>
        </w:rPr>
        <w:t xml:space="preserve"> радиоактивного вещества равна</w:t>
      </w:r>
    </w:p>
    <w:p w:rsidR="00AD7D3C" w:rsidRPr="00465F3C" w:rsidRDefault="00485C41" w:rsidP="00485C41">
      <w:pPr>
        <w:pStyle w:val="affc"/>
      </w:pPr>
      <w:r>
        <w:tab/>
      </w:r>
      <w:r w:rsidRPr="00485C41">
        <w:rPr>
          <w:position w:val="-26"/>
        </w:rPr>
        <w:object w:dxaOrig="1420" w:dyaOrig="700" w14:anchorId="3D4818C6">
          <v:shape id="_x0000_i1854" type="#_x0000_t75" style="width:70.5pt;height:34.5pt" o:ole="">
            <v:imagedata r:id="rId1715" o:title=""/>
          </v:shape>
          <o:OLEObject Type="Embed" ProgID="Equation.3" ShapeID="_x0000_i1854" DrawAspect="Content" ObjectID="_1824385391" r:id="rId1716"/>
        </w:object>
      </w:r>
      <w:r w:rsidR="00AD7D3C" w:rsidRPr="00465F3C">
        <w:t>.</w:t>
      </w:r>
      <w:r w:rsidR="00AD7D3C" w:rsidRPr="00465F3C">
        <w:tab/>
        <w:t>(6.16)</w:t>
      </w:r>
    </w:p>
    <w:p w:rsidR="00AD7D3C" w:rsidRPr="00167E4F" w:rsidRDefault="00AD7D3C" w:rsidP="00276AD9">
      <w:pPr>
        <w:ind w:firstLine="708"/>
        <w:rPr>
          <w:szCs w:val="28"/>
        </w:rPr>
      </w:pPr>
      <w:r w:rsidRPr="00F16C2D">
        <w:rPr>
          <w:szCs w:val="28"/>
        </w:rPr>
        <w:t>Единицей измерения активности в СИ является беккерель (</w:t>
      </w:r>
      <w:r w:rsidRPr="00F16C2D">
        <w:rPr>
          <w:position w:val="-4"/>
          <w:szCs w:val="28"/>
        </w:rPr>
        <w:object w:dxaOrig="380" w:dyaOrig="279" w14:anchorId="60BDCA65">
          <v:shape id="_x0000_i1855" type="#_x0000_t75" style="width:18.75pt;height:13.5pt" o:ole="">
            <v:imagedata r:id="rId1717" o:title=""/>
          </v:shape>
          <o:OLEObject Type="Embed" ProgID="Equation.3" ShapeID="_x0000_i1855" DrawAspect="Content" ObjectID="_1824385392" r:id="rId1718"/>
        </w:object>
      </w:r>
      <w:r w:rsidRPr="00F16C2D">
        <w:rPr>
          <w:szCs w:val="28"/>
        </w:rPr>
        <w:t xml:space="preserve">). При активности р-а вещества в 1 </w:t>
      </w:r>
      <w:r w:rsidRPr="00F16C2D">
        <w:rPr>
          <w:position w:val="-4"/>
          <w:szCs w:val="28"/>
        </w:rPr>
        <w:object w:dxaOrig="380" w:dyaOrig="279" w14:anchorId="1E4D7AE4">
          <v:shape id="_x0000_i1856" type="#_x0000_t75" style="width:18.75pt;height:13.5pt" o:ole="">
            <v:imagedata r:id="rId1719" o:title=""/>
          </v:shape>
          <o:OLEObject Type="Embed" ProgID="Equation.3" ShapeID="_x0000_i1856" DrawAspect="Content" ObjectID="_1824385393" r:id="rId1720"/>
        </w:object>
      </w:r>
      <w:r w:rsidRPr="00F16C2D">
        <w:rPr>
          <w:szCs w:val="28"/>
        </w:rPr>
        <w:t xml:space="preserve"> в веществе происходит один распад за одну секунду (</w:t>
      </w:r>
      <w:r w:rsidRPr="00814D2B">
        <w:rPr>
          <w:position w:val="-12"/>
          <w:szCs w:val="28"/>
        </w:rPr>
        <w:object w:dxaOrig="2180" w:dyaOrig="440" w14:anchorId="4EE2077B">
          <v:shape id="_x0000_i1857" type="#_x0000_t75" style="width:109.5pt;height:21.75pt" o:ole="">
            <v:imagedata r:id="rId1721" o:title=""/>
          </v:shape>
          <o:OLEObject Type="Embed" ProgID="Equation.3" ShapeID="_x0000_i1857" DrawAspect="Content" ObjectID="_1824385394" r:id="rId1722"/>
        </w:object>
      </w:r>
      <w:r w:rsidRPr="00F16C2D">
        <w:rPr>
          <w:szCs w:val="28"/>
        </w:rPr>
        <w:t xml:space="preserve">). Применяется более крупная единица, называемая кюри, она составляет </w:t>
      </w:r>
      <w:r w:rsidRPr="00310D9E">
        <w:rPr>
          <w:position w:val="-10"/>
          <w:szCs w:val="28"/>
        </w:rPr>
        <w:object w:dxaOrig="3000" w:dyaOrig="499" w14:anchorId="3676F92A">
          <v:shape id="_x0000_i1858" type="#_x0000_t75" style="width:150pt;height:25.5pt" o:ole="">
            <v:imagedata r:id="rId1723" o:title=""/>
          </v:shape>
          <o:OLEObject Type="Embed" ProgID="Equation.3" ShapeID="_x0000_i1858" DrawAspect="Content" ObjectID="_1824385395" r:id="rId1724"/>
        </w:object>
      </w:r>
      <w:r w:rsidRPr="00F16C2D">
        <w:rPr>
          <w:szCs w:val="28"/>
        </w:rPr>
        <w:t>.</w:t>
      </w:r>
    </w:p>
    <w:p w:rsidR="00AD7D3C" w:rsidRPr="007D51E3" w:rsidRDefault="00AD7D3C" w:rsidP="00AD7D3C">
      <w:pPr>
        <w:pStyle w:val="3"/>
      </w:pPr>
      <w:bookmarkStart w:id="462" w:name="_Toc485459455"/>
      <w:bookmarkStart w:id="463" w:name="_Toc485534398"/>
      <w:r w:rsidRPr="00D33753">
        <w:t xml:space="preserve">Вопросы и задания для самоконтроля к лекции </w:t>
      </w:r>
      <w:r>
        <w:t>16</w:t>
      </w:r>
      <w:bookmarkEnd w:id="462"/>
      <w:bookmarkEnd w:id="463"/>
    </w:p>
    <w:p w:rsidR="00AD7D3C" w:rsidRDefault="00AD7D3C" w:rsidP="00276AD9">
      <w:pPr>
        <w:numPr>
          <w:ilvl w:val="0"/>
          <w:numId w:val="21"/>
        </w:numPr>
        <w:tabs>
          <w:tab w:val="left" w:pos="1134"/>
        </w:tabs>
        <w:spacing w:before="120"/>
        <w:ind w:left="0" w:firstLine="709"/>
        <w:rPr>
          <w:szCs w:val="28"/>
        </w:rPr>
      </w:pPr>
      <w:r>
        <w:rPr>
          <w:szCs w:val="28"/>
        </w:rPr>
        <w:t>Перечислите основные свойства ядерных сил.</w:t>
      </w:r>
    </w:p>
    <w:p w:rsidR="00AD7D3C" w:rsidRPr="009A6A4D" w:rsidRDefault="00AD7D3C" w:rsidP="00276AD9">
      <w:pPr>
        <w:numPr>
          <w:ilvl w:val="0"/>
          <w:numId w:val="21"/>
        </w:numPr>
        <w:tabs>
          <w:tab w:val="left" w:pos="1134"/>
        </w:tabs>
        <w:spacing w:before="120"/>
        <w:ind w:left="0" w:firstLine="709"/>
        <w:rPr>
          <w:szCs w:val="28"/>
        </w:rPr>
      </w:pPr>
      <w:r>
        <w:rPr>
          <w:szCs w:val="28"/>
          <w:shd w:val="clear" w:color="auto" w:fill="FFFFFF"/>
        </w:rPr>
        <w:t>Что такое энергия связи ядра? По какой формуле она рассчитывается?</w:t>
      </w:r>
    </w:p>
    <w:p w:rsidR="00AD7D3C" w:rsidRDefault="00AD7D3C" w:rsidP="00276AD9">
      <w:pPr>
        <w:numPr>
          <w:ilvl w:val="0"/>
          <w:numId w:val="21"/>
        </w:numPr>
        <w:tabs>
          <w:tab w:val="left" w:pos="1134"/>
        </w:tabs>
        <w:spacing w:before="120"/>
        <w:ind w:left="0" w:firstLine="709"/>
        <w:rPr>
          <w:szCs w:val="28"/>
        </w:rPr>
      </w:pPr>
      <w:r>
        <w:rPr>
          <w:szCs w:val="28"/>
        </w:rPr>
        <w:t xml:space="preserve">Запишите уравнения, описывающие </w:t>
      </w:r>
      <w:r>
        <w:rPr>
          <w:szCs w:val="28"/>
        </w:rPr>
        <w:sym w:font="Symbol" w:char="F061"/>
      </w:r>
      <w:r>
        <w:rPr>
          <w:szCs w:val="28"/>
        </w:rPr>
        <w:t xml:space="preserve">- и </w:t>
      </w:r>
      <w:r>
        <w:rPr>
          <w:szCs w:val="28"/>
        </w:rPr>
        <w:sym w:font="Symbol" w:char="F062"/>
      </w:r>
      <w:r>
        <w:rPr>
          <w:szCs w:val="28"/>
          <w:vertAlign w:val="superscript"/>
        </w:rPr>
        <w:t>-</w:t>
      </w:r>
      <w:r>
        <w:rPr>
          <w:szCs w:val="28"/>
        </w:rPr>
        <w:t>- распады.</w:t>
      </w:r>
    </w:p>
    <w:p w:rsidR="00AD7D3C" w:rsidRPr="005E42C1" w:rsidRDefault="00AD7D3C" w:rsidP="00276AD9">
      <w:pPr>
        <w:numPr>
          <w:ilvl w:val="0"/>
          <w:numId w:val="21"/>
        </w:numPr>
        <w:tabs>
          <w:tab w:val="left" w:pos="1134"/>
          <w:tab w:val="left" w:pos="1418"/>
        </w:tabs>
        <w:spacing w:before="120"/>
        <w:ind w:left="0" w:firstLine="709"/>
        <w:rPr>
          <w:szCs w:val="28"/>
        </w:rPr>
      </w:pPr>
      <w:r w:rsidRPr="005E42C1">
        <w:rPr>
          <w:szCs w:val="28"/>
        </w:rPr>
        <w:t xml:space="preserve">Активность некоторого радиоактивного </w:t>
      </w:r>
      <w:r>
        <w:rPr>
          <w:szCs w:val="28"/>
        </w:rPr>
        <w:t>вещества</w:t>
      </w:r>
      <w:r w:rsidRPr="005E42C1">
        <w:rPr>
          <w:szCs w:val="28"/>
        </w:rPr>
        <w:t xml:space="preserve"> уменьшилась в </w:t>
      </w:r>
      <w:r>
        <w:rPr>
          <w:szCs w:val="28"/>
        </w:rPr>
        <w:t>4</w:t>
      </w:r>
      <w:r w:rsidRPr="005E42C1">
        <w:rPr>
          <w:szCs w:val="28"/>
        </w:rPr>
        <w:t xml:space="preserve"> раза за </w:t>
      </w:r>
      <w:r>
        <w:rPr>
          <w:szCs w:val="28"/>
        </w:rPr>
        <w:t>6</w:t>
      </w:r>
      <w:r w:rsidRPr="005E42C1">
        <w:rPr>
          <w:szCs w:val="28"/>
        </w:rPr>
        <w:t xml:space="preserve">0 суток. </w:t>
      </w:r>
      <w:r>
        <w:rPr>
          <w:szCs w:val="28"/>
        </w:rPr>
        <w:t>Чему равны период полураспада и постоянная распада для этого р-а вещества?</w:t>
      </w:r>
    </w:p>
    <w:p w:rsidR="00AD7D3C" w:rsidRDefault="00AD7D3C" w:rsidP="00276AD9">
      <w:pPr>
        <w:numPr>
          <w:ilvl w:val="0"/>
          <w:numId w:val="21"/>
        </w:numPr>
        <w:tabs>
          <w:tab w:val="left" w:pos="1134"/>
        </w:tabs>
        <w:spacing w:before="120"/>
        <w:ind w:left="0" w:firstLine="709"/>
        <w:rPr>
          <w:szCs w:val="28"/>
        </w:rPr>
      </w:pPr>
      <w:r>
        <w:rPr>
          <w:szCs w:val="28"/>
        </w:rPr>
        <w:t>Запишите недостающие обозначения в следующих реакциях:</w:t>
      </w:r>
    </w:p>
    <w:p w:rsidR="00AD7D3C" w:rsidRPr="0044059F" w:rsidRDefault="00AD7D3C" w:rsidP="00AD7D3C">
      <w:pPr>
        <w:spacing w:before="120"/>
        <w:ind w:left="2138"/>
        <w:rPr>
          <w:szCs w:val="28"/>
        </w:rPr>
      </w:pPr>
      <w:r>
        <w:rPr>
          <w:szCs w:val="28"/>
        </w:rPr>
        <w:t xml:space="preserve">1) </w:t>
      </w:r>
      <w:r w:rsidRPr="00EC7955">
        <w:rPr>
          <w:position w:val="-12"/>
          <w:szCs w:val="28"/>
        </w:rPr>
        <w:object w:dxaOrig="1440" w:dyaOrig="420" w14:anchorId="78AC0679">
          <v:shape id="_x0000_i1859" type="#_x0000_t75" style="width:1in;height:21pt" o:ole="">
            <v:imagedata r:id="rId1725" o:title=""/>
          </v:shape>
          <o:OLEObject Type="Embed" ProgID="Equation.3" ShapeID="_x0000_i1859" DrawAspect="Content" ObjectID="_1824385396" r:id="rId1726"/>
        </w:object>
      </w:r>
      <w:r>
        <w:rPr>
          <w:szCs w:val="28"/>
        </w:rPr>
        <w:t xml:space="preserve">;        2) </w:t>
      </w:r>
      <w:r w:rsidRPr="00EC7955">
        <w:rPr>
          <w:position w:val="-12"/>
          <w:szCs w:val="28"/>
        </w:rPr>
        <w:object w:dxaOrig="1359" w:dyaOrig="420" w14:anchorId="1187916A">
          <v:shape id="_x0000_i1860" type="#_x0000_t75" style="width:68.25pt;height:21pt" o:ole="">
            <v:imagedata r:id="rId1727" o:title=""/>
          </v:shape>
          <o:OLEObject Type="Embed" ProgID="Equation.3" ShapeID="_x0000_i1860" DrawAspect="Content" ObjectID="_1824385397" r:id="rId1728"/>
        </w:object>
      </w:r>
    </w:p>
    <w:p w:rsidR="00AD7D3C" w:rsidRDefault="00AD7D3C">
      <w:pPr>
        <w:spacing w:line="240" w:lineRule="auto"/>
        <w:ind w:firstLine="0"/>
        <w:jc w:val="left"/>
        <w:rPr>
          <w:rFonts w:ascii="Verdana" w:hAnsi="Verdana"/>
          <w:sz w:val="20"/>
        </w:rPr>
      </w:pPr>
      <w:r>
        <w:rPr>
          <w:rFonts w:ascii="Verdana" w:hAnsi="Verdana"/>
          <w:sz w:val="20"/>
        </w:rPr>
        <w:br w:type="page"/>
      </w:r>
    </w:p>
    <w:p w:rsidR="00AD7D3C" w:rsidRDefault="00AD7D3C" w:rsidP="00AD7D3C">
      <w:pPr>
        <w:pStyle w:val="1"/>
      </w:pPr>
      <w:bookmarkStart w:id="464" w:name="_Toc485291760"/>
      <w:bookmarkStart w:id="465" w:name="_Toc485459456"/>
      <w:bookmarkStart w:id="466" w:name="_Toc485534399"/>
      <w:r w:rsidRPr="007E0DEE">
        <w:t>Библиографический список</w:t>
      </w:r>
      <w:bookmarkEnd w:id="464"/>
      <w:bookmarkEnd w:id="465"/>
      <w:bookmarkEnd w:id="466"/>
    </w:p>
    <w:p w:rsidR="00AD7D3C" w:rsidRPr="00276AD9" w:rsidRDefault="00AD7D3C" w:rsidP="00276AD9">
      <w:pPr>
        <w:pStyle w:val="aff7"/>
        <w:numPr>
          <w:ilvl w:val="0"/>
          <w:numId w:val="27"/>
        </w:numPr>
        <w:tabs>
          <w:tab w:val="left" w:pos="1134"/>
        </w:tabs>
        <w:spacing w:before="0" w:after="0" w:line="360" w:lineRule="auto"/>
        <w:ind w:left="0" w:firstLine="720"/>
        <w:jc w:val="both"/>
        <w:rPr>
          <w:rFonts w:ascii="Times New Roman" w:hAnsi="Times New Roman"/>
          <w:spacing w:val="-5"/>
          <w:sz w:val="28"/>
          <w:szCs w:val="28"/>
        </w:rPr>
      </w:pPr>
      <w:r w:rsidRPr="00276AD9">
        <w:rPr>
          <w:rFonts w:ascii="Times New Roman" w:hAnsi="Times New Roman"/>
          <w:spacing w:val="-5"/>
          <w:sz w:val="28"/>
          <w:szCs w:val="28"/>
        </w:rPr>
        <w:t>Валишев, М.Г. Физика.</w:t>
      </w:r>
      <w:r w:rsidR="00276AD9">
        <w:rPr>
          <w:rFonts w:ascii="Times New Roman" w:hAnsi="Times New Roman"/>
          <w:spacing w:val="-5"/>
          <w:sz w:val="28"/>
          <w:szCs w:val="28"/>
        </w:rPr>
        <w:t xml:space="preserve"> </w:t>
      </w:r>
      <w:r w:rsidRPr="00276AD9">
        <w:rPr>
          <w:rFonts w:ascii="Times New Roman" w:hAnsi="Times New Roman"/>
          <w:spacing w:val="-5"/>
          <w:sz w:val="28"/>
          <w:szCs w:val="28"/>
        </w:rPr>
        <w:t>Часть 3. Электромагнетизм: учебное пособие</w:t>
      </w:r>
      <w:r w:rsidR="00276AD9">
        <w:rPr>
          <w:rFonts w:ascii="Times New Roman" w:hAnsi="Times New Roman"/>
          <w:spacing w:val="-5"/>
          <w:sz w:val="28"/>
          <w:szCs w:val="28"/>
        </w:rPr>
        <w:t> </w:t>
      </w:r>
      <w:r w:rsidRPr="00276AD9">
        <w:rPr>
          <w:rFonts w:ascii="Times New Roman" w:hAnsi="Times New Roman"/>
          <w:spacing w:val="-5"/>
          <w:sz w:val="28"/>
          <w:szCs w:val="28"/>
        </w:rPr>
        <w:t>/ М.Г.</w:t>
      </w:r>
      <w:r w:rsidR="00276AD9">
        <w:rPr>
          <w:rFonts w:ascii="Times New Roman" w:hAnsi="Times New Roman"/>
          <w:spacing w:val="-5"/>
          <w:sz w:val="28"/>
          <w:szCs w:val="28"/>
        </w:rPr>
        <w:t> </w:t>
      </w:r>
      <w:r w:rsidRPr="00276AD9">
        <w:rPr>
          <w:rFonts w:ascii="Times New Roman" w:hAnsi="Times New Roman"/>
          <w:spacing w:val="-5"/>
          <w:sz w:val="28"/>
          <w:szCs w:val="28"/>
        </w:rPr>
        <w:t>Валишев, А.А.</w:t>
      </w:r>
      <w:r w:rsidR="00276AD9">
        <w:rPr>
          <w:rFonts w:ascii="Times New Roman" w:hAnsi="Times New Roman"/>
          <w:spacing w:val="-5"/>
          <w:sz w:val="28"/>
          <w:szCs w:val="28"/>
        </w:rPr>
        <w:t> </w:t>
      </w:r>
      <w:r w:rsidRPr="00276AD9">
        <w:rPr>
          <w:rFonts w:ascii="Times New Roman" w:hAnsi="Times New Roman"/>
          <w:spacing w:val="-5"/>
          <w:sz w:val="28"/>
          <w:szCs w:val="28"/>
        </w:rPr>
        <w:t>Повзнер.</w:t>
      </w:r>
      <w:r w:rsidR="00276AD9">
        <w:rPr>
          <w:rFonts w:ascii="Times New Roman" w:hAnsi="Times New Roman"/>
          <w:spacing w:val="-5"/>
          <w:sz w:val="28"/>
          <w:szCs w:val="28"/>
        </w:rPr>
        <w:t> </w:t>
      </w:r>
      <w:r w:rsidRPr="00276AD9">
        <w:rPr>
          <w:rFonts w:ascii="Times New Roman" w:hAnsi="Times New Roman"/>
          <w:spacing w:val="-5"/>
          <w:sz w:val="28"/>
          <w:szCs w:val="28"/>
        </w:rPr>
        <w:t>– Екатеринбург</w:t>
      </w:r>
      <w:r w:rsidR="00276AD9">
        <w:rPr>
          <w:rFonts w:ascii="Times New Roman" w:hAnsi="Times New Roman"/>
          <w:spacing w:val="-5"/>
          <w:sz w:val="28"/>
          <w:szCs w:val="28"/>
        </w:rPr>
        <w:t> </w:t>
      </w:r>
      <w:r w:rsidRPr="00276AD9">
        <w:rPr>
          <w:rFonts w:ascii="Times New Roman" w:hAnsi="Times New Roman"/>
          <w:spacing w:val="-5"/>
          <w:sz w:val="28"/>
          <w:szCs w:val="28"/>
        </w:rPr>
        <w:t>: ГОУ ВПО УГТУ</w:t>
      </w:r>
      <w:r w:rsidR="00276AD9">
        <w:rPr>
          <w:rFonts w:ascii="Times New Roman" w:hAnsi="Times New Roman"/>
          <w:spacing w:val="-5"/>
          <w:sz w:val="28"/>
          <w:szCs w:val="28"/>
        </w:rPr>
        <w:t>–</w:t>
      </w:r>
      <w:r w:rsidRPr="00276AD9">
        <w:rPr>
          <w:rFonts w:ascii="Times New Roman" w:hAnsi="Times New Roman"/>
          <w:spacing w:val="-5"/>
          <w:sz w:val="28"/>
          <w:szCs w:val="28"/>
        </w:rPr>
        <w:t>УПИ, 2006.</w:t>
      </w:r>
      <w:r w:rsidR="00276AD9">
        <w:rPr>
          <w:rFonts w:ascii="Times New Roman" w:hAnsi="Times New Roman"/>
          <w:spacing w:val="-5"/>
          <w:sz w:val="28"/>
          <w:szCs w:val="28"/>
        </w:rPr>
        <w:t> </w:t>
      </w:r>
      <w:r w:rsidRPr="00276AD9">
        <w:rPr>
          <w:rFonts w:ascii="Times New Roman" w:hAnsi="Times New Roman"/>
          <w:spacing w:val="-5"/>
          <w:sz w:val="28"/>
          <w:szCs w:val="28"/>
        </w:rPr>
        <w:t>– 55</w:t>
      </w:r>
      <w:r w:rsidR="00276AD9">
        <w:rPr>
          <w:rFonts w:ascii="Times New Roman" w:hAnsi="Times New Roman"/>
          <w:spacing w:val="-5"/>
          <w:sz w:val="28"/>
          <w:szCs w:val="28"/>
        </w:rPr>
        <w:t> </w:t>
      </w:r>
      <w:r w:rsidRPr="00276AD9">
        <w:rPr>
          <w:rFonts w:ascii="Times New Roman" w:hAnsi="Times New Roman"/>
          <w:spacing w:val="-5"/>
          <w:sz w:val="28"/>
          <w:szCs w:val="28"/>
        </w:rPr>
        <w:t>с.</w:t>
      </w:r>
    </w:p>
    <w:p w:rsidR="00AD7D3C" w:rsidRPr="00276AD9" w:rsidRDefault="00AD7D3C" w:rsidP="00276AD9">
      <w:pPr>
        <w:pStyle w:val="aff7"/>
        <w:numPr>
          <w:ilvl w:val="0"/>
          <w:numId w:val="27"/>
        </w:numPr>
        <w:tabs>
          <w:tab w:val="left" w:pos="1134"/>
        </w:tabs>
        <w:spacing w:before="0" w:after="0" w:line="360" w:lineRule="auto"/>
        <w:ind w:left="0" w:firstLine="720"/>
        <w:jc w:val="both"/>
        <w:rPr>
          <w:rFonts w:ascii="Times New Roman" w:hAnsi="Times New Roman"/>
          <w:spacing w:val="-5"/>
          <w:sz w:val="28"/>
          <w:szCs w:val="28"/>
        </w:rPr>
      </w:pPr>
      <w:r w:rsidRPr="00276AD9">
        <w:rPr>
          <w:rFonts w:ascii="Times New Roman" w:hAnsi="Times New Roman"/>
          <w:sz w:val="28"/>
          <w:szCs w:val="28"/>
        </w:rPr>
        <w:t>Малышев, Л.Г. Избранные главы курса физики. Электромагнетизм: учебное пособие</w:t>
      </w:r>
      <w:r w:rsidR="00276AD9">
        <w:rPr>
          <w:rFonts w:ascii="Times New Roman" w:hAnsi="Times New Roman"/>
          <w:sz w:val="28"/>
          <w:szCs w:val="28"/>
        </w:rPr>
        <w:t> </w:t>
      </w:r>
      <w:r w:rsidRPr="00276AD9">
        <w:rPr>
          <w:rFonts w:ascii="Times New Roman" w:hAnsi="Times New Roman"/>
          <w:sz w:val="28"/>
          <w:szCs w:val="28"/>
        </w:rPr>
        <w:t>/ Л.Г.</w:t>
      </w:r>
      <w:r w:rsidR="00276AD9">
        <w:rPr>
          <w:rFonts w:ascii="Times New Roman" w:hAnsi="Times New Roman"/>
          <w:sz w:val="28"/>
          <w:szCs w:val="28"/>
        </w:rPr>
        <w:t> </w:t>
      </w:r>
      <w:r w:rsidRPr="00276AD9">
        <w:rPr>
          <w:rFonts w:ascii="Times New Roman" w:hAnsi="Times New Roman"/>
          <w:sz w:val="28"/>
          <w:szCs w:val="28"/>
        </w:rPr>
        <w:t xml:space="preserve">Малышев, </w:t>
      </w:r>
      <w:r w:rsidRPr="00276AD9">
        <w:rPr>
          <w:rFonts w:ascii="Times New Roman" w:hAnsi="Times New Roman"/>
          <w:spacing w:val="-5"/>
          <w:sz w:val="28"/>
          <w:szCs w:val="28"/>
        </w:rPr>
        <w:t>А.А.</w:t>
      </w:r>
      <w:r w:rsidR="00276AD9">
        <w:rPr>
          <w:rFonts w:ascii="Times New Roman" w:hAnsi="Times New Roman"/>
          <w:spacing w:val="-5"/>
          <w:sz w:val="28"/>
          <w:szCs w:val="28"/>
        </w:rPr>
        <w:t> </w:t>
      </w:r>
      <w:r w:rsidRPr="00276AD9">
        <w:rPr>
          <w:rFonts w:ascii="Times New Roman" w:hAnsi="Times New Roman"/>
          <w:spacing w:val="-5"/>
          <w:sz w:val="28"/>
          <w:szCs w:val="28"/>
        </w:rPr>
        <w:t>Повзнер.</w:t>
      </w:r>
      <w:r w:rsidR="00276AD9">
        <w:rPr>
          <w:rFonts w:ascii="Times New Roman" w:hAnsi="Times New Roman"/>
          <w:spacing w:val="-5"/>
          <w:sz w:val="28"/>
          <w:szCs w:val="28"/>
        </w:rPr>
        <w:t> </w:t>
      </w:r>
      <w:r w:rsidRPr="00276AD9">
        <w:rPr>
          <w:rFonts w:ascii="Times New Roman" w:hAnsi="Times New Roman"/>
          <w:spacing w:val="-5"/>
          <w:sz w:val="28"/>
          <w:szCs w:val="28"/>
        </w:rPr>
        <w:t>– Екатеринбург</w:t>
      </w:r>
      <w:r w:rsidR="00276AD9">
        <w:rPr>
          <w:rFonts w:ascii="Times New Roman" w:hAnsi="Times New Roman"/>
          <w:spacing w:val="-5"/>
          <w:sz w:val="28"/>
          <w:szCs w:val="28"/>
        </w:rPr>
        <w:t> </w:t>
      </w:r>
      <w:r w:rsidRPr="00276AD9">
        <w:rPr>
          <w:rFonts w:ascii="Times New Roman" w:hAnsi="Times New Roman"/>
          <w:spacing w:val="-5"/>
          <w:sz w:val="28"/>
          <w:szCs w:val="28"/>
        </w:rPr>
        <w:t>: изд-во Урал. ун-та, 2014.</w:t>
      </w:r>
      <w:r w:rsidR="00276AD9">
        <w:rPr>
          <w:rFonts w:ascii="Times New Roman" w:hAnsi="Times New Roman"/>
          <w:spacing w:val="-5"/>
          <w:sz w:val="28"/>
          <w:szCs w:val="28"/>
        </w:rPr>
        <w:t> </w:t>
      </w:r>
      <w:r w:rsidRPr="00276AD9">
        <w:rPr>
          <w:rFonts w:ascii="Times New Roman" w:hAnsi="Times New Roman"/>
          <w:spacing w:val="-5"/>
          <w:sz w:val="28"/>
          <w:szCs w:val="28"/>
        </w:rPr>
        <w:t>– 169</w:t>
      </w:r>
      <w:r w:rsidR="00276AD9">
        <w:rPr>
          <w:rFonts w:ascii="Times New Roman" w:hAnsi="Times New Roman"/>
          <w:spacing w:val="-5"/>
          <w:sz w:val="28"/>
          <w:szCs w:val="28"/>
        </w:rPr>
        <w:t> </w:t>
      </w:r>
      <w:r w:rsidRPr="00276AD9">
        <w:rPr>
          <w:rFonts w:ascii="Times New Roman" w:hAnsi="Times New Roman"/>
          <w:spacing w:val="-5"/>
          <w:sz w:val="28"/>
          <w:szCs w:val="28"/>
        </w:rPr>
        <w:t>с.</w:t>
      </w:r>
    </w:p>
    <w:p w:rsidR="00AD7D3C" w:rsidRPr="00276AD9" w:rsidRDefault="00AD7D3C" w:rsidP="00276AD9">
      <w:pPr>
        <w:pStyle w:val="aff7"/>
        <w:numPr>
          <w:ilvl w:val="0"/>
          <w:numId w:val="27"/>
        </w:numPr>
        <w:tabs>
          <w:tab w:val="left" w:pos="1134"/>
        </w:tabs>
        <w:spacing w:before="0" w:after="0" w:line="360" w:lineRule="auto"/>
        <w:ind w:left="0" w:firstLine="720"/>
        <w:jc w:val="both"/>
        <w:rPr>
          <w:rFonts w:ascii="Times New Roman" w:hAnsi="Times New Roman"/>
          <w:sz w:val="28"/>
          <w:szCs w:val="28"/>
        </w:rPr>
      </w:pPr>
      <w:r w:rsidRPr="00276AD9">
        <w:rPr>
          <w:rFonts w:ascii="Times New Roman" w:hAnsi="Times New Roman"/>
          <w:spacing w:val="-5"/>
          <w:sz w:val="28"/>
          <w:szCs w:val="28"/>
        </w:rPr>
        <w:t>Валишев, М.Г. Физика.</w:t>
      </w:r>
      <w:r w:rsidR="00276AD9">
        <w:rPr>
          <w:rFonts w:ascii="Times New Roman" w:hAnsi="Times New Roman"/>
          <w:spacing w:val="-5"/>
          <w:sz w:val="28"/>
          <w:szCs w:val="28"/>
        </w:rPr>
        <w:t xml:space="preserve"> </w:t>
      </w:r>
      <w:r w:rsidRPr="00276AD9">
        <w:rPr>
          <w:rFonts w:ascii="Times New Roman" w:hAnsi="Times New Roman"/>
          <w:spacing w:val="-5"/>
          <w:sz w:val="28"/>
          <w:szCs w:val="28"/>
        </w:rPr>
        <w:t>Часть 4. Колебания и волны: учебное пособие</w:t>
      </w:r>
      <w:r w:rsidR="00276AD9">
        <w:rPr>
          <w:rFonts w:ascii="Times New Roman" w:hAnsi="Times New Roman"/>
          <w:spacing w:val="-5"/>
          <w:sz w:val="28"/>
          <w:szCs w:val="28"/>
        </w:rPr>
        <w:t> </w:t>
      </w:r>
      <w:r w:rsidRPr="00276AD9">
        <w:rPr>
          <w:rFonts w:ascii="Times New Roman" w:hAnsi="Times New Roman"/>
          <w:spacing w:val="-5"/>
          <w:sz w:val="28"/>
          <w:szCs w:val="28"/>
        </w:rPr>
        <w:t>/ М.Г.</w:t>
      </w:r>
      <w:r w:rsidR="00276AD9">
        <w:rPr>
          <w:rFonts w:ascii="Times New Roman" w:hAnsi="Times New Roman"/>
          <w:spacing w:val="-5"/>
          <w:sz w:val="28"/>
          <w:szCs w:val="28"/>
        </w:rPr>
        <w:t> </w:t>
      </w:r>
      <w:r w:rsidRPr="00276AD9">
        <w:rPr>
          <w:rFonts w:ascii="Times New Roman" w:hAnsi="Times New Roman"/>
          <w:spacing w:val="-5"/>
          <w:sz w:val="28"/>
          <w:szCs w:val="28"/>
        </w:rPr>
        <w:t>Валишев, А.А.</w:t>
      </w:r>
      <w:r w:rsidR="00276AD9">
        <w:rPr>
          <w:rFonts w:ascii="Times New Roman" w:hAnsi="Times New Roman"/>
          <w:spacing w:val="-5"/>
          <w:sz w:val="28"/>
          <w:szCs w:val="28"/>
        </w:rPr>
        <w:t> </w:t>
      </w:r>
      <w:r w:rsidRPr="00276AD9">
        <w:rPr>
          <w:rFonts w:ascii="Times New Roman" w:hAnsi="Times New Roman"/>
          <w:spacing w:val="-5"/>
          <w:sz w:val="28"/>
          <w:szCs w:val="28"/>
        </w:rPr>
        <w:t>Повзнер.</w:t>
      </w:r>
      <w:r w:rsidR="00276AD9">
        <w:rPr>
          <w:rFonts w:ascii="Times New Roman" w:hAnsi="Times New Roman"/>
          <w:spacing w:val="-5"/>
          <w:sz w:val="28"/>
          <w:szCs w:val="28"/>
        </w:rPr>
        <w:t> </w:t>
      </w:r>
      <w:r w:rsidRPr="00276AD9">
        <w:rPr>
          <w:rFonts w:ascii="Times New Roman" w:hAnsi="Times New Roman"/>
          <w:spacing w:val="-5"/>
          <w:sz w:val="28"/>
          <w:szCs w:val="28"/>
        </w:rPr>
        <w:t>– Екатеринбург</w:t>
      </w:r>
      <w:r w:rsidR="00276AD9">
        <w:rPr>
          <w:rFonts w:ascii="Times New Roman" w:hAnsi="Times New Roman"/>
          <w:spacing w:val="-5"/>
          <w:sz w:val="28"/>
          <w:szCs w:val="28"/>
        </w:rPr>
        <w:t> : ГОУ ВПО УГТУ–</w:t>
      </w:r>
      <w:r w:rsidRPr="00276AD9">
        <w:rPr>
          <w:rFonts w:ascii="Times New Roman" w:hAnsi="Times New Roman"/>
          <w:spacing w:val="-5"/>
          <w:sz w:val="28"/>
          <w:szCs w:val="28"/>
        </w:rPr>
        <w:t>УПИ, 2006. – 90</w:t>
      </w:r>
      <w:r w:rsidR="00276AD9">
        <w:rPr>
          <w:rFonts w:ascii="Times New Roman" w:hAnsi="Times New Roman"/>
          <w:spacing w:val="-5"/>
          <w:sz w:val="28"/>
          <w:szCs w:val="28"/>
        </w:rPr>
        <w:t> </w:t>
      </w:r>
      <w:r w:rsidRPr="00276AD9">
        <w:rPr>
          <w:rFonts w:ascii="Times New Roman" w:hAnsi="Times New Roman"/>
          <w:spacing w:val="-5"/>
          <w:sz w:val="28"/>
          <w:szCs w:val="28"/>
        </w:rPr>
        <w:t>с.</w:t>
      </w:r>
    </w:p>
    <w:p w:rsidR="00AD7D3C" w:rsidRPr="00276AD9" w:rsidRDefault="00AD7D3C" w:rsidP="00276AD9">
      <w:pPr>
        <w:pStyle w:val="aff7"/>
        <w:numPr>
          <w:ilvl w:val="0"/>
          <w:numId w:val="27"/>
        </w:numPr>
        <w:tabs>
          <w:tab w:val="left" w:pos="1134"/>
        </w:tabs>
        <w:spacing w:before="0" w:after="0" w:line="360" w:lineRule="auto"/>
        <w:ind w:left="0" w:firstLine="720"/>
        <w:jc w:val="both"/>
        <w:rPr>
          <w:rFonts w:ascii="Times New Roman" w:hAnsi="Times New Roman"/>
          <w:spacing w:val="-5"/>
          <w:sz w:val="28"/>
          <w:szCs w:val="28"/>
        </w:rPr>
      </w:pPr>
      <w:r w:rsidRPr="00276AD9">
        <w:rPr>
          <w:rFonts w:ascii="Times New Roman" w:hAnsi="Times New Roman"/>
          <w:spacing w:val="-5"/>
          <w:sz w:val="28"/>
          <w:szCs w:val="28"/>
        </w:rPr>
        <w:t>Валишев, М.Г. Курс общей физики: учебное пособие</w:t>
      </w:r>
      <w:r w:rsidR="00276AD9">
        <w:rPr>
          <w:rFonts w:ascii="Times New Roman" w:hAnsi="Times New Roman"/>
          <w:spacing w:val="-5"/>
          <w:sz w:val="28"/>
          <w:szCs w:val="28"/>
        </w:rPr>
        <w:t> </w:t>
      </w:r>
      <w:r w:rsidRPr="00276AD9">
        <w:rPr>
          <w:rFonts w:ascii="Times New Roman" w:hAnsi="Times New Roman"/>
          <w:spacing w:val="-5"/>
          <w:sz w:val="28"/>
          <w:szCs w:val="28"/>
        </w:rPr>
        <w:t>/ М.Г.</w:t>
      </w:r>
      <w:r w:rsidR="00276AD9">
        <w:rPr>
          <w:rFonts w:ascii="Times New Roman" w:hAnsi="Times New Roman"/>
          <w:spacing w:val="-5"/>
          <w:sz w:val="28"/>
          <w:szCs w:val="28"/>
        </w:rPr>
        <w:t> Валишев, А.А. </w:t>
      </w:r>
      <w:r w:rsidRPr="00276AD9">
        <w:rPr>
          <w:rFonts w:ascii="Times New Roman" w:hAnsi="Times New Roman"/>
          <w:spacing w:val="-5"/>
          <w:sz w:val="28"/>
          <w:szCs w:val="28"/>
        </w:rPr>
        <w:t>Повзнер.</w:t>
      </w:r>
      <w:r w:rsidR="00276AD9">
        <w:rPr>
          <w:rFonts w:ascii="Times New Roman" w:hAnsi="Times New Roman"/>
          <w:spacing w:val="-5"/>
          <w:sz w:val="28"/>
          <w:szCs w:val="28"/>
        </w:rPr>
        <w:t> </w:t>
      </w:r>
      <w:r w:rsidRPr="00276AD9">
        <w:rPr>
          <w:rFonts w:ascii="Times New Roman" w:hAnsi="Times New Roman"/>
          <w:spacing w:val="-5"/>
          <w:sz w:val="28"/>
          <w:szCs w:val="28"/>
        </w:rPr>
        <w:t>– СПб</w:t>
      </w:r>
      <w:r w:rsidR="00276AD9">
        <w:rPr>
          <w:rFonts w:ascii="Times New Roman" w:hAnsi="Times New Roman"/>
          <w:spacing w:val="-5"/>
          <w:sz w:val="28"/>
          <w:szCs w:val="28"/>
        </w:rPr>
        <w:t> </w:t>
      </w:r>
      <w:r w:rsidRPr="00276AD9">
        <w:rPr>
          <w:rFonts w:ascii="Times New Roman" w:hAnsi="Times New Roman"/>
          <w:spacing w:val="-5"/>
          <w:sz w:val="28"/>
          <w:szCs w:val="28"/>
        </w:rPr>
        <w:t>: Лань, 2010. – 576</w:t>
      </w:r>
      <w:r w:rsidR="00276AD9">
        <w:rPr>
          <w:rFonts w:ascii="Times New Roman" w:hAnsi="Times New Roman"/>
          <w:spacing w:val="-5"/>
          <w:sz w:val="28"/>
          <w:szCs w:val="28"/>
        </w:rPr>
        <w:t> </w:t>
      </w:r>
      <w:r w:rsidRPr="00276AD9">
        <w:rPr>
          <w:rFonts w:ascii="Times New Roman" w:hAnsi="Times New Roman"/>
          <w:spacing w:val="-5"/>
          <w:sz w:val="28"/>
          <w:szCs w:val="28"/>
        </w:rPr>
        <w:t>с.</w:t>
      </w:r>
    </w:p>
    <w:p w:rsidR="00AD7D3C" w:rsidRPr="00276AD9" w:rsidRDefault="00AD7D3C" w:rsidP="00276AD9">
      <w:pPr>
        <w:pStyle w:val="aff7"/>
        <w:numPr>
          <w:ilvl w:val="0"/>
          <w:numId w:val="27"/>
        </w:numPr>
        <w:tabs>
          <w:tab w:val="left" w:pos="1134"/>
        </w:tabs>
        <w:spacing w:before="0" w:after="0" w:line="360" w:lineRule="auto"/>
        <w:ind w:left="0" w:firstLine="720"/>
        <w:jc w:val="both"/>
        <w:rPr>
          <w:rFonts w:ascii="Times New Roman" w:hAnsi="Times New Roman"/>
          <w:spacing w:val="-5"/>
          <w:sz w:val="28"/>
          <w:szCs w:val="28"/>
        </w:rPr>
      </w:pPr>
      <w:r w:rsidRPr="00276AD9">
        <w:rPr>
          <w:rFonts w:ascii="Times New Roman" w:hAnsi="Times New Roman"/>
          <w:spacing w:val="-5"/>
          <w:sz w:val="28"/>
          <w:szCs w:val="28"/>
        </w:rPr>
        <w:t>Валишев, М.Г. Физика.</w:t>
      </w:r>
      <w:r w:rsidR="00276AD9">
        <w:rPr>
          <w:rFonts w:ascii="Times New Roman" w:hAnsi="Times New Roman"/>
          <w:spacing w:val="-5"/>
          <w:sz w:val="28"/>
          <w:szCs w:val="28"/>
        </w:rPr>
        <w:t xml:space="preserve"> </w:t>
      </w:r>
      <w:r w:rsidRPr="00276AD9">
        <w:rPr>
          <w:rFonts w:ascii="Times New Roman" w:hAnsi="Times New Roman"/>
          <w:spacing w:val="-5"/>
          <w:sz w:val="28"/>
          <w:szCs w:val="28"/>
        </w:rPr>
        <w:t>Часть 5. Волновая оптика: учебное пособие</w:t>
      </w:r>
      <w:r w:rsidR="00276AD9">
        <w:rPr>
          <w:rFonts w:ascii="Times New Roman" w:hAnsi="Times New Roman"/>
          <w:spacing w:val="-5"/>
          <w:sz w:val="28"/>
          <w:szCs w:val="28"/>
        </w:rPr>
        <w:t> </w:t>
      </w:r>
      <w:r w:rsidRPr="00276AD9">
        <w:rPr>
          <w:rFonts w:ascii="Times New Roman" w:hAnsi="Times New Roman"/>
          <w:spacing w:val="-5"/>
          <w:sz w:val="28"/>
          <w:szCs w:val="28"/>
        </w:rPr>
        <w:t>/ М.Г.</w:t>
      </w:r>
      <w:r w:rsidR="00276AD9">
        <w:rPr>
          <w:rFonts w:ascii="Times New Roman" w:hAnsi="Times New Roman"/>
          <w:spacing w:val="-5"/>
          <w:sz w:val="28"/>
          <w:szCs w:val="28"/>
        </w:rPr>
        <w:t> </w:t>
      </w:r>
      <w:r w:rsidRPr="00276AD9">
        <w:rPr>
          <w:rFonts w:ascii="Times New Roman" w:hAnsi="Times New Roman"/>
          <w:spacing w:val="-5"/>
          <w:sz w:val="28"/>
          <w:szCs w:val="28"/>
        </w:rPr>
        <w:t>Валишев, А.А.</w:t>
      </w:r>
      <w:r w:rsidR="00276AD9">
        <w:rPr>
          <w:rFonts w:ascii="Times New Roman" w:hAnsi="Times New Roman"/>
          <w:spacing w:val="-5"/>
          <w:sz w:val="28"/>
          <w:szCs w:val="28"/>
        </w:rPr>
        <w:t> Повзнер. </w:t>
      </w:r>
      <w:r w:rsidRPr="00276AD9">
        <w:rPr>
          <w:rFonts w:ascii="Times New Roman" w:hAnsi="Times New Roman"/>
          <w:spacing w:val="-5"/>
          <w:sz w:val="28"/>
          <w:szCs w:val="28"/>
        </w:rPr>
        <w:t>– Екатеринбург</w:t>
      </w:r>
      <w:r w:rsidR="00276AD9">
        <w:rPr>
          <w:rFonts w:ascii="Times New Roman" w:hAnsi="Times New Roman"/>
          <w:spacing w:val="-5"/>
          <w:sz w:val="28"/>
          <w:szCs w:val="28"/>
        </w:rPr>
        <w:t> : ГОУ ВПО УГТУ–</w:t>
      </w:r>
      <w:r w:rsidRPr="00276AD9">
        <w:rPr>
          <w:rFonts w:ascii="Times New Roman" w:hAnsi="Times New Roman"/>
          <w:spacing w:val="-5"/>
          <w:sz w:val="28"/>
          <w:szCs w:val="28"/>
        </w:rPr>
        <w:t>УПИ, 2006. – 61</w:t>
      </w:r>
      <w:r w:rsidR="00276AD9">
        <w:rPr>
          <w:rFonts w:ascii="Times New Roman" w:hAnsi="Times New Roman"/>
          <w:spacing w:val="-5"/>
          <w:sz w:val="28"/>
          <w:szCs w:val="28"/>
        </w:rPr>
        <w:t> </w:t>
      </w:r>
      <w:r w:rsidRPr="00276AD9">
        <w:rPr>
          <w:rFonts w:ascii="Times New Roman" w:hAnsi="Times New Roman"/>
          <w:spacing w:val="-5"/>
          <w:sz w:val="28"/>
          <w:szCs w:val="28"/>
        </w:rPr>
        <w:t>с.</w:t>
      </w:r>
    </w:p>
    <w:p w:rsidR="00AD7D3C" w:rsidRPr="00276AD9" w:rsidRDefault="00AD7D3C" w:rsidP="00276AD9">
      <w:pPr>
        <w:pStyle w:val="aff7"/>
        <w:numPr>
          <w:ilvl w:val="0"/>
          <w:numId w:val="27"/>
        </w:numPr>
        <w:tabs>
          <w:tab w:val="left" w:pos="1134"/>
        </w:tabs>
        <w:spacing w:before="0" w:after="0" w:line="360" w:lineRule="auto"/>
        <w:ind w:left="0" w:firstLine="720"/>
        <w:jc w:val="both"/>
        <w:rPr>
          <w:rFonts w:ascii="Times New Roman" w:hAnsi="Times New Roman"/>
          <w:sz w:val="28"/>
          <w:szCs w:val="28"/>
        </w:rPr>
      </w:pPr>
      <w:r w:rsidRPr="00276AD9">
        <w:rPr>
          <w:rFonts w:ascii="Times New Roman" w:hAnsi="Times New Roman"/>
          <w:sz w:val="28"/>
          <w:szCs w:val="28"/>
        </w:rPr>
        <w:t>Малышев,</w:t>
      </w:r>
      <w:r w:rsidRPr="00276AD9">
        <w:rPr>
          <w:rFonts w:ascii="Times New Roman" w:hAnsi="Times New Roman"/>
          <w:spacing w:val="-5"/>
          <w:sz w:val="28"/>
          <w:szCs w:val="28"/>
        </w:rPr>
        <w:t xml:space="preserve"> Л.Г. Основные законы классической физики в примерах и задачах</w:t>
      </w:r>
      <w:r w:rsidR="00276AD9">
        <w:rPr>
          <w:rFonts w:ascii="Times New Roman" w:hAnsi="Times New Roman"/>
          <w:spacing w:val="-5"/>
          <w:sz w:val="28"/>
          <w:szCs w:val="28"/>
        </w:rPr>
        <w:t> </w:t>
      </w:r>
      <w:r w:rsidRPr="00276AD9">
        <w:rPr>
          <w:rFonts w:ascii="Times New Roman" w:hAnsi="Times New Roman"/>
          <w:spacing w:val="-5"/>
          <w:sz w:val="28"/>
          <w:szCs w:val="28"/>
        </w:rPr>
        <w:t xml:space="preserve">/ </w:t>
      </w:r>
      <w:r w:rsidRPr="00276AD9">
        <w:rPr>
          <w:rFonts w:ascii="Times New Roman" w:hAnsi="Times New Roman"/>
          <w:sz w:val="28"/>
          <w:szCs w:val="28"/>
        </w:rPr>
        <w:t>Л.Г.</w:t>
      </w:r>
      <w:r w:rsidR="00276AD9">
        <w:rPr>
          <w:rFonts w:ascii="Times New Roman" w:hAnsi="Times New Roman"/>
          <w:sz w:val="28"/>
          <w:szCs w:val="28"/>
        </w:rPr>
        <w:t> </w:t>
      </w:r>
      <w:r w:rsidRPr="00276AD9">
        <w:rPr>
          <w:rFonts w:ascii="Times New Roman" w:hAnsi="Times New Roman"/>
          <w:sz w:val="28"/>
          <w:szCs w:val="28"/>
        </w:rPr>
        <w:t>Малышев, К.А.</w:t>
      </w:r>
      <w:r w:rsidR="00276AD9">
        <w:rPr>
          <w:rFonts w:ascii="Times New Roman" w:hAnsi="Times New Roman"/>
          <w:sz w:val="28"/>
          <w:szCs w:val="28"/>
        </w:rPr>
        <w:t> </w:t>
      </w:r>
      <w:r w:rsidRPr="00276AD9">
        <w:rPr>
          <w:rFonts w:ascii="Times New Roman" w:hAnsi="Times New Roman"/>
          <w:sz w:val="28"/>
          <w:szCs w:val="28"/>
        </w:rPr>
        <w:t>Шумихина, А.В.</w:t>
      </w:r>
      <w:r w:rsidR="00276AD9">
        <w:rPr>
          <w:rFonts w:ascii="Times New Roman" w:hAnsi="Times New Roman"/>
          <w:sz w:val="28"/>
          <w:szCs w:val="28"/>
        </w:rPr>
        <w:t> </w:t>
      </w:r>
      <w:r w:rsidRPr="00276AD9">
        <w:rPr>
          <w:rFonts w:ascii="Times New Roman" w:hAnsi="Times New Roman"/>
          <w:sz w:val="28"/>
          <w:szCs w:val="28"/>
        </w:rPr>
        <w:t>Мелких [и др.]</w:t>
      </w:r>
      <w:r w:rsidR="00276AD9">
        <w:rPr>
          <w:rFonts w:ascii="Times New Roman" w:hAnsi="Times New Roman"/>
          <w:sz w:val="28"/>
          <w:szCs w:val="28"/>
        </w:rPr>
        <w:t> </w:t>
      </w:r>
      <w:r w:rsidRPr="00276AD9">
        <w:rPr>
          <w:rFonts w:ascii="Times New Roman" w:hAnsi="Times New Roman"/>
          <w:sz w:val="28"/>
          <w:szCs w:val="28"/>
        </w:rPr>
        <w:t>; под ред. Ф.А.</w:t>
      </w:r>
      <w:r w:rsidR="00276AD9">
        <w:rPr>
          <w:rFonts w:ascii="Times New Roman" w:hAnsi="Times New Roman"/>
          <w:sz w:val="28"/>
          <w:szCs w:val="28"/>
        </w:rPr>
        <w:t> </w:t>
      </w:r>
      <w:r w:rsidRPr="00276AD9">
        <w:rPr>
          <w:rFonts w:ascii="Times New Roman" w:hAnsi="Times New Roman"/>
          <w:sz w:val="28"/>
          <w:szCs w:val="28"/>
        </w:rPr>
        <w:t>Сидоренко.</w:t>
      </w:r>
      <w:r w:rsidR="00276AD9">
        <w:rPr>
          <w:rFonts w:ascii="Times New Roman" w:hAnsi="Times New Roman"/>
          <w:sz w:val="28"/>
          <w:szCs w:val="28"/>
        </w:rPr>
        <w:t> </w:t>
      </w:r>
      <w:r w:rsidRPr="00276AD9">
        <w:rPr>
          <w:rFonts w:ascii="Times New Roman" w:hAnsi="Times New Roman"/>
          <w:spacing w:val="-5"/>
          <w:sz w:val="28"/>
          <w:szCs w:val="28"/>
        </w:rPr>
        <w:t>– Екатеринбург</w:t>
      </w:r>
      <w:r w:rsidR="00276AD9">
        <w:rPr>
          <w:rFonts w:ascii="Times New Roman" w:hAnsi="Times New Roman"/>
          <w:spacing w:val="-5"/>
          <w:sz w:val="28"/>
          <w:szCs w:val="28"/>
        </w:rPr>
        <w:t> </w:t>
      </w:r>
      <w:r w:rsidRPr="00276AD9">
        <w:rPr>
          <w:rFonts w:ascii="Times New Roman" w:hAnsi="Times New Roman"/>
          <w:spacing w:val="-5"/>
          <w:sz w:val="28"/>
          <w:szCs w:val="28"/>
        </w:rPr>
        <w:t>: УрФУ, 2013. – 404</w:t>
      </w:r>
      <w:r w:rsidR="00276AD9">
        <w:rPr>
          <w:rFonts w:ascii="Times New Roman" w:hAnsi="Times New Roman"/>
          <w:spacing w:val="-5"/>
          <w:sz w:val="28"/>
          <w:szCs w:val="28"/>
        </w:rPr>
        <w:t> </w:t>
      </w:r>
      <w:r w:rsidRPr="00276AD9">
        <w:rPr>
          <w:rFonts w:ascii="Times New Roman" w:hAnsi="Times New Roman"/>
          <w:spacing w:val="-5"/>
          <w:sz w:val="28"/>
          <w:szCs w:val="28"/>
        </w:rPr>
        <w:t>с.</w:t>
      </w:r>
    </w:p>
    <w:p w:rsidR="00AD7D3C" w:rsidRDefault="00AD7D3C">
      <w:pPr>
        <w:spacing w:line="240" w:lineRule="auto"/>
        <w:ind w:firstLine="0"/>
        <w:jc w:val="left"/>
        <w:rPr>
          <w:rFonts w:ascii="Verdana" w:hAnsi="Verdana"/>
          <w:sz w:val="20"/>
        </w:rPr>
      </w:pPr>
    </w:p>
    <w:p w:rsidR="00276AD9" w:rsidRDefault="00276AD9" w:rsidP="005579A7">
      <w:pPr>
        <w:spacing w:before="1200"/>
        <w:ind w:firstLine="0"/>
        <w:contextualSpacing/>
        <w:jc w:val="center"/>
        <w:rPr>
          <w:sz w:val="24"/>
        </w:rPr>
        <w:sectPr w:rsidR="00276AD9" w:rsidSect="00263D50">
          <w:footerReference w:type="even" r:id="rId1729"/>
          <w:footerReference w:type="default" r:id="rId1730"/>
          <w:pgSz w:w="11906" w:h="16838"/>
          <w:pgMar w:top="1134" w:right="1134" w:bottom="1134" w:left="1134" w:header="709" w:footer="709" w:gutter="0"/>
          <w:pgNumType w:start="1"/>
          <w:cols w:space="708"/>
          <w:titlePg/>
          <w:docGrid w:linePitch="381"/>
        </w:sectPr>
      </w:pPr>
    </w:p>
    <w:p w:rsidR="005579A7" w:rsidRDefault="00686431" w:rsidP="00A87594">
      <w:pPr>
        <w:spacing w:before="720"/>
        <w:ind w:firstLine="0"/>
        <w:jc w:val="center"/>
        <w:rPr>
          <w:sz w:val="24"/>
        </w:rPr>
      </w:pPr>
      <w:r>
        <w:rPr>
          <w:sz w:val="24"/>
        </w:rPr>
        <w:t xml:space="preserve">Электронный </w:t>
      </w:r>
      <w:r w:rsidR="00276AD9">
        <w:rPr>
          <w:sz w:val="24"/>
        </w:rPr>
        <w:t xml:space="preserve">образовательный </w:t>
      </w:r>
      <w:r>
        <w:rPr>
          <w:sz w:val="24"/>
        </w:rPr>
        <w:t>текстовый</w:t>
      </w:r>
      <w:r w:rsidR="00560430">
        <w:rPr>
          <w:sz w:val="24"/>
        </w:rPr>
        <w:t xml:space="preserve"> </w:t>
      </w:r>
      <w:r>
        <w:rPr>
          <w:sz w:val="24"/>
        </w:rPr>
        <w:t>ресурс</w:t>
      </w:r>
    </w:p>
    <w:p w:rsidR="005579A7" w:rsidRDefault="005579A7" w:rsidP="005579A7">
      <w:pPr>
        <w:ind w:firstLine="0"/>
        <w:jc w:val="center"/>
        <w:rPr>
          <w:szCs w:val="28"/>
        </w:rPr>
      </w:pPr>
    </w:p>
    <w:p w:rsidR="00A87594" w:rsidRPr="0082174E" w:rsidRDefault="00A87594" w:rsidP="005579A7">
      <w:pPr>
        <w:ind w:firstLine="0"/>
        <w:jc w:val="center"/>
        <w:rPr>
          <w:szCs w:val="28"/>
        </w:rPr>
      </w:pPr>
    </w:p>
    <w:p w:rsidR="005579A7" w:rsidRPr="00276AD9" w:rsidRDefault="005579A7" w:rsidP="005579A7">
      <w:pPr>
        <w:ind w:firstLine="0"/>
        <w:jc w:val="center"/>
      </w:pPr>
      <w:r w:rsidRPr="00276AD9">
        <w:t>Повзнер Александр Александрович</w:t>
      </w:r>
    </w:p>
    <w:p w:rsidR="005579A7" w:rsidRPr="00276AD9" w:rsidRDefault="005579A7" w:rsidP="005579A7">
      <w:pPr>
        <w:ind w:firstLine="0"/>
        <w:jc w:val="center"/>
      </w:pPr>
      <w:r w:rsidRPr="00276AD9">
        <w:t>Андреева Анна Григорьевна</w:t>
      </w:r>
    </w:p>
    <w:p w:rsidR="005579A7" w:rsidRPr="00276AD9" w:rsidRDefault="005579A7" w:rsidP="005579A7">
      <w:pPr>
        <w:ind w:firstLine="0"/>
        <w:jc w:val="center"/>
      </w:pPr>
      <w:r w:rsidRPr="00276AD9">
        <w:t>Шумихина Кямаля Арифовна</w:t>
      </w:r>
    </w:p>
    <w:p w:rsidR="005579A7" w:rsidRDefault="005579A7" w:rsidP="005579A7">
      <w:pPr>
        <w:ind w:firstLine="0"/>
        <w:jc w:val="center"/>
        <w:rPr>
          <w:b/>
          <w:szCs w:val="28"/>
        </w:rPr>
      </w:pPr>
    </w:p>
    <w:p w:rsidR="00A87594" w:rsidRPr="0082174E" w:rsidRDefault="00A87594" w:rsidP="005579A7">
      <w:pPr>
        <w:ind w:firstLine="0"/>
        <w:jc w:val="center"/>
        <w:rPr>
          <w:b/>
          <w:szCs w:val="28"/>
        </w:rPr>
      </w:pPr>
    </w:p>
    <w:p w:rsidR="00921100" w:rsidRPr="00D6136E" w:rsidRDefault="00AD7D3C">
      <w:pPr>
        <w:ind w:firstLine="142"/>
        <w:jc w:val="center"/>
        <w:rPr>
          <w:b/>
          <w:bCs/>
          <w:szCs w:val="28"/>
        </w:rPr>
      </w:pPr>
      <w:r w:rsidRPr="00D6136E">
        <w:rPr>
          <w:b/>
          <w:bCs/>
          <w:szCs w:val="28"/>
        </w:rPr>
        <w:t>ФИЗИКА</w:t>
      </w:r>
    </w:p>
    <w:p w:rsidR="00AD7D3C" w:rsidRPr="00D6136E" w:rsidRDefault="00D6136E">
      <w:pPr>
        <w:ind w:firstLine="142"/>
        <w:jc w:val="center"/>
        <w:rPr>
          <w:b/>
          <w:bCs/>
          <w:szCs w:val="28"/>
        </w:rPr>
      </w:pPr>
      <w:r w:rsidRPr="00D6136E">
        <w:rPr>
          <w:b/>
          <w:bCs/>
          <w:szCs w:val="28"/>
        </w:rPr>
        <w:t xml:space="preserve">МАТЕРИАЛЫ ДЛЯ </w:t>
      </w:r>
      <w:r w:rsidR="00AD7D3C" w:rsidRPr="00D6136E">
        <w:rPr>
          <w:b/>
          <w:bCs/>
          <w:szCs w:val="28"/>
        </w:rPr>
        <w:t>КОНСПЕКТ</w:t>
      </w:r>
      <w:r w:rsidRPr="00D6136E">
        <w:rPr>
          <w:b/>
          <w:bCs/>
          <w:szCs w:val="28"/>
        </w:rPr>
        <w:t>А</w:t>
      </w:r>
      <w:r w:rsidR="00AD7D3C" w:rsidRPr="00D6136E">
        <w:rPr>
          <w:b/>
          <w:bCs/>
          <w:szCs w:val="28"/>
        </w:rPr>
        <w:t xml:space="preserve"> ЛЕКЦИЙ</w:t>
      </w:r>
    </w:p>
    <w:p w:rsidR="005579A7" w:rsidRPr="0082174E" w:rsidRDefault="005579A7" w:rsidP="005579A7">
      <w:pPr>
        <w:ind w:firstLine="0"/>
        <w:jc w:val="center"/>
        <w:rPr>
          <w:b/>
          <w:szCs w:val="28"/>
        </w:rPr>
      </w:pPr>
    </w:p>
    <w:p w:rsidR="005579A7" w:rsidRDefault="005579A7" w:rsidP="005579A7">
      <w:pPr>
        <w:ind w:firstLine="0"/>
        <w:jc w:val="center"/>
        <w:rPr>
          <w:szCs w:val="28"/>
        </w:rPr>
      </w:pPr>
    </w:p>
    <w:p w:rsidR="005579A7" w:rsidRDefault="005579A7" w:rsidP="005579A7">
      <w:pPr>
        <w:ind w:firstLine="0"/>
        <w:jc w:val="center"/>
        <w:rPr>
          <w:szCs w:val="28"/>
        </w:rPr>
      </w:pPr>
    </w:p>
    <w:p w:rsidR="005579A7" w:rsidRPr="00DA6162" w:rsidRDefault="00276AD9" w:rsidP="00A87594">
      <w:pPr>
        <w:tabs>
          <w:tab w:val="left" w:pos="5812"/>
        </w:tabs>
        <w:spacing w:line="240" w:lineRule="auto"/>
        <w:ind w:left="1985" w:firstLine="0"/>
        <w:rPr>
          <w:b/>
          <w:sz w:val="24"/>
        </w:rPr>
      </w:pPr>
      <w:r>
        <w:rPr>
          <w:b/>
          <w:sz w:val="24"/>
        </w:rPr>
        <w:t>Подготовка к публикации</w:t>
      </w:r>
      <w:r w:rsidR="005579A7">
        <w:rPr>
          <w:b/>
          <w:sz w:val="24"/>
        </w:rPr>
        <w:tab/>
      </w:r>
      <w:r>
        <w:rPr>
          <w:i/>
          <w:sz w:val="24"/>
        </w:rPr>
        <w:t>А.В. Ерофеевой</w:t>
      </w:r>
    </w:p>
    <w:p w:rsidR="00A87594" w:rsidRPr="00A87594" w:rsidRDefault="00A87594" w:rsidP="00A87594">
      <w:pPr>
        <w:spacing w:line="240" w:lineRule="auto"/>
        <w:ind w:left="1985" w:firstLine="0"/>
        <w:rPr>
          <w:i/>
          <w:sz w:val="24"/>
          <w:szCs w:val="24"/>
        </w:rPr>
      </w:pPr>
      <w:r>
        <w:rPr>
          <w:b/>
          <w:sz w:val="24"/>
        </w:rPr>
        <w:t>Компьютерная верстка</w:t>
      </w:r>
      <w:r>
        <w:rPr>
          <w:b/>
          <w:sz w:val="24"/>
        </w:rPr>
        <w:tab/>
      </w:r>
      <w:r>
        <w:rPr>
          <w:b/>
          <w:sz w:val="24"/>
        </w:rPr>
        <w:tab/>
      </w:r>
      <w:r w:rsidRPr="00A87594">
        <w:rPr>
          <w:i/>
          <w:sz w:val="24"/>
          <w:szCs w:val="24"/>
        </w:rPr>
        <w:t xml:space="preserve">А.Г. Андреевой </w:t>
      </w:r>
    </w:p>
    <w:p w:rsidR="00A87594" w:rsidRPr="00A87594" w:rsidRDefault="00A87594" w:rsidP="00A87594">
      <w:pPr>
        <w:spacing w:line="240" w:lineRule="auto"/>
        <w:ind w:left="5040"/>
        <w:rPr>
          <w:i/>
          <w:sz w:val="24"/>
          <w:szCs w:val="24"/>
        </w:rPr>
      </w:pPr>
      <w:r w:rsidRPr="00A87594">
        <w:rPr>
          <w:i/>
          <w:sz w:val="24"/>
          <w:szCs w:val="24"/>
        </w:rPr>
        <w:t xml:space="preserve">К. А. Шумихиной </w:t>
      </w:r>
    </w:p>
    <w:p w:rsidR="005579A7" w:rsidRPr="00DA6162" w:rsidRDefault="005579A7" w:rsidP="00A87594">
      <w:pPr>
        <w:spacing w:line="240" w:lineRule="auto"/>
        <w:ind w:firstLine="0"/>
        <w:jc w:val="center"/>
        <w:rPr>
          <w:b/>
          <w:sz w:val="24"/>
        </w:rPr>
      </w:pPr>
    </w:p>
    <w:p w:rsidR="005579A7" w:rsidRDefault="005579A7" w:rsidP="00A87594">
      <w:pPr>
        <w:spacing w:line="240" w:lineRule="auto"/>
        <w:ind w:firstLine="0"/>
        <w:jc w:val="center"/>
        <w:rPr>
          <w:b/>
          <w:sz w:val="24"/>
        </w:rPr>
      </w:pPr>
    </w:p>
    <w:p w:rsidR="00A87594" w:rsidRDefault="00A87594" w:rsidP="00A87594">
      <w:pPr>
        <w:spacing w:line="240" w:lineRule="auto"/>
        <w:ind w:firstLine="0"/>
        <w:jc w:val="center"/>
        <w:rPr>
          <w:b/>
          <w:sz w:val="24"/>
        </w:rPr>
      </w:pPr>
    </w:p>
    <w:p w:rsidR="00A87594" w:rsidRPr="00DA6162" w:rsidRDefault="00A87594" w:rsidP="00A87594">
      <w:pPr>
        <w:spacing w:line="240" w:lineRule="auto"/>
        <w:ind w:firstLine="0"/>
        <w:jc w:val="center"/>
        <w:rPr>
          <w:b/>
          <w:sz w:val="24"/>
        </w:rPr>
      </w:pPr>
    </w:p>
    <w:p w:rsidR="005579A7" w:rsidRPr="00DA6162" w:rsidRDefault="005579A7" w:rsidP="00A87594">
      <w:pPr>
        <w:spacing w:line="240" w:lineRule="auto"/>
        <w:ind w:firstLine="0"/>
        <w:jc w:val="center"/>
        <w:rPr>
          <w:b/>
          <w:sz w:val="24"/>
        </w:rPr>
      </w:pPr>
      <w:r w:rsidRPr="00DA6162">
        <w:rPr>
          <w:b/>
          <w:sz w:val="24"/>
        </w:rPr>
        <w:t>Рекомендовано Методическим советом</w:t>
      </w:r>
      <w:r>
        <w:rPr>
          <w:b/>
          <w:sz w:val="24"/>
        </w:rPr>
        <w:t xml:space="preserve"> УрФУ</w:t>
      </w:r>
    </w:p>
    <w:p w:rsidR="005579A7" w:rsidRPr="00DA6162" w:rsidRDefault="005579A7" w:rsidP="00A87594">
      <w:pPr>
        <w:spacing w:line="240" w:lineRule="auto"/>
        <w:ind w:firstLine="0"/>
        <w:jc w:val="center"/>
        <w:rPr>
          <w:b/>
          <w:sz w:val="24"/>
        </w:rPr>
      </w:pPr>
      <w:r w:rsidRPr="00DA6162">
        <w:rPr>
          <w:b/>
          <w:sz w:val="24"/>
        </w:rPr>
        <w:t>Разрешено к публикации</w:t>
      </w:r>
      <w:r w:rsidR="00A87594">
        <w:rPr>
          <w:b/>
          <w:sz w:val="24"/>
        </w:rPr>
        <w:t xml:space="preserve"> 18.12.2017</w:t>
      </w:r>
    </w:p>
    <w:p w:rsidR="005579A7" w:rsidRPr="00DA6162" w:rsidRDefault="005579A7" w:rsidP="00A87594">
      <w:pPr>
        <w:spacing w:line="240" w:lineRule="auto"/>
        <w:ind w:firstLine="0"/>
        <w:jc w:val="center"/>
        <w:rPr>
          <w:b/>
          <w:sz w:val="24"/>
        </w:rPr>
      </w:pPr>
      <w:r w:rsidRPr="00DA6162">
        <w:rPr>
          <w:b/>
          <w:sz w:val="24"/>
        </w:rPr>
        <w:t>Электронный формат – pdf</w:t>
      </w:r>
    </w:p>
    <w:p w:rsidR="00E128A9" w:rsidRPr="00DA6162" w:rsidRDefault="00E128A9" w:rsidP="00A87594">
      <w:pPr>
        <w:spacing w:line="240" w:lineRule="auto"/>
        <w:ind w:firstLine="0"/>
        <w:jc w:val="center"/>
        <w:rPr>
          <w:b/>
          <w:sz w:val="24"/>
        </w:rPr>
      </w:pPr>
      <w:r w:rsidRPr="00DA6162">
        <w:rPr>
          <w:b/>
          <w:sz w:val="24"/>
        </w:rPr>
        <w:t xml:space="preserve">Объем </w:t>
      </w:r>
      <w:r w:rsidR="00A87594">
        <w:rPr>
          <w:b/>
          <w:sz w:val="24"/>
        </w:rPr>
        <w:t>5</w:t>
      </w:r>
      <w:r w:rsidR="00DC27B7">
        <w:rPr>
          <w:b/>
          <w:sz w:val="24"/>
        </w:rPr>
        <w:t>,</w:t>
      </w:r>
      <w:r w:rsidR="00AD7D3C">
        <w:rPr>
          <w:b/>
          <w:sz w:val="24"/>
        </w:rPr>
        <w:t>8</w:t>
      </w:r>
      <w:r w:rsidR="00A87594">
        <w:rPr>
          <w:b/>
          <w:sz w:val="24"/>
        </w:rPr>
        <w:t>7</w:t>
      </w:r>
      <w:r w:rsidRPr="00DA6162">
        <w:rPr>
          <w:b/>
          <w:sz w:val="24"/>
        </w:rPr>
        <w:t xml:space="preserve"> уч.-изд. л.</w:t>
      </w:r>
    </w:p>
    <w:p w:rsidR="005579A7" w:rsidRDefault="005579A7" w:rsidP="00A87594">
      <w:pPr>
        <w:spacing w:line="240" w:lineRule="auto"/>
        <w:ind w:firstLine="0"/>
        <w:jc w:val="center"/>
        <w:rPr>
          <w:b/>
          <w:sz w:val="24"/>
        </w:rPr>
      </w:pPr>
    </w:p>
    <w:p w:rsidR="00A87594" w:rsidRDefault="00A87594" w:rsidP="00A87594">
      <w:pPr>
        <w:spacing w:line="240" w:lineRule="auto"/>
        <w:ind w:firstLine="0"/>
        <w:jc w:val="center"/>
        <w:rPr>
          <w:b/>
          <w:sz w:val="24"/>
        </w:rPr>
      </w:pPr>
    </w:p>
    <w:p w:rsidR="00A87594" w:rsidRPr="00DA6162" w:rsidRDefault="00A87594" w:rsidP="00A87594">
      <w:pPr>
        <w:spacing w:line="240" w:lineRule="auto"/>
        <w:ind w:firstLine="0"/>
        <w:jc w:val="center"/>
        <w:rPr>
          <w:b/>
          <w:sz w:val="24"/>
        </w:rPr>
      </w:pPr>
    </w:p>
    <w:p w:rsidR="005579A7" w:rsidRPr="00DA6162" w:rsidRDefault="005579A7" w:rsidP="00A87594">
      <w:pPr>
        <w:spacing w:line="240" w:lineRule="auto"/>
        <w:ind w:firstLine="0"/>
        <w:jc w:val="center"/>
        <w:rPr>
          <w:b/>
          <w:sz w:val="24"/>
        </w:rPr>
      </w:pPr>
    </w:p>
    <w:p w:rsidR="005579A7" w:rsidRDefault="00921100" w:rsidP="00A87594">
      <w:pPr>
        <w:spacing w:line="240" w:lineRule="auto"/>
        <w:ind w:firstLine="0"/>
        <w:jc w:val="center"/>
        <w:rPr>
          <w:b/>
          <w:sz w:val="24"/>
        </w:rPr>
      </w:pPr>
      <w:r>
        <w:rPr>
          <w:b/>
          <w:noProof/>
          <w:sz w:val="24"/>
        </w:rPr>
        <w:drawing>
          <wp:inline distT="0" distB="0" distL="0" distR="0" wp14:anchorId="41DC622E" wp14:editId="3EAF49B7">
            <wp:extent cx="657225" cy="428625"/>
            <wp:effectExtent l="19050" t="0" r="9525"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31" cstate="print"/>
                    <a:srcRect/>
                    <a:stretch>
                      <a:fillRect/>
                    </a:stretch>
                  </pic:blipFill>
                  <pic:spPr bwMode="auto">
                    <a:xfrm>
                      <a:off x="0" y="0"/>
                      <a:ext cx="657225" cy="428625"/>
                    </a:xfrm>
                    <a:prstGeom prst="rect">
                      <a:avLst/>
                    </a:prstGeom>
                    <a:noFill/>
                    <a:ln w="9525">
                      <a:noFill/>
                      <a:miter lim="800000"/>
                      <a:headEnd/>
                      <a:tailEnd/>
                    </a:ln>
                  </pic:spPr>
                </pic:pic>
              </a:graphicData>
            </a:graphic>
          </wp:inline>
        </w:drawing>
      </w:r>
    </w:p>
    <w:p w:rsidR="00A87594" w:rsidRPr="00DA6162" w:rsidRDefault="00A87594" w:rsidP="00A87594">
      <w:pPr>
        <w:spacing w:line="240" w:lineRule="auto"/>
        <w:ind w:firstLine="0"/>
        <w:jc w:val="center"/>
        <w:rPr>
          <w:b/>
          <w:sz w:val="24"/>
        </w:rPr>
      </w:pPr>
    </w:p>
    <w:p w:rsidR="005579A7" w:rsidRPr="00DA6162" w:rsidRDefault="005579A7" w:rsidP="00A87594">
      <w:pPr>
        <w:spacing w:line="240" w:lineRule="auto"/>
        <w:ind w:firstLine="0"/>
        <w:jc w:val="center"/>
        <w:rPr>
          <w:b/>
          <w:sz w:val="24"/>
        </w:rPr>
      </w:pPr>
      <w:r w:rsidRPr="00DA6162">
        <w:rPr>
          <w:b/>
          <w:sz w:val="24"/>
        </w:rPr>
        <w:t>620002, Екатеринбург, ул. Мира, 19</w:t>
      </w:r>
    </w:p>
    <w:p w:rsidR="005579A7" w:rsidRPr="00DA6162" w:rsidRDefault="005579A7" w:rsidP="00A87594">
      <w:pPr>
        <w:spacing w:line="240" w:lineRule="auto"/>
        <w:ind w:firstLine="0"/>
        <w:jc w:val="center"/>
        <w:rPr>
          <w:b/>
          <w:sz w:val="24"/>
        </w:rPr>
      </w:pPr>
    </w:p>
    <w:p w:rsidR="005579A7" w:rsidRDefault="005579A7" w:rsidP="00A87594">
      <w:pPr>
        <w:spacing w:line="240" w:lineRule="auto"/>
        <w:ind w:firstLine="0"/>
        <w:jc w:val="center"/>
        <w:rPr>
          <w:b/>
          <w:sz w:val="24"/>
        </w:rPr>
      </w:pPr>
    </w:p>
    <w:p w:rsidR="00A87594" w:rsidRPr="00DA6162" w:rsidRDefault="00A87594" w:rsidP="00A87594">
      <w:pPr>
        <w:spacing w:line="240" w:lineRule="auto"/>
        <w:ind w:firstLine="0"/>
        <w:jc w:val="center"/>
        <w:rPr>
          <w:b/>
          <w:sz w:val="24"/>
        </w:rPr>
      </w:pPr>
    </w:p>
    <w:p w:rsidR="005579A7" w:rsidRPr="00DA6162" w:rsidRDefault="005579A7" w:rsidP="00A87594">
      <w:pPr>
        <w:spacing w:line="240" w:lineRule="auto"/>
        <w:ind w:firstLine="0"/>
        <w:jc w:val="center"/>
        <w:rPr>
          <w:b/>
          <w:sz w:val="24"/>
        </w:rPr>
      </w:pPr>
      <w:r w:rsidRPr="00DA6162">
        <w:rPr>
          <w:b/>
          <w:sz w:val="24"/>
        </w:rPr>
        <w:t>Информационный портал УрФУ</w:t>
      </w:r>
    </w:p>
    <w:p w:rsidR="00D83693" w:rsidRPr="00276AD9" w:rsidRDefault="005579A7" w:rsidP="00A87594">
      <w:pPr>
        <w:spacing w:line="240" w:lineRule="auto"/>
        <w:ind w:firstLine="0"/>
        <w:jc w:val="center"/>
        <w:rPr>
          <w:b/>
          <w:sz w:val="24"/>
        </w:rPr>
      </w:pPr>
      <w:r w:rsidRPr="001904A3">
        <w:rPr>
          <w:b/>
          <w:sz w:val="24"/>
        </w:rPr>
        <w:t>http://study.urfu.ru</w:t>
      </w:r>
    </w:p>
    <w:sectPr w:rsidR="00D83693" w:rsidRPr="00276AD9" w:rsidSect="00263D50">
      <w:pgSz w:w="11906" w:h="16838"/>
      <w:pgMar w:top="1134" w:right="1134" w:bottom="1134" w:left="1134"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73B91" w:rsidRDefault="00673B91">
      <w:r>
        <w:separator/>
      </w:r>
    </w:p>
  </w:endnote>
  <w:endnote w:type="continuationSeparator" w:id="0">
    <w:p w:rsidR="00673B91" w:rsidRDefault="00673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43"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70E9" w:rsidRDefault="006F70E9" w:rsidP="00C36F32">
    <w:pPr>
      <w:pStyle w:val="a6"/>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rsidR="006F70E9" w:rsidRDefault="006F70E9" w:rsidP="00C36F32">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322602"/>
      <w:docPartObj>
        <w:docPartGallery w:val="Page Numbers (Bottom of Page)"/>
        <w:docPartUnique/>
      </w:docPartObj>
    </w:sdtPr>
    <w:sdtEndPr>
      <w:rPr>
        <w:sz w:val="24"/>
      </w:rPr>
    </w:sdtEndPr>
    <w:sdtContent>
      <w:p w:rsidR="006F70E9" w:rsidRDefault="006F70E9" w:rsidP="00533674">
        <w:pPr>
          <w:pStyle w:val="a6"/>
          <w:ind w:firstLine="0"/>
          <w:jc w:val="center"/>
        </w:pPr>
        <w:r w:rsidRPr="008C226D">
          <w:rPr>
            <w:sz w:val="24"/>
          </w:rPr>
          <w:fldChar w:fldCharType="begin"/>
        </w:r>
        <w:r w:rsidRPr="008C226D">
          <w:rPr>
            <w:sz w:val="24"/>
          </w:rPr>
          <w:instrText xml:space="preserve"> PAGE   \* MERGEFORMAT </w:instrText>
        </w:r>
        <w:r w:rsidRPr="008C226D">
          <w:rPr>
            <w:sz w:val="24"/>
          </w:rPr>
          <w:fldChar w:fldCharType="separate"/>
        </w:r>
        <w:r w:rsidR="00D6136E">
          <w:rPr>
            <w:noProof/>
            <w:sz w:val="24"/>
          </w:rPr>
          <w:t>133</w:t>
        </w:r>
        <w:r w:rsidRPr="008C226D">
          <w:rPr>
            <w:noProof/>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73B91" w:rsidRDefault="00673B91">
      <w:r>
        <w:separator/>
      </w:r>
    </w:p>
  </w:footnote>
  <w:footnote w:type="continuationSeparator" w:id="0">
    <w:p w:rsidR="00673B91" w:rsidRDefault="00673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DF3EF274"/>
    <w:lvl w:ilvl="0">
      <w:start w:val="1"/>
      <w:numFmt w:val="decimal"/>
      <w:pStyle w:val="2"/>
      <w:lvlText w:val="%1."/>
      <w:lvlJc w:val="left"/>
      <w:pPr>
        <w:tabs>
          <w:tab w:val="num" w:pos="643"/>
        </w:tabs>
        <w:ind w:left="643" w:hanging="360"/>
      </w:pPr>
    </w:lvl>
  </w:abstractNum>
  <w:abstractNum w:abstractNumId="1" w15:restartNumberingAfterBreak="0">
    <w:nsid w:val="FFFFFF88"/>
    <w:multiLevelType w:val="singleLevel"/>
    <w:tmpl w:val="DA20B2BC"/>
    <w:lvl w:ilvl="0">
      <w:start w:val="1"/>
      <w:numFmt w:val="decimal"/>
      <w:pStyle w:val="a"/>
      <w:lvlText w:val="%1."/>
      <w:lvlJc w:val="left"/>
      <w:pPr>
        <w:tabs>
          <w:tab w:val="num" w:pos="1070"/>
        </w:tabs>
        <w:ind w:left="1070" w:hanging="360"/>
      </w:pPr>
      <w:rPr>
        <w:i w:val="0"/>
      </w:rPr>
    </w:lvl>
  </w:abstractNum>
  <w:abstractNum w:abstractNumId="2" w15:restartNumberingAfterBreak="0">
    <w:nsid w:val="05802467"/>
    <w:multiLevelType w:val="hybridMultilevel"/>
    <w:tmpl w:val="4A7E1858"/>
    <w:lvl w:ilvl="0" w:tplc="0419000F">
      <w:start w:val="1"/>
      <w:numFmt w:val="decimal"/>
      <w:lvlText w:val="%1."/>
      <w:lvlJc w:val="left"/>
      <w:pPr>
        <w:ind w:left="720" w:hanging="360"/>
      </w:pPr>
    </w:lvl>
    <w:lvl w:ilvl="1" w:tplc="613EEA20">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68F4560"/>
    <w:multiLevelType w:val="hybridMultilevel"/>
    <w:tmpl w:val="0F6ADA70"/>
    <w:lvl w:ilvl="0" w:tplc="97E82BB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FF83DD6"/>
    <w:multiLevelType w:val="hybridMultilevel"/>
    <w:tmpl w:val="D32604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7F11D9A"/>
    <w:multiLevelType w:val="hybridMultilevel"/>
    <w:tmpl w:val="A8A8E146"/>
    <w:lvl w:ilvl="0" w:tplc="918E8408">
      <w:start w:val="1"/>
      <w:numFmt w:val="bullet"/>
      <w:lvlText w:val=""/>
      <w:lvlJc w:val="left"/>
      <w:pPr>
        <w:ind w:left="1428" w:hanging="360"/>
      </w:pPr>
      <w:rPr>
        <w:rFonts w:ascii="Symbol" w:hAnsi="Symbol" w:hint="default"/>
        <w:color w:val="auto"/>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7F25735"/>
    <w:multiLevelType w:val="hybridMultilevel"/>
    <w:tmpl w:val="B23C20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344AB5"/>
    <w:multiLevelType w:val="hybridMultilevel"/>
    <w:tmpl w:val="5DF62E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A71163D"/>
    <w:multiLevelType w:val="hybridMultilevel"/>
    <w:tmpl w:val="B23C207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C5338E1"/>
    <w:multiLevelType w:val="hybridMultilevel"/>
    <w:tmpl w:val="B1C8B9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31A363F"/>
    <w:multiLevelType w:val="hybridMultilevel"/>
    <w:tmpl w:val="AAC4C6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888767A"/>
    <w:multiLevelType w:val="hybridMultilevel"/>
    <w:tmpl w:val="36B8B4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F51438C"/>
    <w:multiLevelType w:val="hybridMultilevel"/>
    <w:tmpl w:val="0B761512"/>
    <w:lvl w:ilvl="0" w:tplc="4994498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3F710FD4"/>
    <w:multiLevelType w:val="hybridMultilevel"/>
    <w:tmpl w:val="84A678AA"/>
    <w:lvl w:ilvl="0" w:tplc="04190017">
      <w:start w:val="1"/>
      <w:numFmt w:val="lowerLetter"/>
      <w:lvlText w:val="%1)"/>
      <w:lvlJc w:val="left"/>
      <w:pPr>
        <w:ind w:left="720" w:hanging="360"/>
      </w:pPr>
    </w:lvl>
    <w:lvl w:ilvl="1" w:tplc="04190011">
      <w:start w:val="1"/>
      <w:numFmt w:val="decimal"/>
      <w:lvlText w:val="%2)"/>
      <w:lvlJc w:val="left"/>
      <w:pPr>
        <w:ind w:left="1495" w:hanging="360"/>
      </w:pPr>
    </w:lvl>
    <w:lvl w:ilvl="2" w:tplc="73C2381E">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6190229"/>
    <w:multiLevelType w:val="hybridMultilevel"/>
    <w:tmpl w:val="36B8B4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6FE4AF9"/>
    <w:multiLevelType w:val="multilevel"/>
    <w:tmpl w:val="C1847C3E"/>
    <w:lvl w:ilvl="0">
      <w:start w:val="1"/>
      <w:numFmt w:val="decimal"/>
      <w:lvlText w:val="%1."/>
      <w:lvlJc w:val="left"/>
      <w:pPr>
        <w:tabs>
          <w:tab w:val="num" w:pos="900"/>
        </w:tabs>
        <w:ind w:left="900" w:hanging="360"/>
      </w:pPr>
      <w:rPr>
        <w:rFonts w:hint="default"/>
        <w:b w:val="0"/>
      </w:r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16" w15:restartNumberingAfterBreak="0">
    <w:nsid w:val="484F4B15"/>
    <w:multiLevelType w:val="hybridMultilevel"/>
    <w:tmpl w:val="20D27C50"/>
    <w:lvl w:ilvl="0" w:tplc="A038160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D591B5D"/>
    <w:multiLevelType w:val="hybridMultilevel"/>
    <w:tmpl w:val="0F6ADA70"/>
    <w:lvl w:ilvl="0" w:tplc="97E82BB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526480C"/>
    <w:multiLevelType w:val="hybridMultilevel"/>
    <w:tmpl w:val="7F16FABC"/>
    <w:lvl w:ilvl="0" w:tplc="AF32C324">
      <w:start w:val="3"/>
      <w:numFmt w:val="decimal"/>
      <w:lvlText w:val="%1."/>
      <w:lvlJc w:val="left"/>
      <w:pPr>
        <w:ind w:left="644" w:hanging="360"/>
      </w:pPr>
      <w:rPr>
        <w:rFonts w:hint="default"/>
        <w:color w:val="auto"/>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56D870AA"/>
    <w:multiLevelType w:val="hybridMultilevel"/>
    <w:tmpl w:val="21562504"/>
    <w:lvl w:ilvl="0" w:tplc="7BF4A456">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97E0CFD"/>
    <w:multiLevelType w:val="hybridMultilevel"/>
    <w:tmpl w:val="EAAA302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 w15:restartNumberingAfterBreak="0">
    <w:nsid w:val="634E65AA"/>
    <w:multiLevelType w:val="hybridMultilevel"/>
    <w:tmpl w:val="D52CAB52"/>
    <w:lvl w:ilvl="0" w:tplc="918E8408">
      <w:start w:val="1"/>
      <w:numFmt w:val="bullet"/>
      <w:lvlText w:val=""/>
      <w:lvlJc w:val="left"/>
      <w:pPr>
        <w:ind w:left="1440" w:hanging="360"/>
      </w:pPr>
      <w:rPr>
        <w:rFonts w:ascii="Symbol" w:hAnsi="Symbol" w:hint="default"/>
        <w:color w:val="auto"/>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64085D52"/>
    <w:multiLevelType w:val="hybridMultilevel"/>
    <w:tmpl w:val="99E6B1C4"/>
    <w:lvl w:ilvl="0" w:tplc="093ED6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67D3609E"/>
    <w:multiLevelType w:val="hybridMultilevel"/>
    <w:tmpl w:val="36B8B4D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1AF0515"/>
    <w:multiLevelType w:val="hybridMultilevel"/>
    <w:tmpl w:val="0F6ADA70"/>
    <w:lvl w:ilvl="0" w:tplc="97E82BB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46C1A86"/>
    <w:multiLevelType w:val="hybridMultilevel"/>
    <w:tmpl w:val="6002932A"/>
    <w:lvl w:ilvl="0" w:tplc="1F847214">
      <w:start w:val="3"/>
      <w:numFmt w:val="decimal"/>
      <w:lvlText w:val="%1."/>
      <w:lvlJc w:val="left"/>
      <w:pPr>
        <w:ind w:left="720" w:hanging="360"/>
      </w:pPr>
      <w:rPr>
        <w:rFonts w:ascii="Times New Roman" w:hAnsi="Times New Roman" w:cs="Times New Roman"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EFB2B26"/>
    <w:multiLevelType w:val="hybridMultilevel"/>
    <w:tmpl w:val="0F6ADA70"/>
    <w:lvl w:ilvl="0" w:tplc="97E82BB8">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15"/>
  </w:num>
  <w:num w:numId="4">
    <w:abstractNumId w:val="15"/>
    <w:lvlOverride w:ilvl="0">
      <w:startOverride w:val="2"/>
    </w:lvlOverride>
  </w:num>
  <w:num w:numId="5">
    <w:abstractNumId w:val="19"/>
  </w:num>
  <w:num w:numId="6">
    <w:abstractNumId w:val="18"/>
  </w:num>
  <w:num w:numId="7">
    <w:abstractNumId w:val="12"/>
  </w:num>
  <w:num w:numId="8">
    <w:abstractNumId w:val="7"/>
  </w:num>
  <w:num w:numId="9">
    <w:abstractNumId w:val="8"/>
  </w:num>
  <w:num w:numId="10">
    <w:abstractNumId w:val="6"/>
  </w:num>
  <w:num w:numId="11">
    <w:abstractNumId w:val="2"/>
  </w:num>
  <w:num w:numId="12">
    <w:abstractNumId w:val="13"/>
  </w:num>
  <w:num w:numId="13">
    <w:abstractNumId w:val="22"/>
  </w:num>
  <w:num w:numId="14">
    <w:abstractNumId w:val="26"/>
  </w:num>
  <w:num w:numId="15">
    <w:abstractNumId w:val="24"/>
  </w:num>
  <w:num w:numId="16">
    <w:abstractNumId w:val="17"/>
  </w:num>
  <w:num w:numId="17">
    <w:abstractNumId w:val="16"/>
  </w:num>
  <w:num w:numId="18">
    <w:abstractNumId w:val="11"/>
  </w:num>
  <w:num w:numId="19">
    <w:abstractNumId w:val="14"/>
  </w:num>
  <w:num w:numId="20">
    <w:abstractNumId w:val="23"/>
  </w:num>
  <w:num w:numId="21">
    <w:abstractNumId w:val="3"/>
  </w:num>
  <w:num w:numId="22">
    <w:abstractNumId w:val="20"/>
  </w:num>
  <w:num w:numId="23">
    <w:abstractNumId w:val="9"/>
  </w:num>
  <w:num w:numId="24">
    <w:abstractNumId w:val="25"/>
  </w:num>
  <w:num w:numId="25">
    <w:abstractNumId w:val="5"/>
  </w:num>
  <w:num w:numId="26">
    <w:abstractNumId w:val="21"/>
  </w:num>
  <w:num w:numId="27">
    <w:abstractNumId w:val="10"/>
  </w:num>
  <w:num w:numId="28">
    <w:abstractNumId w:val="4"/>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483"/>
    <w:rsid w:val="00000448"/>
    <w:rsid w:val="0000063F"/>
    <w:rsid w:val="00001AC1"/>
    <w:rsid w:val="00007F14"/>
    <w:rsid w:val="000110DF"/>
    <w:rsid w:val="00012B5F"/>
    <w:rsid w:val="00014DDA"/>
    <w:rsid w:val="0001542C"/>
    <w:rsid w:val="00017B27"/>
    <w:rsid w:val="00017FBA"/>
    <w:rsid w:val="00020AC1"/>
    <w:rsid w:val="00027768"/>
    <w:rsid w:val="00030397"/>
    <w:rsid w:val="00030C3C"/>
    <w:rsid w:val="00031EE9"/>
    <w:rsid w:val="00034F45"/>
    <w:rsid w:val="00040E89"/>
    <w:rsid w:val="000417C8"/>
    <w:rsid w:val="00045831"/>
    <w:rsid w:val="0004757C"/>
    <w:rsid w:val="000475E4"/>
    <w:rsid w:val="0005212F"/>
    <w:rsid w:val="00052C77"/>
    <w:rsid w:val="00053170"/>
    <w:rsid w:val="0005341D"/>
    <w:rsid w:val="0006168F"/>
    <w:rsid w:val="000643CD"/>
    <w:rsid w:val="0006707E"/>
    <w:rsid w:val="0006782C"/>
    <w:rsid w:val="000679B7"/>
    <w:rsid w:val="000702B6"/>
    <w:rsid w:val="00075E32"/>
    <w:rsid w:val="000775EA"/>
    <w:rsid w:val="00077F8B"/>
    <w:rsid w:val="0008262C"/>
    <w:rsid w:val="00084CEF"/>
    <w:rsid w:val="000853CB"/>
    <w:rsid w:val="00085FC7"/>
    <w:rsid w:val="00086485"/>
    <w:rsid w:val="00090CE8"/>
    <w:rsid w:val="00090DBA"/>
    <w:rsid w:val="000924B4"/>
    <w:rsid w:val="00092E08"/>
    <w:rsid w:val="00093252"/>
    <w:rsid w:val="00094907"/>
    <w:rsid w:val="000A02CA"/>
    <w:rsid w:val="000A2F6A"/>
    <w:rsid w:val="000A2FB6"/>
    <w:rsid w:val="000A4327"/>
    <w:rsid w:val="000A472E"/>
    <w:rsid w:val="000A701A"/>
    <w:rsid w:val="000A7D30"/>
    <w:rsid w:val="000A7F70"/>
    <w:rsid w:val="000B0AA5"/>
    <w:rsid w:val="000B15C9"/>
    <w:rsid w:val="000B2DB4"/>
    <w:rsid w:val="000B3208"/>
    <w:rsid w:val="000B3B88"/>
    <w:rsid w:val="000B5AFA"/>
    <w:rsid w:val="000B6001"/>
    <w:rsid w:val="000B6079"/>
    <w:rsid w:val="000B7421"/>
    <w:rsid w:val="000C00A5"/>
    <w:rsid w:val="000C0465"/>
    <w:rsid w:val="000C2F4D"/>
    <w:rsid w:val="000C3CCF"/>
    <w:rsid w:val="000C5052"/>
    <w:rsid w:val="000C5452"/>
    <w:rsid w:val="000C6570"/>
    <w:rsid w:val="000D41A4"/>
    <w:rsid w:val="000E1AFA"/>
    <w:rsid w:val="000E46A7"/>
    <w:rsid w:val="000F445A"/>
    <w:rsid w:val="000F64D0"/>
    <w:rsid w:val="001023FE"/>
    <w:rsid w:val="00103078"/>
    <w:rsid w:val="00106739"/>
    <w:rsid w:val="00106C0B"/>
    <w:rsid w:val="00110286"/>
    <w:rsid w:val="0011038E"/>
    <w:rsid w:val="00110C9D"/>
    <w:rsid w:val="00111DE9"/>
    <w:rsid w:val="00117DFB"/>
    <w:rsid w:val="00120855"/>
    <w:rsid w:val="00123699"/>
    <w:rsid w:val="00125278"/>
    <w:rsid w:val="00126875"/>
    <w:rsid w:val="0012692A"/>
    <w:rsid w:val="001326F7"/>
    <w:rsid w:val="00134054"/>
    <w:rsid w:val="001353FE"/>
    <w:rsid w:val="00135DC4"/>
    <w:rsid w:val="00136275"/>
    <w:rsid w:val="00136D35"/>
    <w:rsid w:val="001371ED"/>
    <w:rsid w:val="00141D4A"/>
    <w:rsid w:val="00144BE1"/>
    <w:rsid w:val="001456E0"/>
    <w:rsid w:val="00146005"/>
    <w:rsid w:val="00147802"/>
    <w:rsid w:val="00152DAF"/>
    <w:rsid w:val="001564DA"/>
    <w:rsid w:val="001571B8"/>
    <w:rsid w:val="001574C6"/>
    <w:rsid w:val="00161105"/>
    <w:rsid w:val="0016215F"/>
    <w:rsid w:val="00163244"/>
    <w:rsid w:val="00165F90"/>
    <w:rsid w:val="00170C1E"/>
    <w:rsid w:val="001710A7"/>
    <w:rsid w:val="00171EC6"/>
    <w:rsid w:val="001729CF"/>
    <w:rsid w:val="001777B7"/>
    <w:rsid w:val="00177BDA"/>
    <w:rsid w:val="00181E63"/>
    <w:rsid w:val="00183F77"/>
    <w:rsid w:val="00185B27"/>
    <w:rsid w:val="00185B63"/>
    <w:rsid w:val="00192779"/>
    <w:rsid w:val="00194F61"/>
    <w:rsid w:val="00195976"/>
    <w:rsid w:val="001A1F94"/>
    <w:rsid w:val="001A219E"/>
    <w:rsid w:val="001A4953"/>
    <w:rsid w:val="001A7E90"/>
    <w:rsid w:val="001B3530"/>
    <w:rsid w:val="001C0787"/>
    <w:rsid w:val="001C14C4"/>
    <w:rsid w:val="001C35E0"/>
    <w:rsid w:val="001C3D7C"/>
    <w:rsid w:val="001C7630"/>
    <w:rsid w:val="001C781B"/>
    <w:rsid w:val="001D2D98"/>
    <w:rsid w:val="001D3755"/>
    <w:rsid w:val="001D5080"/>
    <w:rsid w:val="001D6E04"/>
    <w:rsid w:val="001D6F24"/>
    <w:rsid w:val="001D78FC"/>
    <w:rsid w:val="001D7B00"/>
    <w:rsid w:val="001D7C67"/>
    <w:rsid w:val="001E0F36"/>
    <w:rsid w:val="001E109D"/>
    <w:rsid w:val="001E30A5"/>
    <w:rsid w:val="001F17CF"/>
    <w:rsid w:val="001F3DD6"/>
    <w:rsid w:val="001F6715"/>
    <w:rsid w:val="001F7C89"/>
    <w:rsid w:val="00200501"/>
    <w:rsid w:val="00204D2D"/>
    <w:rsid w:val="00205630"/>
    <w:rsid w:val="00206240"/>
    <w:rsid w:val="002065F7"/>
    <w:rsid w:val="00206F21"/>
    <w:rsid w:val="002128CA"/>
    <w:rsid w:val="00214F68"/>
    <w:rsid w:val="002159EE"/>
    <w:rsid w:val="00215B07"/>
    <w:rsid w:val="00215E3A"/>
    <w:rsid w:val="002178A4"/>
    <w:rsid w:val="00221131"/>
    <w:rsid w:val="00221F4C"/>
    <w:rsid w:val="00223B3E"/>
    <w:rsid w:val="002278D3"/>
    <w:rsid w:val="00232B12"/>
    <w:rsid w:val="00232C6C"/>
    <w:rsid w:val="00234EA1"/>
    <w:rsid w:val="0023548D"/>
    <w:rsid w:val="0023615F"/>
    <w:rsid w:val="0023755A"/>
    <w:rsid w:val="00241797"/>
    <w:rsid w:val="00243C02"/>
    <w:rsid w:val="00245184"/>
    <w:rsid w:val="00245F6F"/>
    <w:rsid w:val="002463DA"/>
    <w:rsid w:val="00247FD7"/>
    <w:rsid w:val="00253A94"/>
    <w:rsid w:val="00254B5F"/>
    <w:rsid w:val="00255D30"/>
    <w:rsid w:val="002579B5"/>
    <w:rsid w:val="00260585"/>
    <w:rsid w:val="00262788"/>
    <w:rsid w:val="00262B58"/>
    <w:rsid w:val="00263D50"/>
    <w:rsid w:val="0026599C"/>
    <w:rsid w:val="002663AD"/>
    <w:rsid w:val="00270E14"/>
    <w:rsid w:val="00274DB9"/>
    <w:rsid w:val="00276AD9"/>
    <w:rsid w:val="00283710"/>
    <w:rsid w:val="00285961"/>
    <w:rsid w:val="00290ADE"/>
    <w:rsid w:val="002A018E"/>
    <w:rsid w:val="002A09D8"/>
    <w:rsid w:val="002A1DC0"/>
    <w:rsid w:val="002A4DFB"/>
    <w:rsid w:val="002A5237"/>
    <w:rsid w:val="002A5612"/>
    <w:rsid w:val="002A6FD2"/>
    <w:rsid w:val="002A7DE2"/>
    <w:rsid w:val="002B06BF"/>
    <w:rsid w:val="002B0CF5"/>
    <w:rsid w:val="002B1334"/>
    <w:rsid w:val="002B2E92"/>
    <w:rsid w:val="002B32CE"/>
    <w:rsid w:val="002B6063"/>
    <w:rsid w:val="002B6613"/>
    <w:rsid w:val="002B67E9"/>
    <w:rsid w:val="002B6ABC"/>
    <w:rsid w:val="002C203A"/>
    <w:rsid w:val="002C21D6"/>
    <w:rsid w:val="002C36FD"/>
    <w:rsid w:val="002C5074"/>
    <w:rsid w:val="002C605B"/>
    <w:rsid w:val="002C77A7"/>
    <w:rsid w:val="002D14AB"/>
    <w:rsid w:val="002D409C"/>
    <w:rsid w:val="002E1122"/>
    <w:rsid w:val="002E1339"/>
    <w:rsid w:val="002E31FB"/>
    <w:rsid w:val="002E3769"/>
    <w:rsid w:val="002E4AF9"/>
    <w:rsid w:val="002E58BA"/>
    <w:rsid w:val="002F3489"/>
    <w:rsid w:val="002F3DB5"/>
    <w:rsid w:val="003011ED"/>
    <w:rsid w:val="0030290E"/>
    <w:rsid w:val="00304459"/>
    <w:rsid w:val="00306160"/>
    <w:rsid w:val="00307A66"/>
    <w:rsid w:val="00307F2D"/>
    <w:rsid w:val="00310EDF"/>
    <w:rsid w:val="00311870"/>
    <w:rsid w:val="00312EF1"/>
    <w:rsid w:val="00316154"/>
    <w:rsid w:val="0031628D"/>
    <w:rsid w:val="003206E4"/>
    <w:rsid w:val="0032210B"/>
    <w:rsid w:val="003227D8"/>
    <w:rsid w:val="00327D45"/>
    <w:rsid w:val="003321A6"/>
    <w:rsid w:val="0033412C"/>
    <w:rsid w:val="0033519D"/>
    <w:rsid w:val="00335477"/>
    <w:rsid w:val="00335CB5"/>
    <w:rsid w:val="00342D8B"/>
    <w:rsid w:val="003438E4"/>
    <w:rsid w:val="00347A9D"/>
    <w:rsid w:val="00352B0B"/>
    <w:rsid w:val="003541B2"/>
    <w:rsid w:val="00354A1E"/>
    <w:rsid w:val="0036468D"/>
    <w:rsid w:val="003647B2"/>
    <w:rsid w:val="00366B33"/>
    <w:rsid w:val="00370359"/>
    <w:rsid w:val="00370F51"/>
    <w:rsid w:val="00371CD0"/>
    <w:rsid w:val="00376F0F"/>
    <w:rsid w:val="00380DC5"/>
    <w:rsid w:val="0038119F"/>
    <w:rsid w:val="00385033"/>
    <w:rsid w:val="00386E5D"/>
    <w:rsid w:val="003925CD"/>
    <w:rsid w:val="0039451C"/>
    <w:rsid w:val="0039798A"/>
    <w:rsid w:val="003979A4"/>
    <w:rsid w:val="003A0DFC"/>
    <w:rsid w:val="003A1B13"/>
    <w:rsid w:val="003A3777"/>
    <w:rsid w:val="003A5BFF"/>
    <w:rsid w:val="003A636F"/>
    <w:rsid w:val="003A7688"/>
    <w:rsid w:val="003B3DBC"/>
    <w:rsid w:val="003B4EA4"/>
    <w:rsid w:val="003B6AF7"/>
    <w:rsid w:val="003C2D6D"/>
    <w:rsid w:val="003C5CDB"/>
    <w:rsid w:val="003C6341"/>
    <w:rsid w:val="003D0B1F"/>
    <w:rsid w:val="003D1FAB"/>
    <w:rsid w:val="003D71DD"/>
    <w:rsid w:val="003E0F52"/>
    <w:rsid w:val="003E1BF4"/>
    <w:rsid w:val="003E3673"/>
    <w:rsid w:val="003E36D8"/>
    <w:rsid w:val="003E4651"/>
    <w:rsid w:val="003E5DFC"/>
    <w:rsid w:val="003E6339"/>
    <w:rsid w:val="003E70DD"/>
    <w:rsid w:val="003F0447"/>
    <w:rsid w:val="003F4798"/>
    <w:rsid w:val="003F5AFB"/>
    <w:rsid w:val="003F750B"/>
    <w:rsid w:val="003F7D99"/>
    <w:rsid w:val="00401385"/>
    <w:rsid w:val="00403776"/>
    <w:rsid w:val="00406E43"/>
    <w:rsid w:val="0041121D"/>
    <w:rsid w:val="00415491"/>
    <w:rsid w:val="00415BB9"/>
    <w:rsid w:val="004160C6"/>
    <w:rsid w:val="00422A43"/>
    <w:rsid w:val="00422DF3"/>
    <w:rsid w:val="00423646"/>
    <w:rsid w:val="0042474A"/>
    <w:rsid w:val="00426F52"/>
    <w:rsid w:val="00427074"/>
    <w:rsid w:val="004301BC"/>
    <w:rsid w:val="00431468"/>
    <w:rsid w:val="00432675"/>
    <w:rsid w:val="00434D49"/>
    <w:rsid w:val="00435DF6"/>
    <w:rsid w:val="00435F66"/>
    <w:rsid w:val="00441C87"/>
    <w:rsid w:val="0044612A"/>
    <w:rsid w:val="004519F3"/>
    <w:rsid w:val="00451ADB"/>
    <w:rsid w:val="00454D21"/>
    <w:rsid w:val="004556FD"/>
    <w:rsid w:val="00456CBF"/>
    <w:rsid w:val="00460F77"/>
    <w:rsid w:val="00461C17"/>
    <w:rsid w:val="00462DC9"/>
    <w:rsid w:val="00464EB1"/>
    <w:rsid w:val="0046635D"/>
    <w:rsid w:val="00466407"/>
    <w:rsid w:val="00473678"/>
    <w:rsid w:val="0047477A"/>
    <w:rsid w:val="0047478E"/>
    <w:rsid w:val="004819E8"/>
    <w:rsid w:val="00482A19"/>
    <w:rsid w:val="00485C41"/>
    <w:rsid w:val="00486341"/>
    <w:rsid w:val="00493AC1"/>
    <w:rsid w:val="00494037"/>
    <w:rsid w:val="004A061A"/>
    <w:rsid w:val="004A4DD7"/>
    <w:rsid w:val="004A7DED"/>
    <w:rsid w:val="004B05AF"/>
    <w:rsid w:val="004B3034"/>
    <w:rsid w:val="004B4C46"/>
    <w:rsid w:val="004B4E0F"/>
    <w:rsid w:val="004B52C0"/>
    <w:rsid w:val="004C02A8"/>
    <w:rsid w:val="004C06A9"/>
    <w:rsid w:val="004C186C"/>
    <w:rsid w:val="004C372B"/>
    <w:rsid w:val="004C3B4D"/>
    <w:rsid w:val="004C5A2B"/>
    <w:rsid w:val="004D244A"/>
    <w:rsid w:val="004D6FBA"/>
    <w:rsid w:val="004D7AFE"/>
    <w:rsid w:val="004D7E37"/>
    <w:rsid w:val="004E2F3F"/>
    <w:rsid w:val="004E3F2B"/>
    <w:rsid w:val="004E4E24"/>
    <w:rsid w:val="004E7283"/>
    <w:rsid w:val="004F0371"/>
    <w:rsid w:val="004F13F1"/>
    <w:rsid w:val="004F2577"/>
    <w:rsid w:val="004F2DC0"/>
    <w:rsid w:val="004F2DD1"/>
    <w:rsid w:val="004F4878"/>
    <w:rsid w:val="004F69A7"/>
    <w:rsid w:val="004F72E9"/>
    <w:rsid w:val="0050120C"/>
    <w:rsid w:val="005033C9"/>
    <w:rsid w:val="00505C20"/>
    <w:rsid w:val="00506044"/>
    <w:rsid w:val="00510447"/>
    <w:rsid w:val="00510D6D"/>
    <w:rsid w:val="0051462C"/>
    <w:rsid w:val="00515681"/>
    <w:rsid w:val="00521E8A"/>
    <w:rsid w:val="00523550"/>
    <w:rsid w:val="0052539E"/>
    <w:rsid w:val="005261A6"/>
    <w:rsid w:val="00530351"/>
    <w:rsid w:val="0053129E"/>
    <w:rsid w:val="00531731"/>
    <w:rsid w:val="00533674"/>
    <w:rsid w:val="00536CE6"/>
    <w:rsid w:val="005475DC"/>
    <w:rsid w:val="0055090E"/>
    <w:rsid w:val="00551610"/>
    <w:rsid w:val="005520A9"/>
    <w:rsid w:val="0055392B"/>
    <w:rsid w:val="005554DD"/>
    <w:rsid w:val="005557A8"/>
    <w:rsid w:val="00556693"/>
    <w:rsid w:val="005579A7"/>
    <w:rsid w:val="005602FD"/>
    <w:rsid w:val="00560430"/>
    <w:rsid w:val="00563AED"/>
    <w:rsid w:val="0056667C"/>
    <w:rsid w:val="00567DBC"/>
    <w:rsid w:val="00571351"/>
    <w:rsid w:val="00571793"/>
    <w:rsid w:val="00572651"/>
    <w:rsid w:val="00573A87"/>
    <w:rsid w:val="0057544B"/>
    <w:rsid w:val="00577581"/>
    <w:rsid w:val="0058797B"/>
    <w:rsid w:val="005917C2"/>
    <w:rsid w:val="00592891"/>
    <w:rsid w:val="005931DD"/>
    <w:rsid w:val="00596477"/>
    <w:rsid w:val="005A13D5"/>
    <w:rsid w:val="005B0FB5"/>
    <w:rsid w:val="005B25A6"/>
    <w:rsid w:val="005B4BD7"/>
    <w:rsid w:val="005B52FE"/>
    <w:rsid w:val="005C3E01"/>
    <w:rsid w:val="005C5723"/>
    <w:rsid w:val="005C5F81"/>
    <w:rsid w:val="005C754A"/>
    <w:rsid w:val="005D0D24"/>
    <w:rsid w:val="005D0F4C"/>
    <w:rsid w:val="005D2800"/>
    <w:rsid w:val="005D3D94"/>
    <w:rsid w:val="005D62C6"/>
    <w:rsid w:val="005D7F66"/>
    <w:rsid w:val="005E24B2"/>
    <w:rsid w:val="005E2FB5"/>
    <w:rsid w:val="005E3C82"/>
    <w:rsid w:val="005E428F"/>
    <w:rsid w:val="005E4B87"/>
    <w:rsid w:val="005E4FD2"/>
    <w:rsid w:val="005F1A83"/>
    <w:rsid w:val="005F1B45"/>
    <w:rsid w:val="005F1CD4"/>
    <w:rsid w:val="00601346"/>
    <w:rsid w:val="006060BB"/>
    <w:rsid w:val="0060677F"/>
    <w:rsid w:val="006109BE"/>
    <w:rsid w:val="00613145"/>
    <w:rsid w:val="006161DC"/>
    <w:rsid w:val="006167FF"/>
    <w:rsid w:val="00617061"/>
    <w:rsid w:val="00621318"/>
    <w:rsid w:val="00621F2B"/>
    <w:rsid w:val="00624B4F"/>
    <w:rsid w:val="00624E2F"/>
    <w:rsid w:val="00625699"/>
    <w:rsid w:val="00627B5B"/>
    <w:rsid w:val="00632778"/>
    <w:rsid w:val="00632987"/>
    <w:rsid w:val="00633924"/>
    <w:rsid w:val="006340DE"/>
    <w:rsid w:val="00635E40"/>
    <w:rsid w:val="00636DE7"/>
    <w:rsid w:val="0064160F"/>
    <w:rsid w:val="006427C4"/>
    <w:rsid w:val="00644B4E"/>
    <w:rsid w:val="006516BE"/>
    <w:rsid w:val="00653EAA"/>
    <w:rsid w:val="0065434F"/>
    <w:rsid w:val="006562D9"/>
    <w:rsid w:val="00656CE1"/>
    <w:rsid w:val="00660612"/>
    <w:rsid w:val="006617FA"/>
    <w:rsid w:val="00662053"/>
    <w:rsid w:val="00662B59"/>
    <w:rsid w:val="00663337"/>
    <w:rsid w:val="0066480B"/>
    <w:rsid w:val="0066610C"/>
    <w:rsid w:val="006663BC"/>
    <w:rsid w:val="0067305D"/>
    <w:rsid w:val="00673B91"/>
    <w:rsid w:val="0067580E"/>
    <w:rsid w:val="00675A3F"/>
    <w:rsid w:val="0067609C"/>
    <w:rsid w:val="006761A0"/>
    <w:rsid w:val="00682511"/>
    <w:rsid w:val="00685ED6"/>
    <w:rsid w:val="00686431"/>
    <w:rsid w:val="00687751"/>
    <w:rsid w:val="00691AA5"/>
    <w:rsid w:val="00693A6D"/>
    <w:rsid w:val="00693E88"/>
    <w:rsid w:val="00694D91"/>
    <w:rsid w:val="006A0445"/>
    <w:rsid w:val="006A29F2"/>
    <w:rsid w:val="006B1C67"/>
    <w:rsid w:val="006B21A8"/>
    <w:rsid w:val="006B4544"/>
    <w:rsid w:val="006B4A77"/>
    <w:rsid w:val="006C14F3"/>
    <w:rsid w:val="006C1E2C"/>
    <w:rsid w:val="006C2ED4"/>
    <w:rsid w:val="006D1D20"/>
    <w:rsid w:val="006D393C"/>
    <w:rsid w:val="006D4288"/>
    <w:rsid w:val="006D5056"/>
    <w:rsid w:val="006D56C8"/>
    <w:rsid w:val="006D6038"/>
    <w:rsid w:val="006D68F1"/>
    <w:rsid w:val="006E1FB2"/>
    <w:rsid w:val="006E452A"/>
    <w:rsid w:val="006E7E0E"/>
    <w:rsid w:val="006F0505"/>
    <w:rsid w:val="006F2293"/>
    <w:rsid w:val="006F4FE5"/>
    <w:rsid w:val="006F70E9"/>
    <w:rsid w:val="00702CB1"/>
    <w:rsid w:val="007053B7"/>
    <w:rsid w:val="007105FD"/>
    <w:rsid w:val="00715B07"/>
    <w:rsid w:val="007167B4"/>
    <w:rsid w:val="00716DC6"/>
    <w:rsid w:val="0071792E"/>
    <w:rsid w:val="00721058"/>
    <w:rsid w:val="00721E56"/>
    <w:rsid w:val="007247C2"/>
    <w:rsid w:val="00724BE7"/>
    <w:rsid w:val="00725E7E"/>
    <w:rsid w:val="0072664E"/>
    <w:rsid w:val="0072696C"/>
    <w:rsid w:val="0072773C"/>
    <w:rsid w:val="00730FE6"/>
    <w:rsid w:val="007314CE"/>
    <w:rsid w:val="00733AE0"/>
    <w:rsid w:val="00733C61"/>
    <w:rsid w:val="00736117"/>
    <w:rsid w:val="00736E4B"/>
    <w:rsid w:val="00741A3A"/>
    <w:rsid w:val="00743ABD"/>
    <w:rsid w:val="00746172"/>
    <w:rsid w:val="00747194"/>
    <w:rsid w:val="00747BB3"/>
    <w:rsid w:val="00750823"/>
    <w:rsid w:val="00754982"/>
    <w:rsid w:val="007554EA"/>
    <w:rsid w:val="00755502"/>
    <w:rsid w:val="00757FB2"/>
    <w:rsid w:val="00761712"/>
    <w:rsid w:val="00763663"/>
    <w:rsid w:val="00764E8B"/>
    <w:rsid w:val="007655D9"/>
    <w:rsid w:val="00765A5C"/>
    <w:rsid w:val="00767D95"/>
    <w:rsid w:val="007764ED"/>
    <w:rsid w:val="00780A52"/>
    <w:rsid w:val="00780D35"/>
    <w:rsid w:val="0078377C"/>
    <w:rsid w:val="00783CA7"/>
    <w:rsid w:val="00786278"/>
    <w:rsid w:val="00790693"/>
    <w:rsid w:val="00791DE6"/>
    <w:rsid w:val="00792733"/>
    <w:rsid w:val="00792AB7"/>
    <w:rsid w:val="007940DB"/>
    <w:rsid w:val="00794889"/>
    <w:rsid w:val="00795322"/>
    <w:rsid w:val="00795919"/>
    <w:rsid w:val="007975E2"/>
    <w:rsid w:val="007A04F7"/>
    <w:rsid w:val="007A1596"/>
    <w:rsid w:val="007A2F6C"/>
    <w:rsid w:val="007A39DF"/>
    <w:rsid w:val="007A48B0"/>
    <w:rsid w:val="007A53E9"/>
    <w:rsid w:val="007A58DB"/>
    <w:rsid w:val="007A5B86"/>
    <w:rsid w:val="007A6C1E"/>
    <w:rsid w:val="007A7682"/>
    <w:rsid w:val="007B06C7"/>
    <w:rsid w:val="007B15EE"/>
    <w:rsid w:val="007B4788"/>
    <w:rsid w:val="007C2803"/>
    <w:rsid w:val="007C5021"/>
    <w:rsid w:val="007C5068"/>
    <w:rsid w:val="007C5A3C"/>
    <w:rsid w:val="007D0CEC"/>
    <w:rsid w:val="007D1057"/>
    <w:rsid w:val="007D1C7C"/>
    <w:rsid w:val="007D2721"/>
    <w:rsid w:val="007D2DC3"/>
    <w:rsid w:val="007D43F4"/>
    <w:rsid w:val="007E5216"/>
    <w:rsid w:val="007E5303"/>
    <w:rsid w:val="007E6317"/>
    <w:rsid w:val="007E67DF"/>
    <w:rsid w:val="007E6D45"/>
    <w:rsid w:val="007E7984"/>
    <w:rsid w:val="007F0FBF"/>
    <w:rsid w:val="007F47D3"/>
    <w:rsid w:val="007F4D86"/>
    <w:rsid w:val="007F521A"/>
    <w:rsid w:val="007F55A6"/>
    <w:rsid w:val="007F7A79"/>
    <w:rsid w:val="00804F3A"/>
    <w:rsid w:val="00806ECD"/>
    <w:rsid w:val="0080742B"/>
    <w:rsid w:val="0081088C"/>
    <w:rsid w:val="008109E4"/>
    <w:rsid w:val="008125F1"/>
    <w:rsid w:val="008126D9"/>
    <w:rsid w:val="00812764"/>
    <w:rsid w:val="008249EC"/>
    <w:rsid w:val="00830AAA"/>
    <w:rsid w:val="0083361D"/>
    <w:rsid w:val="00833E17"/>
    <w:rsid w:val="008362DF"/>
    <w:rsid w:val="00837294"/>
    <w:rsid w:val="0083775C"/>
    <w:rsid w:val="0084347A"/>
    <w:rsid w:val="00844CB8"/>
    <w:rsid w:val="008450FA"/>
    <w:rsid w:val="0084797D"/>
    <w:rsid w:val="00853129"/>
    <w:rsid w:val="00854673"/>
    <w:rsid w:val="00855CC9"/>
    <w:rsid w:val="008609F4"/>
    <w:rsid w:val="00870949"/>
    <w:rsid w:val="00871C26"/>
    <w:rsid w:val="00872C44"/>
    <w:rsid w:val="00875EB5"/>
    <w:rsid w:val="0088475D"/>
    <w:rsid w:val="00886442"/>
    <w:rsid w:val="0088720A"/>
    <w:rsid w:val="00890A54"/>
    <w:rsid w:val="0089454D"/>
    <w:rsid w:val="008A05CE"/>
    <w:rsid w:val="008A3954"/>
    <w:rsid w:val="008A3ECC"/>
    <w:rsid w:val="008A42E9"/>
    <w:rsid w:val="008A4523"/>
    <w:rsid w:val="008A62D8"/>
    <w:rsid w:val="008B0B7B"/>
    <w:rsid w:val="008B6F10"/>
    <w:rsid w:val="008C226D"/>
    <w:rsid w:val="008C6510"/>
    <w:rsid w:val="008C7260"/>
    <w:rsid w:val="008C7A0B"/>
    <w:rsid w:val="008D039E"/>
    <w:rsid w:val="008D1FE4"/>
    <w:rsid w:val="008D4536"/>
    <w:rsid w:val="008D51A2"/>
    <w:rsid w:val="008E0483"/>
    <w:rsid w:val="008E51D4"/>
    <w:rsid w:val="008E5468"/>
    <w:rsid w:val="008E6C1C"/>
    <w:rsid w:val="008E784A"/>
    <w:rsid w:val="008F029E"/>
    <w:rsid w:val="008F20DF"/>
    <w:rsid w:val="008F3666"/>
    <w:rsid w:val="008F7CF1"/>
    <w:rsid w:val="00901AF1"/>
    <w:rsid w:val="009036A0"/>
    <w:rsid w:val="009044CB"/>
    <w:rsid w:val="00904E41"/>
    <w:rsid w:val="00905E4E"/>
    <w:rsid w:val="00910B7A"/>
    <w:rsid w:val="009125C4"/>
    <w:rsid w:val="00914D2F"/>
    <w:rsid w:val="0091700D"/>
    <w:rsid w:val="00920A01"/>
    <w:rsid w:val="00921100"/>
    <w:rsid w:val="00922C1D"/>
    <w:rsid w:val="00925168"/>
    <w:rsid w:val="009260AD"/>
    <w:rsid w:val="00931795"/>
    <w:rsid w:val="00936783"/>
    <w:rsid w:val="009442F7"/>
    <w:rsid w:val="009446E6"/>
    <w:rsid w:val="00945858"/>
    <w:rsid w:val="00950ED7"/>
    <w:rsid w:val="00954730"/>
    <w:rsid w:val="00962894"/>
    <w:rsid w:val="00963AF7"/>
    <w:rsid w:val="00966CA6"/>
    <w:rsid w:val="00970DB2"/>
    <w:rsid w:val="0097220B"/>
    <w:rsid w:val="009735FD"/>
    <w:rsid w:val="00976D24"/>
    <w:rsid w:val="00976DDA"/>
    <w:rsid w:val="00977CF2"/>
    <w:rsid w:val="00983702"/>
    <w:rsid w:val="00985723"/>
    <w:rsid w:val="00994CC6"/>
    <w:rsid w:val="009954DE"/>
    <w:rsid w:val="00995886"/>
    <w:rsid w:val="00995A3F"/>
    <w:rsid w:val="009979F8"/>
    <w:rsid w:val="009A2552"/>
    <w:rsid w:val="009A381E"/>
    <w:rsid w:val="009A531D"/>
    <w:rsid w:val="009A57E0"/>
    <w:rsid w:val="009B001F"/>
    <w:rsid w:val="009B00FD"/>
    <w:rsid w:val="009B1026"/>
    <w:rsid w:val="009B2DAA"/>
    <w:rsid w:val="009B4552"/>
    <w:rsid w:val="009B56DC"/>
    <w:rsid w:val="009B5E6B"/>
    <w:rsid w:val="009C23EB"/>
    <w:rsid w:val="009C2FF2"/>
    <w:rsid w:val="009C7DC7"/>
    <w:rsid w:val="009D1416"/>
    <w:rsid w:val="009D1750"/>
    <w:rsid w:val="009D34EB"/>
    <w:rsid w:val="009D3AC5"/>
    <w:rsid w:val="009D538D"/>
    <w:rsid w:val="009D727C"/>
    <w:rsid w:val="009E1B62"/>
    <w:rsid w:val="009E20C5"/>
    <w:rsid w:val="009E2C24"/>
    <w:rsid w:val="009E34A4"/>
    <w:rsid w:val="009E395A"/>
    <w:rsid w:val="009E70C3"/>
    <w:rsid w:val="009F3304"/>
    <w:rsid w:val="009F5977"/>
    <w:rsid w:val="009F5C0A"/>
    <w:rsid w:val="00A0043F"/>
    <w:rsid w:val="00A00B0C"/>
    <w:rsid w:val="00A048E5"/>
    <w:rsid w:val="00A05BF5"/>
    <w:rsid w:val="00A0681C"/>
    <w:rsid w:val="00A07F71"/>
    <w:rsid w:val="00A1197E"/>
    <w:rsid w:val="00A11E34"/>
    <w:rsid w:val="00A13669"/>
    <w:rsid w:val="00A144E3"/>
    <w:rsid w:val="00A165CF"/>
    <w:rsid w:val="00A212F0"/>
    <w:rsid w:val="00A22F03"/>
    <w:rsid w:val="00A31AC4"/>
    <w:rsid w:val="00A33DCC"/>
    <w:rsid w:val="00A34883"/>
    <w:rsid w:val="00A3773E"/>
    <w:rsid w:val="00A4180B"/>
    <w:rsid w:val="00A43E43"/>
    <w:rsid w:val="00A44149"/>
    <w:rsid w:val="00A45041"/>
    <w:rsid w:val="00A46C27"/>
    <w:rsid w:val="00A46D1E"/>
    <w:rsid w:val="00A47C56"/>
    <w:rsid w:val="00A5100D"/>
    <w:rsid w:val="00A51F6B"/>
    <w:rsid w:val="00A5548E"/>
    <w:rsid w:val="00A5583B"/>
    <w:rsid w:val="00A60F90"/>
    <w:rsid w:val="00A61BE0"/>
    <w:rsid w:val="00A63FDF"/>
    <w:rsid w:val="00A6714F"/>
    <w:rsid w:val="00A7044F"/>
    <w:rsid w:val="00A70CE5"/>
    <w:rsid w:val="00A71665"/>
    <w:rsid w:val="00A7176C"/>
    <w:rsid w:val="00A72B3C"/>
    <w:rsid w:val="00A743D7"/>
    <w:rsid w:val="00A74479"/>
    <w:rsid w:val="00A77458"/>
    <w:rsid w:val="00A77522"/>
    <w:rsid w:val="00A8378F"/>
    <w:rsid w:val="00A837C1"/>
    <w:rsid w:val="00A8415A"/>
    <w:rsid w:val="00A85913"/>
    <w:rsid w:val="00A87594"/>
    <w:rsid w:val="00A87F6D"/>
    <w:rsid w:val="00A93184"/>
    <w:rsid w:val="00A94ED5"/>
    <w:rsid w:val="00A95928"/>
    <w:rsid w:val="00AA2C32"/>
    <w:rsid w:val="00AA60E1"/>
    <w:rsid w:val="00AA62C3"/>
    <w:rsid w:val="00AB3557"/>
    <w:rsid w:val="00AB3860"/>
    <w:rsid w:val="00AB38AB"/>
    <w:rsid w:val="00AB6F4F"/>
    <w:rsid w:val="00AC1BAB"/>
    <w:rsid w:val="00AC3C6E"/>
    <w:rsid w:val="00AC4B37"/>
    <w:rsid w:val="00AC4D51"/>
    <w:rsid w:val="00AC5252"/>
    <w:rsid w:val="00AD15CE"/>
    <w:rsid w:val="00AD3072"/>
    <w:rsid w:val="00AD52EF"/>
    <w:rsid w:val="00AD7D3C"/>
    <w:rsid w:val="00AE3483"/>
    <w:rsid w:val="00AE3691"/>
    <w:rsid w:val="00AE3D92"/>
    <w:rsid w:val="00AE4A48"/>
    <w:rsid w:val="00AE6317"/>
    <w:rsid w:val="00AE7507"/>
    <w:rsid w:val="00AE7F8C"/>
    <w:rsid w:val="00AF048A"/>
    <w:rsid w:val="00AF6788"/>
    <w:rsid w:val="00AF69FB"/>
    <w:rsid w:val="00B014A9"/>
    <w:rsid w:val="00B02C1F"/>
    <w:rsid w:val="00B040FA"/>
    <w:rsid w:val="00B06D8D"/>
    <w:rsid w:val="00B06FF5"/>
    <w:rsid w:val="00B13C57"/>
    <w:rsid w:val="00B1504D"/>
    <w:rsid w:val="00B24A01"/>
    <w:rsid w:val="00B2519E"/>
    <w:rsid w:val="00B26A62"/>
    <w:rsid w:val="00B347A4"/>
    <w:rsid w:val="00B35C25"/>
    <w:rsid w:val="00B35F71"/>
    <w:rsid w:val="00B448E1"/>
    <w:rsid w:val="00B477F0"/>
    <w:rsid w:val="00B514A0"/>
    <w:rsid w:val="00B522C7"/>
    <w:rsid w:val="00B529E7"/>
    <w:rsid w:val="00B552AE"/>
    <w:rsid w:val="00B57BD8"/>
    <w:rsid w:val="00B61C74"/>
    <w:rsid w:val="00B62273"/>
    <w:rsid w:val="00B64994"/>
    <w:rsid w:val="00B66872"/>
    <w:rsid w:val="00B67034"/>
    <w:rsid w:val="00B72149"/>
    <w:rsid w:val="00B775D9"/>
    <w:rsid w:val="00B80189"/>
    <w:rsid w:val="00B81967"/>
    <w:rsid w:val="00B87EEB"/>
    <w:rsid w:val="00B923BB"/>
    <w:rsid w:val="00B92DF1"/>
    <w:rsid w:val="00B92FC0"/>
    <w:rsid w:val="00B93BCB"/>
    <w:rsid w:val="00BA6166"/>
    <w:rsid w:val="00BB29A7"/>
    <w:rsid w:val="00BB300E"/>
    <w:rsid w:val="00BB3EDF"/>
    <w:rsid w:val="00BB4404"/>
    <w:rsid w:val="00BB626A"/>
    <w:rsid w:val="00BC0D65"/>
    <w:rsid w:val="00BC21A9"/>
    <w:rsid w:val="00BC5447"/>
    <w:rsid w:val="00BC60AF"/>
    <w:rsid w:val="00BD02C6"/>
    <w:rsid w:val="00BD0832"/>
    <w:rsid w:val="00BD115B"/>
    <w:rsid w:val="00BD17D7"/>
    <w:rsid w:val="00BD3164"/>
    <w:rsid w:val="00BD341C"/>
    <w:rsid w:val="00BD39D7"/>
    <w:rsid w:val="00BE1C06"/>
    <w:rsid w:val="00BE40D7"/>
    <w:rsid w:val="00BE4501"/>
    <w:rsid w:val="00BE5F7E"/>
    <w:rsid w:val="00BE68E2"/>
    <w:rsid w:val="00BF21AF"/>
    <w:rsid w:val="00BF2DEA"/>
    <w:rsid w:val="00BF5E08"/>
    <w:rsid w:val="00C004C9"/>
    <w:rsid w:val="00C02FC5"/>
    <w:rsid w:val="00C05312"/>
    <w:rsid w:val="00C060FA"/>
    <w:rsid w:val="00C068A9"/>
    <w:rsid w:val="00C07898"/>
    <w:rsid w:val="00C10657"/>
    <w:rsid w:val="00C1083B"/>
    <w:rsid w:val="00C15AEF"/>
    <w:rsid w:val="00C16F9F"/>
    <w:rsid w:val="00C17B97"/>
    <w:rsid w:val="00C21AE1"/>
    <w:rsid w:val="00C22943"/>
    <w:rsid w:val="00C24239"/>
    <w:rsid w:val="00C252A5"/>
    <w:rsid w:val="00C305E6"/>
    <w:rsid w:val="00C31699"/>
    <w:rsid w:val="00C34C3A"/>
    <w:rsid w:val="00C34FFE"/>
    <w:rsid w:val="00C350B2"/>
    <w:rsid w:val="00C353FD"/>
    <w:rsid w:val="00C36066"/>
    <w:rsid w:val="00C36F32"/>
    <w:rsid w:val="00C40816"/>
    <w:rsid w:val="00C40A22"/>
    <w:rsid w:val="00C431CC"/>
    <w:rsid w:val="00C44002"/>
    <w:rsid w:val="00C4421F"/>
    <w:rsid w:val="00C45CB6"/>
    <w:rsid w:val="00C46CF4"/>
    <w:rsid w:val="00C47850"/>
    <w:rsid w:val="00C51370"/>
    <w:rsid w:val="00C52A61"/>
    <w:rsid w:val="00C546D7"/>
    <w:rsid w:val="00C56DE3"/>
    <w:rsid w:val="00C56E8B"/>
    <w:rsid w:val="00C61226"/>
    <w:rsid w:val="00C67BAF"/>
    <w:rsid w:val="00C67DEC"/>
    <w:rsid w:val="00C70265"/>
    <w:rsid w:val="00C740EB"/>
    <w:rsid w:val="00C7479B"/>
    <w:rsid w:val="00C74996"/>
    <w:rsid w:val="00C7610E"/>
    <w:rsid w:val="00C76A1A"/>
    <w:rsid w:val="00C81933"/>
    <w:rsid w:val="00C82446"/>
    <w:rsid w:val="00C8338B"/>
    <w:rsid w:val="00C84851"/>
    <w:rsid w:val="00C85382"/>
    <w:rsid w:val="00C86A18"/>
    <w:rsid w:val="00C90887"/>
    <w:rsid w:val="00C92A2F"/>
    <w:rsid w:val="00C93ABA"/>
    <w:rsid w:val="00C93E79"/>
    <w:rsid w:val="00C94DDF"/>
    <w:rsid w:val="00C96290"/>
    <w:rsid w:val="00CA3DFC"/>
    <w:rsid w:val="00CA51A8"/>
    <w:rsid w:val="00CA51D6"/>
    <w:rsid w:val="00CA69AA"/>
    <w:rsid w:val="00CA798B"/>
    <w:rsid w:val="00CB202D"/>
    <w:rsid w:val="00CB20EE"/>
    <w:rsid w:val="00CB2812"/>
    <w:rsid w:val="00CB400F"/>
    <w:rsid w:val="00CB651C"/>
    <w:rsid w:val="00CB754C"/>
    <w:rsid w:val="00CC2EEE"/>
    <w:rsid w:val="00CC42AB"/>
    <w:rsid w:val="00CC44D4"/>
    <w:rsid w:val="00CC595E"/>
    <w:rsid w:val="00CC78C2"/>
    <w:rsid w:val="00CC7BE9"/>
    <w:rsid w:val="00CD0275"/>
    <w:rsid w:val="00CD1808"/>
    <w:rsid w:val="00CD3A9B"/>
    <w:rsid w:val="00CD6D45"/>
    <w:rsid w:val="00CE247D"/>
    <w:rsid w:val="00CE361A"/>
    <w:rsid w:val="00CE4C89"/>
    <w:rsid w:val="00CE4E4D"/>
    <w:rsid w:val="00CE58EC"/>
    <w:rsid w:val="00CE6197"/>
    <w:rsid w:val="00CF0B95"/>
    <w:rsid w:val="00CF2A8A"/>
    <w:rsid w:val="00CF7434"/>
    <w:rsid w:val="00D00EC3"/>
    <w:rsid w:val="00D02EB4"/>
    <w:rsid w:val="00D02FD7"/>
    <w:rsid w:val="00D038D9"/>
    <w:rsid w:val="00D06042"/>
    <w:rsid w:val="00D063E2"/>
    <w:rsid w:val="00D10044"/>
    <w:rsid w:val="00D10D79"/>
    <w:rsid w:val="00D11430"/>
    <w:rsid w:val="00D116DF"/>
    <w:rsid w:val="00D2078D"/>
    <w:rsid w:val="00D23C62"/>
    <w:rsid w:val="00D24120"/>
    <w:rsid w:val="00D321F3"/>
    <w:rsid w:val="00D3288F"/>
    <w:rsid w:val="00D348A6"/>
    <w:rsid w:val="00D35A5E"/>
    <w:rsid w:val="00D35CB9"/>
    <w:rsid w:val="00D35F59"/>
    <w:rsid w:val="00D40FB3"/>
    <w:rsid w:val="00D43D37"/>
    <w:rsid w:val="00D44CEE"/>
    <w:rsid w:val="00D4520E"/>
    <w:rsid w:val="00D47DF8"/>
    <w:rsid w:val="00D50483"/>
    <w:rsid w:val="00D5271C"/>
    <w:rsid w:val="00D531C2"/>
    <w:rsid w:val="00D534D3"/>
    <w:rsid w:val="00D5403F"/>
    <w:rsid w:val="00D57273"/>
    <w:rsid w:val="00D57C11"/>
    <w:rsid w:val="00D57F37"/>
    <w:rsid w:val="00D60063"/>
    <w:rsid w:val="00D6057E"/>
    <w:rsid w:val="00D60DB7"/>
    <w:rsid w:val="00D6136E"/>
    <w:rsid w:val="00D62FF8"/>
    <w:rsid w:val="00D64AAE"/>
    <w:rsid w:val="00D65E41"/>
    <w:rsid w:val="00D71F3A"/>
    <w:rsid w:val="00D749F4"/>
    <w:rsid w:val="00D75124"/>
    <w:rsid w:val="00D83693"/>
    <w:rsid w:val="00D83705"/>
    <w:rsid w:val="00D83720"/>
    <w:rsid w:val="00D83D36"/>
    <w:rsid w:val="00D84893"/>
    <w:rsid w:val="00D925D2"/>
    <w:rsid w:val="00D92E4E"/>
    <w:rsid w:val="00D93CE4"/>
    <w:rsid w:val="00D95EDE"/>
    <w:rsid w:val="00D972F8"/>
    <w:rsid w:val="00D977DE"/>
    <w:rsid w:val="00DA1049"/>
    <w:rsid w:val="00DA29DC"/>
    <w:rsid w:val="00DA3660"/>
    <w:rsid w:val="00DA550A"/>
    <w:rsid w:val="00DB1BA7"/>
    <w:rsid w:val="00DB2049"/>
    <w:rsid w:val="00DB5CF8"/>
    <w:rsid w:val="00DC0D57"/>
    <w:rsid w:val="00DC2391"/>
    <w:rsid w:val="00DC27B7"/>
    <w:rsid w:val="00DC6C61"/>
    <w:rsid w:val="00DC7947"/>
    <w:rsid w:val="00DD0382"/>
    <w:rsid w:val="00DD1F3A"/>
    <w:rsid w:val="00DD29BB"/>
    <w:rsid w:val="00DD4B75"/>
    <w:rsid w:val="00DD5BB0"/>
    <w:rsid w:val="00DD6B54"/>
    <w:rsid w:val="00DE1E15"/>
    <w:rsid w:val="00DE4EB4"/>
    <w:rsid w:val="00DE680B"/>
    <w:rsid w:val="00DF1521"/>
    <w:rsid w:val="00DF17AE"/>
    <w:rsid w:val="00DF3057"/>
    <w:rsid w:val="00DF44E6"/>
    <w:rsid w:val="00DF46C6"/>
    <w:rsid w:val="00DF4CCA"/>
    <w:rsid w:val="00DF6467"/>
    <w:rsid w:val="00E108ED"/>
    <w:rsid w:val="00E10FF5"/>
    <w:rsid w:val="00E11BA6"/>
    <w:rsid w:val="00E128A9"/>
    <w:rsid w:val="00E13F58"/>
    <w:rsid w:val="00E17D49"/>
    <w:rsid w:val="00E20B2A"/>
    <w:rsid w:val="00E24C1A"/>
    <w:rsid w:val="00E25BC0"/>
    <w:rsid w:val="00E27C77"/>
    <w:rsid w:val="00E30117"/>
    <w:rsid w:val="00E32897"/>
    <w:rsid w:val="00E34FE1"/>
    <w:rsid w:val="00E3524F"/>
    <w:rsid w:val="00E3530B"/>
    <w:rsid w:val="00E4396B"/>
    <w:rsid w:val="00E44393"/>
    <w:rsid w:val="00E45F2F"/>
    <w:rsid w:val="00E47D5B"/>
    <w:rsid w:val="00E504E2"/>
    <w:rsid w:val="00E57CC4"/>
    <w:rsid w:val="00E57CCA"/>
    <w:rsid w:val="00E60394"/>
    <w:rsid w:val="00E64FA4"/>
    <w:rsid w:val="00E67803"/>
    <w:rsid w:val="00E72438"/>
    <w:rsid w:val="00E72DDB"/>
    <w:rsid w:val="00E74BCC"/>
    <w:rsid w:val="00E752BF"/>
    <w:rsid w:val="00E75D30"/>
    <w:rsid w:val="00E80B98"/>
    <w:rsid w:val="00E813CB"/>
    <w:rsid w:val="00E85EB1"/>
    <w:rsid w:val="00E86743"/>
    <w:rsid w:val="00E86DEB"/>
    <w:rsid w:val="00E91B16"/>
    <w:rsid w:val="00E93B9B"/>
    <w:rsid w:val="00E940F4"/>
    <w:rsid w:val="00EA0F14"/>
    <w:rsid w:val="00EA5DD3"/>
    <w:rsid w:val="00EB0567"/>
    <w:rsid w:val="00EB09E5"/>
    <w:rsid w:val="00EB269F"/>
    <w:rsid w:val="00EB5917"/>
    <w:rsid w:val="00EB5BA0"/>
    <w:rsid w:val="00EB7331"/>
    <w:rsid w:val="00EB769C"/>
    <w:rsid w:val="00EC13A1"/>
    <w:rsid w:val="00EC3285"/>
    <w:rsid w:val="00EC44E1"/>
    <w:rsid w:val="00EC532D"/>
    <w:rsid w:val="00EC74B4"/>
    <w:rsid w:val="00ED5852"/>
    <w:rsid w:val="00ED7DF5"/>
    <w:rsid w:val="00EE034E"/>
    <w:rsid w:val="00EE1019"/>
    <w:rsid w:val="00EE2E03"/>
    <w:rsid w:val="00EE3388"/>
    <w:rsid w:val="00EE5C6A"/>
    <w:rsid w:val="00EF0137"/>
    <w:rsid w:val="00EF322B"/>
    <w:rsid w:val="00EF4BBD"/>
    <w:rsid w:val="00EF6AA3"/>
    <w:rsid w:val="00F03F89"/>
    <w:rsid w:val="00F0514E"/>
    <w:rsid w:val="00F075BA"/>
    <w:rsid w:val="00F07EF7"/>
    <w:rsid w:val="00F11589"/>
    <w:rsid w:val="00F1193A"/>
    <w:rsid w:val="00F11B0A"/>
    <w:rsid w:val="00F14D1D"/>
    <w:rsid w:val="00F15A31"/>
    <w:rsid w:val="00F208BA"/>
    <w:rsid w:val="00F210CB"/>
    <w:rsid w:val="00F234D9"/>
    <w:rsid w:val="00F2507C"/>
    <w:rsid w:val="00F254A6"/>
    <w:rsid w:val="00F25B50"/>
    <w:rsid w:val="00F331B8"/>
    <w:rsid w:val="00F33526"/>
    <w:rsid w:val="00F371D6"/>
    <w:rsid w:val="00F42D33"/>
    <w:rsid w:val="00F455C2"/>
    <w:rsid w:val="00F456A6"/>
    <w:rsid w:val="00F45A14"/>
    <w:rsid w:val="00F45E7E"/>
    <w:rsid w:val="00F470FA"/>
    <w:rsid w:val="00F50CBF"/>
    <w:rsid w:val="00F5177B"/>
    <w:rsid w:val="00F544A5"/>
    <w:rsid w:val="00F56069"/>
    <w:rsid w:val="00F577AB"/>
    <w:rsid w:val="00F57C20"/>
    <w:rsid w:val="00F60F18"/>
    <w:rsid w:val="00F61DE8"/>
    <w:rsid w:val="00F61E3D"/>
    <w:rsid w:val="00F636AD"/>
    <w:rsid w:val="00F63D0E"/>
    <w:rsid w:val="00F65BB6"/>
    <w:rsid w:val="00F671E6"/>
    <w:rsid w:val="00F7331E"/>
    <w:rsid w:val="00F73E50"/>
    <w:rsid w:val="00F82A67"/>
    <w:rsid w:val="00F847F3"/>
    <w:rsid w:val="00F86BB9"/>
    <w:rsid w:val="00F92792"/>
    <w:rsid w:val="00F958BB"/>
    <w:rsid w:val="00F95E97"/>
    <w:rsid w:val="00F96002"/>
    <w:rsid w:val="00F97F69"/>
    <w:rsid w:val="00FA1051"/>
    <w:rsid w:val="00FA2634"/>
    <w:rsid w:val="00FA64E2"/>
    <w:rsid w:val="00FA6594"/>
    <w:rsid w:val="00FA7AC3"/>
    <w:rsid w:val="00FB198C"/>
    <w:rsid w:val="00FC0BE7"/>
    <w:rsid w:val="00FC2D2D"/>
    <w:rsid w:val="00FC3A89"/>
    <w:rsid w:val="00FC4C85"/>
    <w:rsid w:val="00FC6D87"/>
    <w:rsid w:val="00FC7D88"/>
    <w:rsid w:val="00FD0D04"/>
    <w:rsid w:val="00FD2B1F"/>
    <w:rsid w:val="00FD63AA"/>
    <w:rsid w:val="00FD7BF8"/>
    <w:rsid w:val="00FE20AB"/>
    <w:rsid w:val="00FE7284"/>
    <w:rsid w:val="00FF0752"/>
    <w:rsid w:val="00FF19C3"/>
    <w:rsid w:val="00FF446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5:docId w15:val="{9DE2AD63-D397-4822-A31F-BA333890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aliases w:val="ЭОР текст"/>
    <w:qFormat/>
    <w:rsid w:val="00523550"/>
    <w:pPr>
      <w:spacing w:line="360" w:lineRule="auto"/>
      <w:ind w:firstLine="720"/>
      <w:jc w:val="both"/>
    </w:pPr>
    <w:rPr>
      <w:sz w:val="28"/>
    </w:rPr>
  </w:style>
  <w:style w:type="paragraph" w:styleId="1">
    <w:name w:val="heading 1"/>
    <w:aliases w:val="ЭОР Заголовок 1"/>
    <w:basedOn w:val="a0"/>
    <w:next w:val="a0"/>
    <w:qFormat/>
    <w:rsid w:val="00DD6B54"/>
    <w:pPr>
      <w:keepNext/>
      <w:spacing w:before="480"/>
      <w:ind w:firstLine="0"/>
      <w:jc w:val="center"/>
      <w:outlineLvl w:val="0"/>
    </w:pPr>
    <w:rPr>
      <w:b/>
      <w:caps/>
    </w:rPr>
  </w:style>
  <w:style w:type="paragraph" w:styleId="20">
    <w:name w:val="heading 2"/>
    <w:aliases w:val="ЭОР Заголовок 2"/>
    <w:basedOn w:val="a0"/>
    <w:next w:val="a0"/>
    <w:link w:val="21"/>
    <w:qFormat/>
    <w:rsid w:val="00146005"/>
    <w:pPr>
      <w:keepNext/>
      <w:spacing w:before="240"/>
      <w:outlineLvl w:val="1"/>
    </w:pPr>
    <w:rPr>
      <w:b/>
    </w:rPr>
  </w:style>
  <w:style w:type="paragraph" w:styleId="3">
    <w:name w:val="heading 3"/>
    <w:aliases w:val="ЭОР Заголовок 3,ЭОР рисунок"/>
    <w:basedOn w:val="a0"/>
    <w:next w:val="a0"/>
    <w:link w:val="30"/>
    <w:qFormat/>
    <w:rsid w:val="00146005"/>
    <w:pPr>
      <w:keepNext/>
      <w:spacing w:before="120"/>
      <w:outlineLvl w:val="2"/>
    </w:pPr>
    <w:rPr>
      <w:b/>
      <w:i/>
    </w:rPr>
  </w:style>
  <w:style w:type="paragraph" w:styleId="4">
    <w:name w:val="heading 4"/>
    <w:aliases w:val="ЭОР Заголовок 4"/>
    <w:basedOn w:val="a0"/>
    <w:next w:val="a0"/>
    <w:link w:val="40"/>
    <w:qFormat/>
    <w:rsid w:val="00D50483"/>
    <w:pPr>
      <w:keepNext/>
      <w:ind w:firstLine="600"/>
      <w:jc w:val="center"/>
      <w:outlineLvl w:val="3"/>
    </w:pPr>
  </w:style>
  <w:style w:type="paragraph" w:styleId="5">
    <w:name w:val="heading 5"/>
    <w:basedOn w:val="a0"/>
    <w:next w:val="a0"/>
    <w:link w:val="50"/>
    <w:qFormat/>
    <w:rsid w:val="00D50483"/>
    <w:pPr>
      <w:keepNext/>
      <w:ind w:firstLine="480"/>
      <w:jc w:val="center"/>
      <w:outlineLvl w:val="4"/>
    </w:pPr>
  </w:style>
  <w:style w:type="paragraph" w:styleId="6">
    <w:name w:val="heading 6"/>
    <w:basedOn w:val="a0"/>
    <w:next w:val="a0"/>
    <w:link w:val="60"/>
    <w:qFormat/>
    <w:rsid w:val="00D50483"/>
    <w:pPr>
      <w:keepNext/>
      <w:ind w:firstLine="600"/>
      <w:outlineLvl w:val="5"/>
    </w:pPr>
  </w:style>
  <w:style w:type="paragraph" w:styleId="7">
    <w:name w:val="heading 7"/>
    <w:aliases w:val="ЭОР подрисуночная"/>
    <w:basedOn w:val="a0"/>
    <w:next w:val="a0"/>
    <w:link w:val="70"/>
    <w:rsid w:val="00D50483"/>
    <w:pPr>
      <w:keepNext/>
      <w:outlineLvl w:val="6"/>
    </w:pPr>
  </w:style>
  <w:style w:type="paragraph" w:styleId="8">
    <w:name w:val="heading 8"/>
    <w:basedOn w:val="a0"/>
    <w:next w:val="a0"/>
    <w:link w:val="80"/>
    <w:qFormat/>
    <w:rsid w:val="00D50483"/>
    <w:pPr>
      <w:keepNext/>
      <w:jc w:val="center"/>
      <w:outlineLvl w:val="7"/>
    </w:pPr>
    <w:rPr>
      <w:b/>
      <w:i/>
    </w:rPr>
  </w:style>
  <w:style w:type="paragraph" w:styleId="9">
    <w:name w:val="heading 9"/>
    <w:basedOn w:val="a0"/>
    <w:next w:val="a0"/>
    <w:link w:val="90"/>
    <w:qFormat/>
    <w:rsid w:val="00D50483"/>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rsid w:val="00D50483"/>
    <w:pPr>
      <w:tabs>
        <w:tab w:val="center" w:pos="4677"/>
        <w:tab w:val="right" w:pos="9355"/>
      </w:tabs>
    </w:pPr>
  </w:style>
  <w:style w:type="paragraph" w:styleId="a6">
    <w:name w:val="footer"/>
    <w:basedOn w:val="a0"/>
    <w:link w:val="a7"/>
    <w:uiPriority w:val="99"/>
    <w:rsid w:val="00D50483"/>
    <w:pPr>
      <w:tabs>
        <w:tab w:val="center" w:pos="4153"/>
        <w:tab w:val="right" w:pos="8306"/>
      </w:tabs>
    </w:pPr>
  </w:style>
  <w:style w:type="paragraph" w:styleId="a8">
    <w:name w:val="caption"/>
    <w:aliases w:val="ЭОР Название объекта"/>
    <w:basedOn w:val="a0"/>
    <w:next w:val="a0"/>
    <w:qFormat/>
    <w:rsid w:val="00D50483"/>
    <w:pPr>
      <w:ind w:firstLine="540"/>
      <w:jc w:val="center"/>
    </w:pPr>
  </w:style>
  <w:style w:type="paragraph" w:styleId="a9">
    <w:name w:val="Title"/>
    <w:basedOn w:val="a0"/>
    <w:link w:val="aa"/>
    <w:qFormat/>
    <w:rsid w:val="00D50483"/>
    <w:pPr>
      <w:jc w:val="center"/>
    </w:pPr>
    <w:rPr>
      <w:b/>
    </w:rPr>
  </w:style>
  <w:style w:type="paragraph" w:styleId="ab">
    <w:name w:val="Body Text"/>
    <w:basedOn w:val="a0"/>
    <w:link w:val="ac"/>
    <w:rsid w:val="00D50483"/>
  </w:style>
  <w:style w:type="paragraph" w:styleId="ad">
    <w:name w:val="Body Text Indent"/>
    <w:basedOn w:val="a0"/>
    <w:link w:val="ae"/>
    <w:rsid w:val="00D50483"/>
  </w:style>
  <w:style w:type="paragraph" w:styleId="22">
    <w:name w:val="Body Text 2"/>
    <w:basedOn w:val="a0"/>
    <w:rsid w:val="00D50483"/>
    <w:rPr>
      <w:u w:val="single"/>
    </w:rPr>
  </w:style>
  <w:style w:type="paragraph" w:styleId="31">
    <w:name w:val="Body Text 3"/>
    <w:basedOn w:val="a0"/>
    <w:link w:val="32"/>
    <w:rsid w:val="00D50483"/>
  </w:style>
  <w:style w:type="paragraph" w:styleId="23">
    <w:name w:val="Body Text Indent 2"/>
    <w:basedOn w:val="a0"/>
    <w:link w:val="24"/>
    <w:rsid w:val="00D50483"/>
    <w:rPr>
      <w:u w:val="single"/>
    </w:rPr>
  </w:style>
  <w:style w:type="paragraph" w:styleId="33">
    <w:name w:val="Body Text Indent 3"/>
    <w:basedOn w:val="a0"/>
    <w:rsid w:val="00D50483"/>
    <w:pPr>
      <w:ind w:firstLine="540"/>
    </w:pPr>
  </w:style>
  <w:style w:type="character" w:styleId="af">
    <w:name w:val="page number"/>
    <w:basedOn w:val="a1"/>
    <w:rsid w:val="00C36F32"/>
  </w:style>
  <w:style w:type="character" w:customStyle="1" w:styleId="aa">
    <w:name w:val="Заголовок Знак"/>
    <w:basedOn w:val="a1"/>
    <w:link w:val="a9"/>
    <w:rsid w:val="00CB202D"/>
    <w:rPr>
      <w:b/>
      <w:sz w:val="28"/>
    </w:rPr>
  </w:style>
  <w:style w:type="paragraph" w:styleId="af0">
    <w:name w:val="Balloon Text"/>
    <w:basedOn w:val="a0"/>
    <w:link w:val="af1"/>
    <w:rsid w:val="00AA2C32"/>
    <w:rPr>
      <w:rFonts w:ascii="Tahoma" w:hAnsi="Tahoma" w:cs="Tahoma"/>
      <w:sz w:val="16"/>
      <w:szCs w:val="16"/>
    </w:rPr>
  </w:style>
  <w:style w:type="character" w:customStyle="1" w:styleId="af1">
    <w:name w:val="Текст выноски Знак"/>
    <w:basedOn w:val="a1"/>
    <w:link w:val="af0"/>
    <w:rsid w:val="00AA2C32"/>
    <w:rPr>
      <w:rFonts w:ascii="Tahoma" w:hAnsi="Tahoma" w:cs="Tahoma"/>
      <w:sz w:val="16"/>
      <w:szCs w:val="16"/>
    </w:rPr>
  </w:style>
  <w:style w:type="paragraph" w:styleId="10">
    <w:name w:val="toc 1"/>
    <w:basedOn w:val="a0"/>
    <w:next w:val="a0"/>
    <w:autoRedefine/>
    <w:uiPriority w:val="39"/>
    <w:rsid w:val="007F521A"/>
  </w:style>
  <w:style w:type="paragraph" w:styleId="25">
    <w:name w:val="toc 2"/>
    <w:basedOn w:val="a0"/>
    <w:next w:val="a0"/>
    <w:autoRedefine/>
    <w:uiPriority w:val="39"/>
    <w:rsid w:val="007F521A"/>
    <w:pPr>
      <w:ind w:left="200"/>
    </w:pPr>
  </w:style>
  <w:style w:type="character" w:styleId="af2">
    <w:name w:val="Hyperlink"/>
    <w:basedOn w:val="a1"/>
    <w:uiPriority w:val="99"/>
    <w:rsid w:val="007F521A"/>
    <w:rPr>
      <w:color w:val="0000FF"/>
      <w:u w:val="single"/>
    </w:rPr>
  </w:style>
  <w:style w:type="character" w:styleId="af3">
    <w:name w:val="Placeholder Text"/>
    <w:basedOn w:val="a1"/>
    <w:uiPriority w:val="99"/>
    <w:semiHidden/>
    <w:rsid w:val="00473678"/>
    <w:rPr>
      <w:color w:val="808080"/>
    </w:rPr>
  </w:style>
  <w:style w:type="character" w:customStyle="1" w:styleId="70">
    <w:name w:val="Заголовок 7 Знак"/>
    <w:aliases w:val="ЭОР подрисуночная Знак"/>
    <w:basedOn w:val="a1"/>
    <w:link w:val="7"/>
    <w:rsid w:val="007A1596"/>
    <w:rPr>
      <w:sz w:val="28"/>
    </w:rPr>
  </w:style>
  <w:style w:type="character" w:customStyle="1" w:styleId="90">
    <w:name w:val="Заголовок 9 Знак"/>
    <w:basedOn w:val="a1"/>
    <w:link w:val="9"/>
    <w:rsid w:val="007A1596"/>
    <w:rPr>
      <w:sz w:val="28"/>
    </w:rPr>
  </w:style>
  <w:style w:type="paragraph" w:styleId="34">
    <w:name w:val="toc 3"/>
    <w:basedOn w:val="a0"/>
    <w:next w:val="a0"/>
    <w:autoRedefine/>
    <w:uiPriority w:val="39"/>
    <w:rsid w:val="007A1596"/>
    <w:pPr>
      <w:ind w:left="400"/>
    </w:pPr>
  </w:style>
  <w:style w:type="paragraph" w:customStyle="1" w:styleId="af4">
    <w:name w:val="ЭОР подрис.подпись"/>
    <w:basedOn w:val="a0"/>
    <w:link w:val="af5"/>
    <w:qFormat/>
    <w:rsid w:val="00523550"/>
    <w:pPr>
      <w:spacing w:before="120"/>
      <w:ind w:firstLine="0"/>
      <w:jc w:val="center"/>
    </w:pPr>
    <w:rPr>
      <w:sz w:val="24"/>
    </w:rPr>
  </w:style>
  <w:style w:type="paragraph" w:customStyle="1" w:styleId="af6">
    <w:name w:val="ЭОР формула"/>
    <w:basedOn w:val="a0"/>
    <w:link w:val="af7"/>
    <w:rsid w:val="007A1596"/>
    <w:pPr>
      <w:jc w:val="center"/>
    </w:pPr>
  </w:style>
  <w:style w:type="character" w:customStyle="1" w:styleId="af5">
    <w:name w:val="ЭОР подрис.подпись Знак"/>
    <w:basedOn w:val="a1"/>
    <w:link w:val="af4"/>
    <w:rsid w:val="00523550"/>
    <w:rPr>
      <w:sz w:val="24"/>
    </w:rPr>
  </w:style>
  <w:style w:type="paragraph" w:customStyle="1" w:styleId="11">
    <w:name w:val="ЭОР формула 1"/>
    <w:basedOn w:val="a0"/>
    <w:link w:val="12"/>
    <w:qFormat/>
    <w:rsid w:val="00D83705"/>
    <w:pPr>
      <w:tabs>
        <w:tab w:val="center" w:pos="4820"/>
        <w:tab w:val="right" w:pos="9639"/>
      </w:tabs>
      <w:jc w:val="center"/>
    </w:pPr>
  </w:style>
  <w:style w:type="character" w:customStyle="1" w:styleId="af7">
    <w:name w:val="ЭОР формула Знак"/>
    <w:basedOn w:val="a1"/>
    <w:link w:val="af6"/>
    <w:rsid w:val="007A1596"/>
    <w:rPr>
      <w:sz w:val="28"/>
    </w:rPr>
  </w:style>
  <w:style w:type="character" w:customStyle="1" w:styleId="12">
    <w:name w:val="ЭОР формула 1 Знак"/>
    <w:basedOn w:val="a1"/>
    <w:link w:val="11"/>
    <w:rsid w:val="00D83705"/>
    <w:rPr>
      <w:sz w:val="28"/>
    </w:rPr>
  </w:style>
  <w:style w:type="paragraph" w:customStyle="1" w:styleId="af8">
    <w:name w:val="ЭОР Рисунок"/>
    <w:basedOn w:val="a0"/>
    <w:link w:val="af9"/>
    <w:qFormat/>
    <w:rsid w:val="00523550"/>
    <w:pPr>
      <w:spacing w:before="120"/>
      <w:ind w:firstLine="0"/>
      <w:jc w:val="center"/>
    </w:pPr>
  </w:style>
  <w:style w:type="character" w:customStyle="1" w:styleId="af9">
    <w:name w:val="ЭОР Рисунок Знак"/>
    <w:basedOn w:val="a1"/>
    <w:link w:val="af8"/>
    <w:rsid w:val="00523550"/>
    <w:rPr>
      <w:sz w:val="28"/>
    </w:rPr>
  </w:style>
  <w:style w:type="character" w:customStyle="1" w:styleId="a5">
    <w:name w:val="Верхний колонтитул Знак"/>
    <w:basedOn w:val="a1"/>
    <w:link w:val="a4"/>
    <w:rsid w:val="007A1596"/>
  </w:style>
  <w:style w:type="paragraph" w:styleId="afa">
    <w:name w:val="Document Map"/>
    <w:basedOn w:val="a0"/>
    <w:link w:val="afb"/>
    <w:semiHidden/>
    <w:rsid w:val="007A58DB"/>
    <w:pPr>
      <w:shd w:val="clear" w:color="auto" w:fill="000080"/>
    </w:pPr>
    <w:rPr>
      <w:rFonts w:ascii="Tahoma" w:hAnsi="Tahoma"/>
      <w:szCs w:val="28"/>
    </w:rPr>
  </w:style>
  <w:style w:type="character" w:customStyle="1" w:styleId="afb">
    <w:name w:val="Схема документа Знак"/>
    <w:basedOn w:val="a1"/>
    <w:link w:val="afa"/>
    <w:semiHidden/>
    <w:rsid w:val="007A58DB"/>
    <w:rPr>
      <w:rFonts w:ascii="Tahoma" w:hAnsi="Tahoma"/>
      <w:sz w:val="28"/>
      <w:szCs w:val="28"/>
      <w:shd w:val="clear" w:color="auto" w:fill="000080"/>
    </w:rPr>
  </w:style>
  <w:style w:type="character" w:styleId="afc">
    <w:name w:val="footnote reference"/>
    <w:basedOn w:val="a1"/>
    <w:semiHidden/>
    <w:rsid w:val="007A58DB"/>
    <w:rPr>
      <w:vertAlign w:val="superscript"/>
    </w:rPr>
  </w:style>
  <w:style w:type="paragraph" w:styleId="afd">
    <w:name w:val="footnote text"/>
    <w:basedOn w:val="a0"/>
    <w:link w:val="afe"/>
    <w:semiHidden/>
    <w:rsid w:val="007A58DB"/>
    <w:rPr>
      <w:sz w:val="20"/>
      <w:szCs w:val="28"/>
    </w:rPr>
  </w:style>
  <w:style w:type="character" w:customStyle="1" w:styleId="afe">
    <w:name w:val="Текст сноски Знак"/>
    <w:basedOn w:val="a1"/>
    <w:link w:val="afd"/>
    <w:semiHidden/>
    <w:rsid w:val="007A58DB"/>
    <w:rPr>
      <w:szCs w:val="28"/>
    </w:rPr>
  </w:style>
  <w:style w:type="paragraph" w:customStyle="1" w:styleId="210">
    <w:name w:val="Основной текст 21"/>
    <w:basedOn w:val="a0"/>
    <w:rsid w:val="007A58DB"/>
    <w:pPr>
      <w:spacing w:after="120" w:line="240" w:lineRule="auto"/>
      <w:ind w:firstLine="426"/>
    </w:pPr>
    <w:rPr>
      <w:sz w:val="18"/>
      <w:szCs w:val="28"/>
    </w:rPr>
  </w:style>
  <w:style w:type="paragraph" w:styleId="41">
    <w:name w:val="toc 4"/>
    <w:basedOn w:val="a0"/>
    <w:next w:val="a0"/>
    <w:autoRedefine/>
    <w:uiPriority w:val="39"/>
    <w:rsid w:val="007A58DB"/>
    <w:pPr>
      <w:ind w:left="480"/>
    </w:pPr>
    <w:rPr>
      <w:sz w:val="20"/>
      <w:szCs w:val="28"/>
    </w:rPr>
  </w:style>
  <w:style w:type="paragraph" w:styleId="51">
    <w:name w:val="toc 5"/>
    <w:basedOn w:val="a0"/>
    <w:next w:val="a0"/>
    <w:autoRedefine/>
    <w:uiPriority w:val="39"/>
    <w:rsid w:val="007A58DB"/>
    <w:pPr>
      <w:ind w:left="720"/>
    </w:pPr>
    <w:rPr>
      <w:sz w:val="20"/>
      <w:szCs w:val="28"/>
    </w:rPr>
  </w:style>
  <w:style w:type="paragraph" w:styleId="61">
    <w:name w:val="toc 6"/>
    <w:basedOn w:val="a0"/>
    <w:next w:val="a0"/>
    <w:autoRedefine/>
    <w:uiPriority w:val="39"/>
    <w:rsid w:val="007A58DB"/>
    <w:pPr>
      <w:ind w:left="960"/>
    </w:pPr>
    <w:rPr>
      <w:sz w:val="20"/>
      <w:szCs w:val="28"/>
    </w:rPr>
  </w:style>
  <w:style w:type="paragraph" w:styleId="71">
    <w:name w:val="toc 7"/>
    <w:basedOn w:val="a0"/>
    <w:next w:val="a0"/>
    <w:autoRedefine/>
    <w:uiPriority w:val="39"/>
    <w:rsid w:val="007A58DB"/>
    <w:pPr>
      <w:ind w:left="1200"/>
    </w:pPr>
    <w:rPr>
      <w:sz w:val="20"/>
      <w:szCs w:val="28"/>
    </w:rPr>
  </w:style>
  <w:style w:type="paragraph" w:styleId="81">
    <w:name w:val="toc 8"/>
    <w:basedOn w:val="a0"/>
    <w:next w:val="a0"/>
    <w:autoRedefine/>
    <w:uiPriority w:val="39"/>
    <w:rsid w:val="007A58DB"/>
    <w:pPr>
      <w:ind w:left="1440"/>
    </w:pPr>
    <w:rPr>
      <w:sz w:val="20"/>
      <w:szCs w:val="28"/>
    </w:rPr>
  </w:style>
  <w:style w:type="paragraph" w:styleId="91">
    <w:name w:val="toc 9"/>
    <w:basedOn w:val="a0"/>
    <w:next w:val="a0"/>
    <w:autoRedefine/>
    <w:uiPriority w:val="39"/>
    <w:rsid w:val="007A58DB"/>
    <w:pPr>
      <w:ind w:left="1680"/>
    </w:pPr>
    <w:rPr>
      <w:sz w:val="20"/>
      <w:szCs w:val="28"/>
    </w:rPr>
  </w:style>
  <w:style w:type="paragraph" w:styleId="aff">
    <w:name w:val="Block Text"/>
    <w:basedOn w:val="a0"/>
    <w:rsid w:val="007A58DB"/>
    <w:pPr>
      <w:spacing w:line="240" w:lineRule="auto"/>
      <w:ind w:left="2694" w:right="175"/>
    </w:pPr>
    <w:rPr>
      <w:szCs w:val="28"/>
    </w:rPr>
  </w:style>
  <w:style w:type="table" w:styleId="aff0">
    <w:name w:val="Table Grid"/>
    <w:basedOn w:val="a2"/>
    <w:rsid w:val="007A5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1">
    <w:name w:val="Текст примечания Знак"/>
    <w:basedOn w:val="a1"/>
    <w:link w:val="aff2"/>
    <w:rsid w:val="007A58DB"/>
    <w:rPr>
      <w:szCs w:val="28"/>
    </w:rPr>
  </w:style>
  <w:style w:type="paragraph" w:styleId="aff2">
    <w:name w:val="annotation text"/>
    <w:basedOn w:val="a0"/>
    <w:link w:val="aff1"/>
    <w:rsid w:val="007A58DB"/>
    <w:pPr>
      <w:spacing w:line="240" w:lineRule="auto"/>
    </w:pPr>
    <w:rPr>
      <w:sz w:val="20"/>
      <w:szCs w:val="28"/>
    </w:rPr>
  </w:style>
  <w:style w:type="character" w:customStyle="1" w:styleId="13">
    <w:name w:val="Текст примечания Знак1"/>
    <w:basedOn w:val="a1"/>
    <w:uiPriority w:val="99"/>
    <w:semiHidden/>
    <w:rsid w:val="007A58DB"/>
  </w:style>
  <w:style w:type="character" w:customStyle="1" w:styleId="aff3">
    <w:name w:val="Текст концевой сноски Знак"/>
    <w:basedOn w:val="a1"/>
    <w:link w:val="aff4"/>
    <w:semiHidden/>
    <w:rsid w:val="007A58DB"/>
    <w:rPr>
      <w:szCs w:val="28"/>
    </w:rPr>
  </w:style>
  <w:style w:type="paragraph" w:styleId="aff4">
    <w:name w:val="endnote text"/>
    <w:basedOn w:val="a0"/>
    <w:link w:val="aff3"/>
    <w:semiHidden/>
    <w:rsid w:val="007A58DB"/>
    <w:pPr>
      <w:spacing w:line="240" w:lineRule="auto"/>
    </w:pPr>
    <w:rPr>
      <w:sz w:val="20"/>
      <w:szCs w:val="28"/>
    </w:rPr>
  </w:style>
  <w:style w:type="character" w:customStyle="1" w:styleId="14">
    <w:name w:val="Текст концевой сноски Знак1"/>
    <w:basedOn w:val="a1"/>
    <w:uiPriority w:val="99"/>
    <w:semiHidden/>
    <w:rsid w:val="007A58DB"/>
  </w:style>
  <w:style w:type="character" w:customStyle="1" w:styleId="aff5">
    <w:name w:val="Тема примечания Знак"/>
    <w:basedOn w:val="aff1"/>
    <w:link w:val="aff6"/>
    <w:rsid w:val="007A58DB"/>
    <w:rPr>
      <w:b/>
      <w:bCs/>
      <w:szCs w:val="28"/>
    </w:rPr>
  </w:style>
  <w:style w:type="paragraph" w:styleId="aff6">
    <w:name w:val="annotation subject"/>
    <w:basedOn w:val="aff2"/>
    <w:next w:val="aff2"/>
    <w:link w:val="aff5"/>
    <w:rsid w:val="007A58DB"/>
    <w:rPr>
      <w:b/>
      <w:bCs/>
    </w:rPr>
  </w:style>
  <w:style w:type="character" w:customStyle="1" w:styleId="15">
    <w:name w:val="Тема примечания Знак1"/>
    <w:basedOn w:val="13"/>
    <w:uiPriority w:val="99"/>
    <w:semiHidden/>
    <w:rsid w:val="007A58DB"/>
    <w:rPr>
      <w:b/>
      <w:bCs/>
    </w:rPr>
  </w:style>
  <w:style w:type="paragraph" w:styleId="aff7">
    <w:name w:val="List Paragraph"/>
    <w:basedOn w:val="a0"/>
    <w:link w:val="aff8"/>
    <w:uiPriority w:val="34"/>
    <w:qFormat/>
    <w:rsid w:val="007A58DB"/>
    <w:pPr>
      <w:spacing w:before="480" w:after="200" w:line="276" w:lineRule="auto"/>
      <w:ind w:left="720"/>
      <w:contextualSpacing/>
      <w:jc w:val="center"/>
    </w:pPr>
    <w:rPr>
      <w:rFonts w:ascii="Calibri" w:eastAsia="Calibri" w:hAnsi="Calibri"/>
      <w:sz w:val="22"/>
      <w:szCs w:val="22"/>
      <w:lang w:eastAsia="en-US"/>
    </w:rPr>
  </w:style>
  <w:style w:type="paragraph" w:customStyle="1" w:styleId="220">
    <w:name w:val="Основной текст 22"/>
    <w:basedOn w:val="a0"/>
    <w:rsid w:val="007A58DB"/>
    <w:pPr>
      <w:spacing w:after="120" w:line="240" w:lineRule="auto"/>
      <w:ind w:firstLine="426"/>
    </w:pPr>
    <w:rPr>
      <w:sz w:val="18"/>
      <w:szCs w:val="28"/>
    </w:rPr>
  </w:style>
  <w:style w:type="paragraph" w:styleId="aff9">
    <w:name w:val="List Bullet"/>
    <w:basedOn w:val="a0"/>
    <w:autoRedefine/>
    <w:rsid w:val="00BD02C6"/>
    <w:pPr>
      <w:spacing w:line="240" w:lineRule="auto"/>
      <w:ind w:firstLine="0"/>
    </w:pPr>
    <w:rPr>
      <w:szCs w:val="24"/>
    </w:rPr>
  </w:style>
  <w:style w:type="paragraph" w:customStyle="1" w:styleId="affa">
    <w:name w:val="ЭОР Подрис подпись"/>
    <w:basedOn w:val="a0"/>
    <w:link w:val="affb"/>
    <w:rsid w:val="007A58DB"/>
    <w:pPr>
      <w:ind w:firstLine="0"/>
      <w:jc w:val="center"/>
    </w:pPr>
    <w:rPr>
      <w:sz w:val="24"/>
      <w:szCs w:val="28"/>
    </w:rPr>
  </w:style>
  <w:style w:type="paragraph" w:customStyle="1" w:styleId="16">
    <w:name w:val="ЭОР Формула 1"/>
    <w:basedOn w:val="a0"/>
    <w:link w:val="17"/>
    <w:rsid w:val="00702CB1"/>
    <w:pPr>
      <w:tabs>
        <w:tab w:val="center" w:pos="4820"/>
        <w:tab w:val="right" w:pos="9639"/>
      </w:tabs>
      <w:ind w:firstLine="0"/>
      <w:jc w:val="right"/>
    </w:pPr>
    <w:rPr>
      <w:szCs w:val="28"/>
    </w:rPr>
  </w:style>
  <w:style w:type="character" w:customStyle="1" w:styleId="affb">
    <w:name w:val="ЭОР Подрис подпись Знак"/>
    <w:basedOn w:val="a1"/>
    <w:link w:val="affa"/>
    <w:rsid w:val="007A58DB"/>
    <w:rPr>
      <w:sz w:val="24"/>
      <w:szCs w:val="28"/>
    </w:rPr>
  </w:style>
  <w:style w:type="paragraph" w:customStyle="1" w:styleId="affc">
    <w:name w:val="ЭОР Формула"/>
    <w:basedOn w:val="ab"/>
    <w:link w:val="affd"/>
    <w:qFormat/>
    <w:rsid w:val="00702CB1"/>
    <w:pPr>
      <w:tabs>
        <w:tab w:val="center" w:pos="4820"/>
        <w:tab w:val="right" w:pos="9639"/>
      </w:tabs>
      <w:ind w:firstLine="0"/>
      <w:jc w:val="center"/>
    </w:pPr>
  </w:style>
  <w:style w:type="character" w:customStyle="1" w:styleId="17">
    <w:name w:val="ЭОР Формула 1 Знак"/>
    <w:basedOn w:val="a1"/>
    <w:link w:val="16"/>
    <w:rsid w:val="00702CB1"/>
    <w:rPr>
      <w:sz w:val="28"/>
      <w:szCs w:val="28"/>
    </w:rPr>
  </w:style>
  <w:style w:type="character" w:customStyle="1" w:styleId="a7">
    <w:name w:val="Нижний колонтитул Знак"/>
    <w:basedOn w:val="a1"/>
    <w:link w:val="a6"/>
    <w:uiPriority w:val="99"/>
    <w:rsid w:val="007A58DB"/>
    <w:rPr>
      <w:sz w:val="28"/>
    </w:rPr>
  </w:style>
  <w:style w:type="character" w:customStyle="1" w:styleId="ac">
    <w:name w:val="Основной текст Знак"/>
    <w:basedOn w:val="a1"/>
    <w:link w:val="ab"/>
    <w:rsid w:val="007A58DB"/>
    <w:rPr>
      <w:sz w:val="28"/>
    </w:rPr>
  </w:style>
  <w:style w:type="character" w:customStyle="1" w:styleId="affd">
    <w:name w:val="ЭОР Формула Знак"/>
    <w:basedOn w:val="ac"/>
    <w:link w:val="affc"/>
    <w:rsid w:val="00702CB1"/>
    <w:rPr>
      <w:sz w:val="28"/>
    </w:rPr>
  </w:style>
  <w:style w:type="paragraph" w:customStyle="1" w:styleId="affe">
    <w:name w:val="ЭОР рис"/>
    <w:basedOn w:val="a0"/>
    <w:link w:val="afff"/>
    <w:rsid w:val="007A58DB"/>
    <w:pPr>
      <w:ind w:firstLine="0"/>
      <w:jc w:val="center"/>
    </w:pPr>
    <w:rPr>
      <w:rFonts w:eastAsiaTheme="minorEastAsia" w:cstheme="minorHAnsi"/>
      <w:noProof/>
      <w:szCs w:val="28"/>
    </w:rPr>
  </w:style>
  <w:style w:type="character" w:customStyle="1" w:styleId="afff">
    <w:name w:val="ЭОР рис Знак"/>
    <w:basedOn w:val="a1"/>
    <w:link w:val="affe"/>
    <w:rsid w:val="007A58DB"/>
    <w:rPr>
      <w:rFonts w:eastAsiaTheme="minorEastAsia" w:cstheme="minorHAnsi"/>
      <w:noProof/>
      <w:sz w:val="28"/>
      <w:szCs w:val="28"/>
    </w:rPr>
  </w:style>
  <w:style w:type="paragraph" w:styleId="afff0">
    <w:name w:val="TOC Heading"/>
    <w:basedOn w:val="1"/>
    <w:next w:val="a0"/>
    <w:uiPriority w:val="39"/>
    <w:unhideWhenUsed/>
    <w:qFormat/>
    <w:rsid w:val="007A58DB"/>
    <w:pPr>
      <w:keepLines/>
      <w:spacing w:line="276" w:lineRule="auto"/>
      <w:jc w:val="left"/>
      <w:outlineLvl w:val="9"/>
    </w:pPr>
    <w:rPr>
      <w:rFonts w:asciiTheme="majorHAnsi" w:eastAsiaTheme="majorEastAsia" w:hAnsiTheme="majorHAnsi" w:cstheme="majorBidi"/>
      <w:bCs/>
      <w:caps w:val="0"/>
      <w:color w:val="365F91" w:themeColor="accent1" w:themeShade="BF"/>
      <w:szCs w:val="28"/>
      <w:lang w:eastAsia="en-US"/>
    </w:rPr>
  </w:style>
  <w:style w:type="character" w:styleId="afff1">
    <w:name w:val="annotation reference"/>
    <w:basedOn w:val="a1"/>
    <w:uiPriority w:val="99"/>
    <w:unhideWhenUsed/>
    <w:rsid w:val="007A58DB"/>
    <w:rPr>
      <w:sz w:val="16"/>
      <w:szCs w:val="16"/>
    </w:rPr>
  </w:style>
  <w:style w:type="paragraph" w:customStyle="1" w:styleId="Iauiue">
    <w:name w:val="Iau?iue"/>
    <w:rsid w:val="007A58DB"/>
    <w:pPr>
      <w:jc w:val="both"/>
    </w:pPr>
    <w:rPr>
      <w:sz w:val="24"/>
    </w:rPr>
  </w:style>
  <w:style w:type="paragraph" w:customStyle="1" w:styleId="afff2">
    <w:name w:val="Îáû÷íûé"/>
    <w:rsid w:val="007A58DB"/>
    <w:rPr>
      <w:lang w:val="en-US"/>
    </w:rPr>
  </w:style>
  <w:style w:type="character" w:customStyle="1" w:styleId="32">
    <w:name w:val="Основной текст 3 Знак"/>
    <w:basedOn w:val="a1"/>
    <w:link w:val="31"/>
    <w:rsid w:val="007A58DB"/>
    <w:rPr>
      <w:sz w:val="28"/>
    </w:rPr>
  </w:style>
  <w:style w:type="character" w:styleId="afff3">
    <w:name w:val="FollowedHyperlink"/>
    <w:basedOn w:val="a1"/>
    <w:rsid w:val="007A58DB"/>
    <w:rPr>
      <w:color w:val="800080"/>
      <w:u w:val="single"/>
    </w:rPr>
  </w:style>
  <w:style w:type="character" w:customStyle="1" w:styleId="30">
    <w:name w:val="Заголовок 3 Знак"/>
    <w:aliases w:val="ЭОР Заголовок 3 Знак,ЭОР рисунок Знак"/>
    <w:basedOn w:val="a1"/>
    <w:link w:val="3"/>
    <w:rsid w:val="007A58DB"/>
    <w:rPr>
      <w:b/>
      <w:i/>
      <w:sz w:val="28"/>
    </w:rPr>
  </w:style>
  <w:style w:type="character" w:customStyle="1" w:styleId="ae">
    <w:name w:val="Основной текст с отступом Знак"/>
    <w:basedOn w:val="a1"/>
    <w:link w:val="ad"/>
    <w:rsid w:val="007A58DB"/>
    <w:rPr>
      <w:sz w:val="28"/>
    </w:rPr>
  </w:style>
  <w:style w:type="paragraph" w:customStyle="1" w:styleId="afff4">
    <w:name w:val="ЭОР Подрисуночная подпись"/>
    <w:basedOn w:val="a0"/>
    <w:link w:val="afff5"/>
    <w:rsid w:val="007A58DB"/>
    <w:pPr>
      <w:ind w:right="-713" w:firstLine="0"/>
      <w:jc w:val="center"/>
    </w:pPr>
    <w:rPr>
      <w:bCs/>
      <w:sz w:val="24"/>
      <w:szCs w:val="28"/>
    </w:rPr>
  </w:style>
  <w:style w:type="character" w:customStyle="1" w:styleId="afff5">
    <w:name w:val="ЭОР Подрисуночная подпись Знак"/>
    <w:basedOn w:val="a1"/>
    <w:link w:val="afff4"/>
    <w:rsid w:val="007A58DB"/>
    <w:rPr>
      <w:bCs/>
      <w:sz w:val="24"/>
      <w:szCs w:val="28"/>
    </w:rPr>
  </w:style>
  <w:style w:type="paragraph" w:styleId="afff6">
    <w:name w:val="Subtitle"/>
    <w:aliases w:val="ЭОР заголовок 4"/>
    <w:basedOn w:val="a0"/>
    <w:link w:val="afff7"/>
    <w:qFormat/>
    <w:rsid w:val="007A58DB"/>
    <w:pPr>
      <w:tabs>
        <w:tab w:val="left" w:pos="709"/>
      </w:tabs>
      <w:spacing w:after="60"/>
      <w:ind w:firstLine="709"/>
      <w:jc w:val="center"/>
      <w:outlineLvl w:val="1"/>
    </w:pPr>
    <w:rPr>
      <w:rFonts w:ascii="Arial" w:hAnsi="Arial"/>
    </w:rPr>
  </w:style>
  <w:style w:type="character" w:customStyle="1" w:styleId="afff7">
    <w:name w:val="Подзаголовок Знак"/>
    <w:aliases w:val="ЭОР заголовок 4 Знак"/>
    <w:basedOn w:val="a1"/>
    <w:link w:val="afff6"/>
    <w:rsid w:val="007A58DB"/>
    <w:rPr>
      <w:rFonts w:ascii="Arial" w:hAnsi="Arial"/>
      <w:sz w:val="28"/>
    </w:rPr>
  </w:style>
  <w:style w:type="paragraph" w:customStyle="1" w:styleId="230">
    <w:name w:val="Основной текст 23"/>
    <w:basedOn w:val="a0"/>
    <w:rsid w:val="007A58DB"/>
    <w:pPr>
      <w:tabs>
        <w:tab w:val="left" w:pos="709"/>
      </w:tabs>
      <w:spacing w:after="120"/>
      <w:ind w:firstLine="426"/>
    </w:pPr>
    <w:rPr>
      <w:sz w:val="18"/>
    </w:rPr>
  </w:style>
  <w:style w:type="paragraph" w:customStyle="1" w:styleId="2c">
    <w:name w:val="Стиль Справа:  2cм"/>
    <w:basedOn w:val="a0"/>
    <w:rsid w:val="007A58DB"/>
    <w:pPr>
      <w:tabs>
        <w:tab w:val="left" w:pos="709"/>
      </w:tabs>
      <w:ind w:right="-823" w:firstLine="709"/>
    </w:pPr>
  </w:style>
  <w:style w:type="paragraph" w:styleId="afff8">
    <w:name w:val="No Spacing"/>
    <w:uiPriority w:val="1"/>
    <w:qFormat/>
    <w:rsid w:val="007A58DB"/>
    <w:rPr>
      <w:rFonts w:ascii="Calibri" w:eastAsia="Calibri" w:hAnsi="Calibri"/>
      <w:sz w:val="22"/>
      <w:szCs w:val="22"/>
      <w:lang w:eastAsia="en-US"/>
    </w:rPr>
  </w:style>
  <w:style w:type="character" w:styleId="afff9">
    <w:name w:val="Intense Emphasis"/>
    <w:basedOn w:val="a1"/>
    <w:uiPriority w:val="21"/>
    <w:qFormat/>
    <w:rsid w:val="007A58DB"/>
    <w:rPr>
      <w:b/>
      <w:bCs/>
      <w:i/>
      <w:iCs/>
      <w:color w:val="4F81BD"/>
    </w:rPr>
  </w:style>
  <w:style w:type="paragraph" w:customStyle="1" w:styleId="afffa">
    <w:name w:val="ЭЭ обложка"/>
    <w:basedOn w:val="a0"/>
    <w:link w:val="afffb"/>
    <w:qFormat/>
    <w:rsid w:val="007A58DB"/>
    <w:pPr>
      <w:spacing w:line="240" w:lineRule="auto"/>
      <w:ind w:left="851" w:firstLine="0"/>
    </w:pPr>
    <w:rPr>
      <w:color w:val="FFFFFF"/>
      <w:sz w:val="22"/>
    </w:rPr>
  </w:style>
  <w:style w:type="character" w:customStyle="1" w:styleId="afffb">
    <w:name w:val="ЭЭ обложка Знак"/>
    <w:basedOn w:val="a1"/>
    <w:link w:val="afffa"/>
    <w:rsid w:val="007A58DB"/>
    <w:rPr>
      <w:color w:val="FFFFFF"/>
      <w:sz w:val="22"/>
    </w:rPr>
  </w:style>
  <w:style w:type="paragraph" w:customStyle="1" w:styleId="afffc">
    <w:name w:val="Дополнительный"/>
    <w:basedOn w:val="a0"/>
    <w:link w:val="afffd"/>
    <w:qFormat/>
    <w:rsid w:val="006427C4"/>
    <w:pPr>
      <w:ind w:firstLine="0"/>
      <w:jc w:val="left"/>
    </w:pPr>
    <w:rPr>
      <w:i/>
      <w:szCs w:val="24"/>
      <w:u w:val="single"/>
    </w:rPr>
  </w:style>
  <w:style w:type="character" w:customStyle="1" w:styleId="afffd">
    <w:name w:val="Дополнительный Знак"/>
    <w:link w:val="afffc"/>
    <w:rsid w:val="006427C4"/>
    <w:rPr>
      <w:i/>
      <w:sz w:val="28"/>
      <w:szCs w:val="24"/>
      <w:u w:val="single"/>
    </w:rPr>
  </w:style>
  <w:style w:type="paragraph" w:customStyle="1" w:styleId="35">
    <w:name w:val="Уровень 3"/>
    <w:basedOn w:val="a0"/>
    <w:link w:val="36"/>
    <w:qFormat/>
    <w:rsid w:val="00C10657"/>
    <w:pPr>
      <w:spacing w:before="120"/>
    </w:pPr>
    <w:rPr>
      <w:b/>
      <w:i/>
      <w:szCs w:val="28"/>
    </w:rPr>
  </w:style>
  <w:style w:type="character" w:customStyle="1" w:styleId="36">
    <w:name w:val="Уровень 3 Знак"/>
    <w:link w:val="35"/>
    <w:rsid w:val="00C10657"/>
    <w:rPr>
      <w:b/>
      <w:i/>
      <w:sz w:val="28"/>
      <w:szCs w:val="28"/>
    </w:rPr>
  </w:style>
  <w:style w:type="paragraph" w:customStyle="1" w:styleId="afffe">
    <w:name w:val="ЭОР список"/>
    <w:basedOn w:val="a"/>
    <w:link w:val="affff"/>
    <w:qFormat/>
    <w:rsid w:val="003227D8"/>
    <w:pPr>
      <w:ind w:left="0" w:firstLine="720"/>
    </w:pPr>
  </w:style>
  <w:style w:type="paragraph" w:styleId="a">
    <w:name w:val="List Number"/>
    <w:basedOn w:val="a0"/>
    <w:link w:val="affff0"/>
    <w:unhideWhenUsed/>
    <w:rsid w:val="003227D8"/>
    <w:pPr>
      <w:numPr>
        <w:numId w:val="1"/>
      </w:numPr>
      <w:tabs>
        <w:tab w:val="clear" w:pos="1070"/>
        <w:tab w:val="num" w:pos="360"/>
      </w:tabs>
      <w:ind w:left="360"/>
      <w:contextualSpacing/>
    </w:pPr>
  </w:style>
  <w:style w:type="character" w:customStyle="1" w:styleId="affff0">
    <w:name w:val="Нумерованный список Знак"/>
    <w:basedOn w:val="a1"/>
    <w:link w:val="a"/>
    <w:rsid w:val="003227D8"/>
    <w:rPr>
      <w:sz w:val="28"/>
    </w:rPr>
  </w:style>
  <w:style w:type="character" w:customStyle="1" w:styleId="affff">
    <w:name w:val="ЭОР список Знак"/>
    <w:basedOn w:val="affff0"/>
    <w:link w:val="afffe"/>
    <w:rsid w:val="003227D8"/>
    <w:rPr>
      <w:sz w:val="28"/>
    </w:rPr>
  </w:style>
  <w:style w:type="paragraph" w:styleId="affff1">
    <w:name w:val="Revision"/>
    <w:hidden/>
    <w:uiPriority w:val="99"/>
    <w:semiHidden/>
    <w:rsid w:val="00342D8B"/>
    <w:rPr>
      <w:sz w:val="28"/>
    </w:rPr>
  </w:style>
  <w:style w:type="paragraph" w:styleId="affff2">
    <w:name w:val="List"/>
    <w:basedOn w:val="a0"/>
    <w:rsid w:val="00AD7D3C"/>
    <w:pPr>
      <w:ind w:left="283" w:hanging="283"/>
    </w:pPr>
  </w:style>
  <w:style w:type="paragraph" w:styleId="affff3">
    <w:name w:val="List Continue"/>
    <w:basedOn w:val="a0"/>
    <w:rsid w:val="00AD7D3C"/>
    <w:pPr>
      <w:spacing w:after="120"/>
      <w:ind w:left="283"/>
    </w:pPr>
  </w:style>
  <w:style w:type="paragraph" w:customStyle="1" w:styleId="14pt">
    <w:name w:val="Обычный + 14 pt"/>
    <w:aliases w:val="по ширине,Первая строка:  1,25 см"/>
    <w:basedOn w:val="a0"/>
    <w:rsid w:val="00AD7D3C"/>
    <w:pPr>
      <w:ind w:firstLine="709"/>
    </w:pPr>
  </w:style>
  <w:style w:type="character" w:customStyle="1" w:styleId="Char">
    <w:name w:val="!ОСН Char"/>
    <w:basedOn w:val="a1"/>
    <w:link w:val="affff4"/>
    <w:locked/>
    <w:rsid w:val="00AD7D3C"/>
    <w:rPr>
      <w:sz w:val="24"/>
    </w:rPr>
  </w:style>
  <w:style w:type="paragraph" w:customStyle="1" w:styleId="affff4">
    <w:name w:val="!ОСН"/>
    <w:link w:val="Char"/>
    <w:rsid w:val="00AD7D3C"/>
    <w:pPr>
      <w:ind w:firstLine="567"/>
    </w:pPr>
    <w:rPr>
      <w:sz w:val="24"/>
    </w:rPr>
  </w:style>
  <w:style w:type="paragraph" w:customStyle="1" w:styleId="affff5">
    <w:name w:val="Нормальный"/>
    <w:basedOn w:val="a0"/>
    <w:rsid w:val="00AD7D3C"/>
    <w:pPr>
      <w:ind w:firstLine="567"/>
    </w:pPr>
    <w:rPr>
      <w:sz w:val="24"/>
    </w:rPr>
  </w:style>
  <w:style w:type="paragraph" w:styleId="affff6">
    <w:name w:val="Plain Text"/>
    <w:basedOn w:val="a0"/>
    <w:link w:val="affff7"/>
    <w:rsid w:val="00AD7D3C"/>
    <w:rPr>
      <w:rFonts w:ascii="Courier New" w:hAnsi="Courier New"/>
    </w:rPr>
  </w:style>
  <w:style w:type="character" w:customStyle="1" w:styleId="affff7">
    <w:name w:val="Текст Знак"/>
    <w:basedOn w:val="a1"/>
    <w:link w:val="affff6"/>
    <w:rsid w:val="00AD7D3C"/>
    <w:rPr>
      <w:rFonts w:ascii="Courier New" w:hAnsi="Courier New"/>
      <w:sz w:val="28"/>
    </w:rPr>
  </w:style>
  <w:style w:type="paragraph" w:styleId="affff8">
    <w:name w:val="Normal (Web)"/>
    <w:basedOn w:val="a0"/>
    <w:uiPriority w:val="99"/>
    <w:unhideWhenUsed/>
    <w:rsid w:val="00AD7D3C"/>
    <w:pPr>
      <w:spacing w:before="100" w:beforeAutospacing="1" w:after="100" w:afterAutospacing="1" w:line="240" w:lineRule="auto"/>
      <w:ind w:firstLine="0"/>
      <w:jc w:val="left"/>
    </w:pPr>
    <w:rPr>
      <w:sz w:val="24"/>
      <w:szCs w:val="24"/>
    </w:rPr>
  </w:style>
  <w:style w:type="character" w:customStyle="1" w:styleId="math-template1">
    <w:name w:val="math-template1"/>
    <w:basedOn w:val="a1"/>
    <w:rsid w:val="00AD7D3C"/>
    <w:rPr>
      <w:rFonts w:ascii="Times New Roman" w:hAnsi="Times New Roman" w:cs="Times New Roman" w:hint="default"/>
      <w:sz w:val="29"/>
      <w:szCs w:val="29"/>
    </w:rPr>
  </w:style>
  <w:style w:type="character" w:customStyle="1" w:styleId="80">
    <w:name w:val="Заголовок 8 Знак"/>
    <w:basedOn w:val="a1"/>
    <w:link w:val="8"/>
    <w:rsid w:val="00AD7D3C"/>
    <w:rPr>
      <w:b/>
      <w:i/>
      <w:sz w:val="28"/>
    </w:rPr>
  </w:style>
  <w:style w:type="paragraph" w:customStyle="1" w:styleId="affff9">
    <w:name w:val="Формула"/>
    <w:basedOn w:val="a0"/>
    <w:link w:val="affffa"/>
    <w:rsid w:val="00AD7D3C"/>
    <w:pPr>
      <w:tabs>
        <w:tab w:val="left" w:pos="0"/>
        <w:tab w:val="center" w:pos="4820"/>
        <w:tab w:val="right" w:pos="9072"/>
      </w:tabs>
      <w:ind w:firstLine="709"/>
      <w:jc w:val="center"/>
    </w:pPr>
    <w:rPr>
      <w:szCs w:val="28"/>
    </w:rPr>
  </w:style>
  <w:style w:type="paragraph" w:customStyle="1" w:styleId="affffb">
    <w:name w:val="Подрис. подпись"/>
    <w:basedOn w:val="a0"/>
    <w:link w:val="affffc"/>
    <w:rsid w:val="00AD7D3C"/>
    <w:pPr>
      <w:tabs>
        <w:tab w:val="left" w:pos="0"/>
      </w:tabs>
      <w:ind w:firstLine="0"/>
      <w:jc w:val="center"/>
    </w:pPr>
    <w:rPr>
      <w:sz w:val="24"/>
      <w:szCs w:val="28"/>
    </w:rPr>
  </w:style>
  <w:style w:type="character" w:customStyle="1" w:styleId="affffa">
    <w:name w:val="Формула Знак"/>
    <w:basedOn w:val="a1"/>
    <w:link w:val="affff9"/>
    <w:rsid w:val="00AD7D3C"/>
    <w:rPr>
      <w:sz w:val="28"/>
      <w:szCs w:val="28"/>
    </w:rPr>
  </w:style>
  <w:style w:type="character" w:customStyle="1" w:styleId="affffc">
    <w:name w:val="Подрис. подпись Знак"/>
    <w:basedOn w:val="a1"/>
    <w:link w:val="affffb"/>
    <w:rsid w:val="00AD7D3C"/>
    <w:rPr>
      <w:sz w:val="24"/>
      <w:szCs w:val="28"/>
    </w:rPr>
  </w:style>
  <w:style w:type="character" w:customStyle="1" w:styleId="apple-converted-space">
    <w:name w:val="apple-converted-space"/>
    <w:basedOn w:val="a1"/>
    <w:rsid w:val="00AD7D3C"/>
  </w:style>
  <w:style w:type="paragraph" w:customStyle="1" w:styleId="18">
    <w:name w:val="Уровень 1"/>
    <w:basedOn w:val="a0"/>
    <w:link w:val="19"/>
    <w:rsid w:val="00AD7D3C"/>
    <w:pPr>
      <w:spacing w:before="480"/>
      <w:jc w:val="center"/>
      <w:outlineLvl w:val="0"/>
    </w:pPr>
    <w:rPr>
      <w:b/>
      <w:caps/>
      <w:szCs w:val="28"/>
    </w:rPr>
  </w:style>
  <w:style w:type="character" w:customStyle="1" w:styleId="19">
    <w:name w:val="Уровень 1 Знак"/>
    <w:link w:val="18"/>
    <w:rsid w:val="00AD7D3C"/>
    <w:rPr>
      <w:b/>
      <w:caps/>
      <w:sz w:val="28"/>
      <w:szCs w:val="28"/>
    </w:rPr>
  </w:style>
  <w:style w:type="character" w:customStyle="1" w:styleId="aff8">
    <w:name w:val="Абзац списка Знак"/>
    <w:basedOn w:val="a1"/>
    <w:link w:val="aff7"/>
    <w:uiPriority w:val="34"/>
    <w:rsid w:val="00AD7D3C"/>
    <w:rPr>
      <w:rFonts w:ascii="Calibri" w:eastAsia="Calibri" w:hAnsi="Calibri"/>
      <w:sz w:val="22"/>
      <w:szCs w:val="22"/>
      <w:lang w:eastAsia="en-US"/>
    </w:rPr>
  </w:style>
  <w:style w:type="paragraph" w:styleId="2">
    <w:name w:val="List Number 2"/>
    <w:basedOn w:val="a0"/>
    <w:link w:val="26"/>
    <w:semiHidden/>
    <w:unhideWhenUsed/>
    <w:rsid w:val="00AD7D3C"/>
    <w:pPr>
      <w:numPr>
        <w:numId w:val="2"/>
      </w:numPr>
      <w:contextualSpacing/>
    </w:pPr>
  </w:style>
  <w:style w:type="character" w:customStyle="1" w:styleId="26">
    <w:name w:val="Нумерованный список 2 Знак"/>
    <w:basedOn w:val="a1"/>
    <w:link w:val="2"/>
    <w:semiHidden/>
    <w:rsid w:val="00AD7D3C"/>
    <w:rPr>
      <w:sz w:val="28"/>
    </w:rPr>
  </w:style>
  <w:style w:type="character" w:customStyle="1" w:styleId="affffd">
    <w:name w:val="ЭОР нум Знак"/>
    <w:basedOn w:val="26"/>
    <w:rsid w:val="00AD7D3C"/>
    <w:rPr>
      <w:sz w:val="28"/>
    </w:rPr>
  </w:style>
  <w:style w:type="character" w:customStyle="1" w:styleId="21">
    <w:name w:val="Заголовок 2 Знак"/>
    <w:aliases w:val="ЭОР Заголовок 2 Знак"/>
    <w:basedOn w:val="a1"/>
    <w:link w:val="20"/>
    <w:rsid w:val="00AD7D3C"/>
    <w:rPr>
      <w:b/>
      <w:sz w:val="28"/>
    </w:rPr>
  </w:style>
  <w:style w:type="character" w:customStyle="1" w:styleId="40">
    <w:name w:val="Заголовок 4 Знак"/>
    <w:aliases w:val="ЭОР Заголовок 4 Знак"/>
    <w:link w:val="4"/>
    <w:rsid w:val="00AD7D3C"/>
    <w:rPr>
      <w:sz w:val="28"/>
    </w:rPr>
  </w:style>
  <w:style w:type="character" w:customStyle="1" w:styleId="50">
    <w:name w:val="Заголовок 5 Знак"/>
    <w:link w:val="5"/>
    <w:rsid w:val="00AD7D3C"/>
    <w:rPr>
      <w:sz w:val="28"/>
    </w:rPr>
  </w:style>
  <w:style w:type="character" w:customStyle="1" w:styleId="60">
    <w:name w:val="Заголовок 6 Знак"/>
    <w:link w:val="6"/>
    <w:rsid w:val="00AD7D3C"/>
    <w:rPr>
      <w:sz w:val="28"/>
    </w:rPr>
  </w:style>
  <w:style w:type="character" w:customStyle="1" w:styleId="24">
    <w:name w:val="Основной текст с отступом 2 Знак"/>
    <w:link w:val="23"/>
    <w:rsid w:val="00AD7D3C"/>
    <w:rPr>
      <w:sz w:val="28"/>
      <w:u w:val="single"/>
    </w:rPr>
  </w:style>
  <w:style w:type="paragraph" w:styleId="1a">
    <w:name w:val="index 1"/>
    <w:basedOn w:val="a0"/>
    <w:next w:val="a0"/>
    <w:autoRedefine/>
    <w:rsid w:val="00AD7D3C"/>
    <w:pPr>
      <w:ind w:left="240" w:hanging="240"/>
      <w:jc w:val="right"/>
    </w:pPr>
    <w:rPr>
      <w:sz w:val="24"/>
      <w:szCs w:val="24"/>
    </w:rPr>
  </w:style>
  <w:style w:type="paragraph" w:styleId="affffe">
    <w:name w:val="index heading"/>
    <w:basedOn w:val="a0"/>
    <w:next w:val="1a"/>
    <w:rsid w:val="00AD7D3C"/>
    <w:pPr>
      <w:ind w:firstLine="709"/>
    </w:pPr>
    <w:rPr>
      <w:sz w:val="24"/>
      <w:szCs w:val="24"/>
    </w:rPr>
  </w:style>
  <w:style w:type="paragraph" w:customStyle="1" w:styleId="afffff">
    <w:name w:val="!ОСН_б/о"/>
    <w:basedOn w:val="affff4"/>
    <w:next w:val="affff4"/>
    <w:rsid w:val="00AD7D3C"/>
    <w:pPr>
      <w:ind w:firstLine="0"/>
    </w:pPr>
  </w:style>
  <w:style w:type="paragraph" w:customStyle="1" w:styleId="afffff0">
    <w:name w:val="!формула"/>
    <w:basedOn w:val="affff4"/>
    <w:next w:val="affff4"/>
    <w:rsid w:val="00AD7D3C"/>
    <w:pPr>
      <w:spacing w:before="60" w:after="60"/>
      <w:ind w:left="567"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60087">
      <w:bodyDiv w:val="1"/>
      <w:marLeft w:val="0"/>
      <w:marRight w:val="0"/>
      <w:marTop w:val="0"/>
      <w:marBottom w:val="0"/>
      <w:divBdr>
        <w:top w:val="none" w:sz="0" w:space="0" w:color="auto"/>
        <w:left w:val="none" w:sz="0" w:space="0" w:color="auto"/>
        <w:bottom w:val="none" w:sz="0" w:space="0" w:color="auto"/>
        <w:right w:val="none" w:sz="0" w:space="0" w:color="auto"/>
      </w:divBdr>
    </w:div>
    <w:div w:id="520239830">
      <w:bodyDiv w:val="1"/>
      <w:marLeft w:val="0"/>
      <w:marRight w:val="0"/>
      <w:marTop w:val="0"/>
      <w:marBottom w:val="0"/>
      <w:divBdr>
        <w:top w:val="none" w:sz="0" w:space="0" w:color="auto"/>
        <w:left w:val="none" w:sz="0" w:space="0" w:color="auto"/>
        <w:bottom w:val="none" w:sz="0" w:space="0" w:color="auto"/>
        <w:right w:val="none" w:sz="0" w:space="0" w:color="auto"/>
      </w:divBdr>
    </w:div>
    <w:div w:id="1319460768">
      <w:bodyDiv w:val="1"/>
      <w:marLeft w:val="0"/>
      <w:marRight w:val="0"/>
      <w:marTop w:val="0"/>
      <w:marBottom w:val="0"/>
      <w:divBdr>
        <w:top w:val="none" w:sz="0" w:space="0" w:color="auto"/>
        <w:left w:val="none" w:sz="0" w:space="0" w:color="auto"/>
        <w:bottom w:val="none" w:sz="0" w:space="0" w:color="auto"/>
        <w:right w:val="none" w:sz="0" w:space="0" w:color="auto"/>
      </w:divBdr>
    </w:div>
    <w:div w:id="1472596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734.bin"/><Relationship Id="rId21" Type="http://schemas.openxmlformats.org/officeDocument/2006/relationships/oleObject" Target="embeddings/oleObject5.bin"/><Relationship Id="rId170" Type="http://schemas.openxmlformats.org/officeDocument/2006/relationships/oleObject" Target="embeddings/oleObject78.bin"/><Relationship Id="rId268" Type="http://schemas.openxmlformats.org/officeDocument/2006/relationships/oleObject" Target="embeddings/oleObject126.bin"/><Relationship Id="rId475" Type="http://schemas.openxmlformats.org/officeDocument/2006/relationships/oleObject" Target="embeddings/oleObject226.bin"/><Relationship Id="rId682" Type="http://schemas.openxmlformats.org/officeDocument/2006/relationships/image" Target="media/image350.wmf"/><Relationship Id="rId128" Type="http://schemas.openxmlformats.org/officeDocument/2006/relationships/image" Target="media/image65.wmf"/><Relationship Id="rId335" Type="http://schemas.openxmlformats.org/officeDocument/2006/relationships/oleObject" Target="embeddings/oleObject158.bin"/><Relationship Id="rId542" Type="http://schemas.openxmlformats.org/officeDocument/2006/relationships/oleObject" Target="embeddings/oleObject259.bin"/><Relationship Id="rId987" Type="http://schemas.openxmlformats.org/officeDocument/2006/relationships/oleObject" Target="embeddings/oleObject470.bin"/><Relationship Id="rId1172" Type="http://schemas.openxmlformats.org/officeDocument/2006/relationships/oleObject" Target="embeddings/oleObject561.bin"/><Relationship Id="rId402" Type="http://schemas.openxmlformats.org/officeDocument/2006/relationships/oleObject" Target="embeddings/oleObject191.bin"/><Relationship Id="rId847" Type="http://schemas.openxmlformats.org/officeDocument/2006/relationships/image" Target="media/image438.png"/><Relationship Id="rId1032" Type="http://schemas.openxmlformats.org/officeDocument/2006/relationships/oleObject" Target="embeddings/oleObject492.bin"/><Relationship Id="rId1477" Type="http://schemas.openxmlformats.org/officeDocument/2006/relationships/image" Target="media/image758.wmf"/><Relationship Id="rId1684" Type="http://schemas.openxmlformats.org/officeDocument/2006/relationships/oleObject" Target="embeddings/oleObject814.bin"/><Relationship Id="rId707" Type="http://schemas.openxmlformats.org/officeDocument/2006/relationships/image" Target="media/image363.wmf"/><Relationship Id="rId914" Type="http://schemas.openxmlformats.org/officeDocument/2006/relationships/oleObject" Target="embeddings/oleObject435.bin"/><Relationship Id="rId1337" Type="http://schemas.openxmlformats.org/officeDocument/2006/relationships/oleObject" Target="embeddings/oleObject642.bin"/><Relationship Id="rId1544" Type="http://schemas.openxmlformats.org/officeDocument/2006/relationships/oleObject" Target="embeddings/oleObject745.bin"/><Relationship Id="rId43" Type="http://schemas.openxmlformats.org/officeDocument/2006/relationships/image" Target="media/image20.wmf"/><Relationship Id="rId1404" Type="http://schemas.openxmlformats.org/officeDocument/2006/relationships/oleObject" Target="embeddings/oleObject675.bin"/><Relationship Id="rId1611" Type="http://schemas.openxmlformats.org/officeDocument/2006/relationships/image" Target="media/image827.wmf"/><Relationship Id="rId192" Type="http://schemas.openxmlformats.org/officeDocument/2006/relationships/image" Target="media/image97.wmf"/><Relationship Id="rId1709" Type="http://schemas.openxmlformats.org/officeDocument/2006/relationships/image" Target="media/image876.wmf"/><Relationship Id="rId497" Type="http://schemas.openxmlformats.org/officeDocument/2006/relationships/oleObject" Target="embeddings/oleObject237.bin"/><Relationship Id="rId357" Type="http://schemas.openxmlformats.org/officeDocument/2006/relationships/oleObject" Target="embeddings/oleObject169.bin"/><Relationship Id="rId1194" Type="http://schemas.openxmlformats.org/officeDocument/2006/relationships/oleObject" Target="embeddings/oleObject572.bin"/><Relationship Id="rId217" Type="http://schemas.openxmlformats.org/officeDocument/2006/relationships/image" Target="media/image110.wmf"/><Relationship Id="rId564" Type="http://schemas.openxmlformats.org/officeDocument/2006/relationships/oleObject" Target="embeddings/oleObject268.bin"/><Relationship Id="rId771" Type="http://schemas.openxmlformats.org/officeDocument/2006/relationships/image" Target="media/image396.wmf"/><Relationship Id="rId869" Type="http://schemas.openxmlformats.org/officeDocument/2006/relationships/oleObject" Target="embeddings/oleObject413.bin"/><Relationship Id="rId1499" Type="http://schemas.openxmlformats.org/officeDocument/2006/relationships/image" Target="media/image770.wmf"/><Relationship Id="rId424" Type="http://schemas.openxmlformats.org/officeDocument/2006/relationships/oleObject" Target="embeddings/oleObject202.bin"/><Relationship Id="rId631" Type="http://schemas.openxmlformats.org/officeDocument/2006/relationships/image" Target="media/image325.wmf"/><Relationship Id="rId729" Type="http://schemas.openxmlformats.org/officeDocument/2006/relationships/oleObject" Target="embeddings/oleObject348.bin"/><Relationship Id="rId1054" Type="http://schemas.openxmlformats.org/officeDocument/2006/relationships/oleObject" Target="embeddings/oleObject503.bin"/><Relationship Id="rId1261" Type="http://schemas.openxmlformats.org/officeDocument/2006/relationships/oleObject" Target="embeddings/oleObject605.bin"/><Relationship Id="rId1359" Type="http://schemas.openxmlformats.org/officeDocument/2006/relationships/image" Target="media/image700.wmf"/><Relationship Id="rId936" Type="http://schemas.openxmlformats.org/officeDocument/2006/relationships/oleObject" Target="embeddings/oleObject445.bin"/><Relationship Id="rId1121" Type="http://schemas.openxmlformats.org/officeDocument/2006/relationships/image" Target="media/image579.wmf"/><Relationship Id="rId1219" Type="http://schemas.openxmlformats.org/officeDocument/2006/relationships/image" Target="media/image628.wmf"/><Relationship Id="rId1566" Type="http://schemas.openxmlformats.org/officeDocument/2006/relationships/oleObject" Target="embeddings/oleObject755.bin"/><Relationship Id="rId65" Type="http://schemas.openxmlformats.org/officeDocument/2006/relationships/image" Target="media/image32.wmf"/><Relationship Id="rId1426" Type="http://schemas.openxmlformats.org/officeDocument/2006/relationships/oleObject" Target="embeddings/oleObject686.bin"/><Relationship Id="rId1633" Type="http://schemas.openxmlformats.org/officeDocument/2006/relationships/image" Target="media/image838.wmf"/><Relationship Id="rId1700" Type="http://schemas.openxmlformats.org/officeDocument/2006/relationships/oleObject" Target="embeddings/oleObject822.bin"/><Relationship Id="rId281" Type="http://schemas.openxmlformats.org/officeDocument/2006/relationships/image" Target="media/image142.wmf"/><Relationship Id="rId141" Type="http://schemas.openxmlformats.org/officeDocument/2006/relationships/oleObject" Target="embeddings/oleObject63.bin"/><Relationship Id="rId379" Type="http://schemas.openxmlformats.org/officeDocument/2006/relationships/oleObject" Target="embeddings/oleObject180.bin"/><Relationship Id="rId586" Type="http://schemas.openxmlformats.org/officeDocument/2006/relationships/oleObject" Target="embeddings/oleObject278.bin"/><Relationship Id="rId793" Type="http://schemas.openxmlformats.org/officeDocument/2006/relationships/oleObject" Target="embeddings/oleObject379.bin"/><Relationship Id="rId7" Type="http://schemas.openxmlformats.org/officeDocument/2006/relationships/endnotes" Target="endnotes.xml"/><Relationship Id="rId239" Type="http://schemas.openxmlformats.org/officeDocument/2006/relationships/oleObject" Target="embeddings/oleObject111.bin"/><Relationship Id="rId446" Type="http://schemas.openxmlformats.org/officeDocument/2006/relationships/image" Target="media/image228.wmf"/><Relationship Id="rId653" Type="http://schemas.openxmlformats.org/officeDocument/2006/relationships/image" Target="media/image335.wmf"/><Relationship Id="rId1076" Type="http://schemas.openxmlformats.org/officeDocument/2006/relationships/oleObject" Target="embeddings/oleObject514.bin"/><Relationship Id="rId1283" Type="http://schemas.openxmlformats.org/officeDocument/2006/relationships/oleObject" Target="embeddings/oleObject616.bin"/><Relationship Id="rId1490" Type="http://schemas.openxmlformats.org/officeDocument/2006/relationships/image" Target="media/image765.wmf"/><Relationship Id="rId306" Type="http://schemas.openxmlformats.org/officeDocument/2006/relationships/oleObject" Target="embeddings/oleObject144.bin"/><Relationship Id="rId860" Type="http://schemas.openxmlformats.org/officeDocument/2006/relationships/image" Target="media/image445.wmf"/><Relationship Id="rId958" Type="http://schemas.openxmlformats.org/officeDocument/2006/relationships/oleObject" Target="embeddings/oleObject456.bin"/><Relationship Id="rId1143" Type="http://schemas.openxmlformats.org/officeDocument/2006/relationships/image" Target="media/image590.wmf"/><Relationship Id="rId1588" Type="http://schemas.openxmlformats.org/officeDocument/2006/relationships/oleObject" Target="embeddings/oleObject766.bin"/><Relationship Id="rId87" Type="http://schemas.openxmlformats.org/officeDocument/2006/relationships/oleObject" Target="embeddings/oleObject37.bin"/><Relationship Id="rId513" Type="http://schemas.openxmlformats.org/officeDocument/2006/relationships/oleObject" Target="embeddings/oleObject245.bin"/><Relationship Id="rId720" Type="http://schemas.openxmlformats.org/officeDocument/2006/relationships/image" Target="media/image370.wmf"/><Relationship Id="rId818" Type="http://schemas.openxmlformats.org/officeDocument/2006/relationships/image" Target="media/image421.wmf"/><Relationship Id="rId1350" Type="http://schemas.openxmlformats.org/officeDocument/2006/relationships/image" Target="media/image695.wmf"/><Relationship Id="rId1448" Type="http://schemas.openxmlformats.org/officeDocument/2006/relationships/image" Target="media/image744.wmf"/><Relationship Id="rId1655" Type="http://schemas.openxmlformats.org/officeDocument/2006/relationships/image" Target="media/image849.wmf"/><Relationship Id="rId1003" Type="http://schemas.openxmlformats.org/officeDocument/2006/relationships/image" Target="media/image518.wmf"/><Relationship Id="rId1210" Type="http://schemas.openxmlformats.org/officeDocument/2006/relationships/image" Target="media/image623.wmf"/><Relationship Id="rId1308" Type="http://schemas.openxmlformats.org/officeDocument/2006/relationships/oleObject" Target="embeddings/oleObject628.bin"/><Relationship Id="rId1515" Type="http://schemas.openxmlformats.org/officeDocument/2006/relationships/image" Target="media/image778.wmf"/><Relationship Id="rId1722" Type="http://schemas.openxmlformats.org/officeDocument/2006/relationships/oleObject" Target="embeddings/oleObject833.bin"/><Relationship Id="rId14" Type="http://schemas.openxmlformats.org/officeDocument/2006/relationships/oleObject" Target="embeddings/oleObject2.bin"/><Relationship Id="rId163" Type="http://schemas.openxmlformats.org/officeDocument/2006/relationships/image" Target="media/image82.wmf"/><Relationship Id="rId370" Type="http://schemas.openxmlformats.org/officeDocument/2006/relationships/image" Target="media/image188.wmf"/><Relationship Id="rId230" Type="http://schemas.openxmlformats.org/officeDocument/2006/relationships/image" Target="media/image117.wmf"/><Relationship Id="rId468" Type="http://schemas.openxmlformats.org/officeDocument/2006/relationships/image" Target="media/image239.wmf"/><Relationship Id="rId675" Type="http://schemas.openxmlformats.org/officeDocument/2006/relationships/image" Target="media/image346.wmf"/><Relationship Id="rId882" Type="http://schemas.openxmlformats.org/officeDocument/2006/relationships/oleObject" Target="embeddings/oleObject419.bin"/><Relationship Id="rId1098" Type="http://schemas.openxmlformats.org/officeDocument/2006/relationships/image" Target="media/image567.wmf"/><Relationship Id="rId328" Type="http://schemas.openxmlformats.org/officeDocument/2006/relationships/image" Target="media/image167.wmf"/><Relationship Id="rId535" Type="http://schemas.openxmlformats.org/officeDocument/2006/relationships/image" Target="media/image273.wmf"/><Relationship Id="rId742" Type="http://schemas.openxmlformats.org/officeDocument/2006/relationships/image" Target="media/image381.wmf"/><Relationship Id="rId1165" Type="http://schemas.openxmlformats.org/officeDocument/2006/relationships/image" Target="media/image601.wmf"/><Relationship Id="rId1372" Type="http://schemas.openxmlformats.org/officeDocument/2006/relationships/oleObject" Target="embeddings/oleObject659.bin"/><Relationship Id="rId602" Type="http://schemas.openxmlformats.org/officeDocument/2006/relationships/image" Target="media/image310.wmf"/><Relationship Id="rId1025" Type="http://schemas.openxmlformats.org/officeDocument/2006/relationships/oleObject" Target="embeddings/oleObject489.bin"/><Relationship Id="rId1232" Type="http://schemas.openxmlformats.org/officeDocument/2006/relationships/oleObject" Target="embeddings/oleObject591.bin"/><Relationship Id="rId1677" Type="http://schemas.openxmlformats.org/officeDocument/2006/relationships/image" Target="media/image860.wmf"/><Relationship Id="rId907" Type="http://schemas.openxmlformats.org/officeDocument/2006/relationships/image" Target="media/image469.wmf"/><Relationship Id="rId1537" Type="http://schemas.openxmlformats.org/officeDocument/2006/relationships/image" Target="media/image789.wmf"/><Relationship Id="rId36" Type="http://schemas.openxmlformats.org/officeDocument/2006/relationships/oleObject" Target="embeddings/oleObject13.bin"/><Relationship Id="rId1604" Type="http://schemas.openxmlformats.org/officeDocument/2006/relationships/oleObject" Target="embeddings/oleObject774.bin"/><Relationship Id="rId185" Type="http://schemas.openxmlformats.org/officeDocument/2006/relationships/oleObject" Target="embeddings/oleObject85.bin"/><Relationship Id="rId392" Type="http://schemas.openxmlformats.org/officeDocument/2006/relationships/oleObject" Target="embeddings/oleObject186.bin"/><Relationship Id="rId697" Type="http://schemas.openxmlformats.org/officeDocument/2006/relationships/oleObject" Target="embeddings/oleObject334.bin"/><Relationship Id="rId252" Type="http://schemas.openxmlformats.org/officeDocument/2006/relationships/oleObject" Target="embeddings/oleObject118.bin"/><Relationship Id="rId1187" Type="http://schemas.openxmlformats.org/officeDocument/2006/relationships/image" Target="media/image612.wmf"/><Relationship Id="rId112" Type="http://schemas.openxmlformats.org/officeDocument/2006/relationships/oleObject" Target="embeddings/oleObject49.bin"/><Relationship Id="rId557" Type="http://schemas.openxmlformats.org/officeDocument/2006/relationships/oleObject" Target="embeddings/oleObject265.bin"/><Relationship Id="rId764" Type="http://schemas.openxmlformats.org/officeDocument/2006/relationships/oleObject" Target="embeddings/oleObject365.bin"/><Relationship Id="rId971" Type="http://schemas.openxmlformats.org/officeDocument/2006/relationships/oleObject" Target="embeddings/oleObject462.bin"/><Relationship Id="rId1394" Type="http://schemas.openxmlformats.org/officeDocument/2006/relationships/image" Target="media/image718.wmf"/><Relationship Id="rId1699" Type="http://schemas.openxmlformats.org/officeDocument/2006/relationships/image" Target="media/image871.wmf"/><Relationship Id="rId417" Type="http://schemas.openxmlformats.org/officeDocument/2006/relationships/image" Target="media/image212.wmf"/><Relationship Id="rId624" Type="http://schemas.openxmlformats.org/officeDocument/2006/relationships/oleObject" Target="embeddings/oleObject296.bin"/><Relationship Id="rId831" Type="http://schemas.openxmlformats.org/officeDocument/2006/relationships/oleObject" Target="embeddings/oleObject396.bin"/><Relationship Id="rId1047" Type="http://schemas.openxmlformats.org/officeDocument/2006/relationships/image" Target="media/image541.wmf"/><Relationship Id="rId1254" Type="http://schemas.openxmlformats.org/officeDocument/2006/relationships/image" Target="media/image646.wmf"/><Relationship Id="rId1461" Type="http://schemas.openxmlformats.org/officeDocument/2006/relationships/oleObject" Target="embeddings/oleObject704.bin"/><Relationship Id="rId929" Type="http://schemas.openxmlformats.org/officeDocument/2006/relationships/image" Target="media/image480.wmf"/><Relationship Id="rId1114" Type="http://schemas.openxmlformats.org/officeDocument/2006/relationships/oleObject" Target="embeddings/oleObject532.bin"/><Relationship Id="rId1321" Type="http://schemas.openxmlformats.org/officeDocument/2006/relationships/image" Target="media/image680.wmf"/><Relationship Id="rId1559" Type="http://schemas.openxmlformats.org/officeDocument/2006/relationships/image" Target="media/image801.wmf"/><Relationship Id="rId58" Type="http://schemas.openxmlformats.org/officeDocument/2006/relationships/oleObject" Target="embeddings/oleObject23.bin"/><Relationship Id="rId1419" Type="http://schemas.openxmlformats.org/officeDocument/2006/relationships/image" Target="media/image730.wmf"/><Relationship Id="rId1626" Type="http://schemas.openxmlformats.org/officeDocument/2006/relationships/oleObject" Target="embeddings/oleObject785.bin"/><Relationship Id="rId274" Type="http://schemas.openxmlformats.org/officeDocument/2006/relationships/oleObject" Target="embeddings/oleObject129.bin"/><Relationship Id="rId481" Type="http://schemas.openxmlformats.org/officeDocument/2006/relationships/image" Target="media/image246.wmf"/><Relationship Id="rId134" Type="http://schemas.openxmlformats.org/officeDocument/2006/relationships/image" Target="media/image68.wmf"/><Relationship Id="rId579" Type="http://schemas.openxmlformats.org/officeDocument/2006/relationships/image" Target="media/image298.wmf"/><Relationship Id="rId786" Type="http://schemas.openxmlformats.org/officeDocument/2006/relationships/oleObject" Target="embeddings/oleObject376.bin"/><Relationship Id="rId993" Type="http://schemas.openxmlformats.org/officeDocument/2006/relationships/image" Target="media/image513.wmf"/><Relationship Id="rId341" Type="http://schemas.openxmlformats.org/officeDocument/2006/relationships/oleObject" Target="embeddings/oleObject161.bin"/><Relationship Id="rId439" Type="http://schemas.openxmlformats.org/officeDocument/2006/relationships/image" Target="media/image224.png"/><Relationship Id="rId646" Type="http://schemas.openxmlformats.org/officeDocument/2006/relationships/oleObject" Target="embeddings/oleObject307.bin"/><Relationship Id="rId1069" Type="http://schemas.openxmlformats.org/officeDocument/2006/relationships/image" Target="media/image552.wmf"/><Relationship Id="rId1276" Type="http://schemas.openxmlformats.org/officeDocument/2006/relationships/image" Target="media/image657.wmf"/><Relationship Id="rId1483" Type="http://schemas.openxmlformats.org/officeDocument/2006/relationships/oleObject" Target="embeddings/oleObject715.bin"/><Relationship Id="rId201" Type="http://schemas.openxmlformats.org/officeDocument/2006/relationships/oleObject" Target="embeddings/oleObject93.bin"/><Relationship Id="rId506" Type="http://schemas.openxmlformats.org/officeDocument/2006/relationships/oleObject" Target="embeddings/oleObject242.bin"/><Relationship Id="rId853" Type="http://schemas.openxmlformats.org/officeDocument/2006/relationships/oleObject" Target="embeddings/oleObject405.bin"/><Relationship Id="rId1136" Type="http://schemas.openxmlformats.org/officeDocument/2006/relationships/oleObject" Target="embeddings/oleObject543.bin"/><Relationship Id="rId1690" Type="http://schemas.openxmlformats.org/officeDocument/2006/relationships/oleObject" Target="embeddings/oleObject817.bin"/><Relationship Id="rId713" Type="http://schemas.openxmlformats.org/officeDocument/2006/relationships/image" Target="media/image366.png"/><Relationship Id="rId920" Type="http://schemas.openxmlformats.org/officeDocument/2006/relationships/image" Target="media/image476.wmf"/><Relationship Id="rId1343" Type="http://schemas.openxmlformats.org/officeDocument/2006/relationships/oleObject" Target="embeddings/oleObject645.bin"/><Relationship Id="rId1550" Type="http://schemas.openxmlformats.org/officeDocument/2006/relationships/oleObject" Target="embeddings/oleObject748.bin"/><Relationship Id="rId1648" Type="http://schemas.openxmlformats.org/officeDocument/2006/relationships/oleObject" Target="embeddings/oleObject796.bin"/><Relationship Id="rId1203" Type="http://schemas.openxmlformats.org/officeDocument/2006/relationships/oleObject" Target="embeddings/oleObject577.bin"/><Relationship Id="rId1410" Type="http://schemas.openxmlformats.org/officeDocument/2006/relationships/oleObject" Target="embeddings/oleObject678.bin"/><Relationship Id="rId1508" Type="http://schemas.openxmlformats.org/officeDocument/2006/relationships/oleObject" Target="embeddings/oleObject727.bin"/><Relationship Id="rId1715" Type="http://schemas.openxmlformats.org/officeDocument/2006/relationships/image" Target="media/image879.wmf"/><Relationship Id="rId296" Type="http://schemas.openxmlformats.org/officeDocument/2006/relationships/image" Target="media/image150.wmf"/><Relationship Id="rId156" Type="http://schemas.openxmlformats.org/officeDocument/2006/relationships/image" Target="media/image79.wmf"/><Relationship Id="rId363" Type="http://schemas.openxmlformats.org/officeDocument/2006/relationships/oleObject" Target="embeddings/oleObject172.bin"/><Relationship Id="rId570" Type="http://schemas.openxmlformats.org/officeDocument/2006/relationships/image" Target="media/image293.wmf"/><Relationship Id="rId223" Type="http://schemas.openxmlformats.org/officeDocument/2006/relationships/image" Target="media/image113.png"/><Relationship Id="rId430" Type="http://schemas.openxmlformats.org/officeDocument/2006/relationships/image" Target="media/image219.png"/><Relationship Id="rId668" Type="http://schemas.openxmlformats.org/officeDocument/2006/relationships/oleObject" Target="embeddings/oleObject319.bin"/><Relationship Id="rId875" Type="http://schemas.openxmlformats.org/officeDocument/2006/relationships/oleObject" Target="embeddings/oleObject416.bin"/><Relationship Id="rId1060" Type="http://schemas.openxmlformats.org/officeDocument/2006/relationships/oleObject" Target="embeddings/oleObject506.bin"/><Relationship Id="rId1298" Type="http://schemas.openxmlformats.org/officeDocument/2006/relationships/oleObject" Target="embeddings/oleObject623.bin"/><Relationship Id="rId528" Type="http://schemas.openxmlformats.org/officeDocument/2006/relationships/image" Target="media/image269.wmf"/><Relationship Id="rId735" Type="http://schemas.openxmlformats.org/officeDocument/2006/relationships/oleObject" Target="embeddings/oleObject351.bin"/><Relationship Id="rId942" Type="http://schemas.openxmlformats.org/officeDocument/2006/relationships/oleObject" Target="embeddings/oleObject448.bin"/><Relationship Id="rId1158" Type="http://schemas.openxmlformats.org/officeDocument/2006/relationships/oleObject" Target="embeddings/oleObject554.bin"/><Relationship Id="rId1365" Type="http://schemas.openxmlformats.org/officeDocument/2006/relationships/image" Target="media/image703.wmf"/><Relationship Id="rId1572" Type="http://schemas.openxmlformats.org/officeDocument/2006/relationships/oleObject" Target="embeddings/oleObject758.bin"/><Relationship Id="rId1018" Type="http://schemas.openxmlformats.org/officeDocument/2006/relationships/oleObject" Target="embeddings/oleObject486.bin"/><Relationship Id="rId1225" Type="http://schemas.openxmlformats.org/officeDocument/2006/relationships/image" Target="media/image631.wmf"/><Relationship Id="rId1432" Type="http://schemas.openxmlformats.org/officeDocument/2006/relationships/image" Target="media/image736.wmf"/><Relationship Id="rId71" Type="http://schemas.openxmlformats.org/officeDocument/2006/relationships/image" Target="media/image35.wmf"/><Relationship Id="rId802" Type="http://schemas.openxmlformats.org/officeDocument/2006/relationships/image" Target="media/image412.wmf"/><Relationship Id="rId29" Type="http://schemas.openxmlformats.org/officeDocument/2006/relationships/oleObject" Target="embeddings/oleObject9.bin"/><Relationship Id="rId178" Type="http://schemas.openxmlformats.org/officeDocument/2006/relationships/image" Target="media/image90.wmf"/><Relationship Id="rId385" Type="http://schemas.openxmlformats.org/officeDocument/2006/relationships/image" Target="media/image196.wmf"/><Relationship Id="rId592" Type="http://schemas.openxmlformats.org/officeDocument/2006/relationships/oleObject" Target="embeddings/oleObject281.bin"/><Relationship Id="rId245" Type="http://schemas.openxmlformats.org/officeDocument/2006/relationships/oleObject" Target="embeddings/oleObject114.bin"/><Relationship Id="rId452" Type="http://schemas.openxmlformats.org/officeDocument/2006/relationships/image" Target="media/image231.wmf"/><Relationship Id="rId897" Type="http://schemas.openxmlformats.org/officeDocument/2006/relationships/oleObject" Target="embeddings/oleObject426.bin"/><Relationship Id="rId1082" Type="http://schemas.openxmlformats.org/officeDocument/2006/relationships/oleObject" Target="embeddings/oleObject517.bin"/><Relationship Id="rId105" Type="http://schemas.openxmlformats.org/officeDocument/2006/relationships/image" Target="media/image53.wmf"/><Relationship Id="rId312" Type="http://schemas.openxmlformats.org/officeDocument/2006/relationships/image" Target="media/image159.wmf"/><Relationship Id="rId757" Type="http://schemas.openxmlformats.org/officeDocument/2006/relationships/oleObject" Target="embeddings/oleObject362.bin"/><Relationship Id="rId964" Type="http://schemas.openxmlformats.org/officeDocument/2006/relationships/oleObject" Target="embeddings/oleObject459.bin"/><Relationship Id="rId1387" Type="http://schemas.openxmlformats.org/officeDocument/2006/relationships/oleObject" Target="embeddings/oleObject666.bin"/><Relationship Id="rId1594" Type="http://schemas.openxmlformats.org/officeDocument/2006/relationships/oleObject" Target="embeddings/oleObject769.bin"/><Relationship Id="rId93" Type="http://schemas.openxmlformats.org/officeDocument/2006/relationships/oleObject" Target="embeddings/oleObject40.bin"/><Relationship Id="rId617" Type="http://schemas.openxmlformats.org/officeDocument/2006/relationships/oleObject" Target="embeddings/oleObject293.bin"/><Relationship Id="rId824" Type="http://schemas.openxmlformats.org/officeDocument/2006/relationships/image" Target="media/image424.wmf"/><Relationship Id="rId1247" Type="http://schemas.openxmlformats.org/officeDocument/2006/relationships/image" Target="media/image642.wmf"/><Relationship Id="rId1454" Type="http://schemas.openxmlformats.org/officeDocument/2006/relationships/image" Target="media/image747.wmf"/><Relationship Id="rId1661" Type="http://schemas.openxmlformats.org/officeDocument/2006/relationships/image" Target="media/image852.wmf"/><Relationship Id="rId1107" Type="http://schemas.openxmlformats.org/officeDocument/2006/relationships/image" Target="media/image572.wmf"/><Relationship Id="rId1314" Type="http://schemas.openxmlformats.org/officeDocument/2006/relationships/oleObject" Target="embeddings/oleObject631.bin"/><Relationship Id="rId1521" Type="http://schemas.openxmlformats.org/officeDocument/2006/relationships/image" Target="media/image781.wmf"/><Relationship Id="rId1619" Type="http://schemas.openxmlformats.org/officeDocument/2006/relationships/image" Target="media/image831.wmf"/><Relationship Id="rId20" Type="http://schemas.openxmlformats.org/officeDocument/2006/relationships/image" Target="media/image9.wmf"/><Relationship Id="rId267" Type="http://schemas.openxmlformats.org/officeDocument/2006/relationships/image" Target="media/image135.wmf"/><Relationship Id="rId474" Type="http://schemas.openxmlformats.org/officeDocument/2006/relationships/image" Target="media/image242.wmf"/><Relationship Id="rId127" Type="http://schemas.openxmlformats.org/officeDocument/2006/relationships/oleObject" Target="embeddings/oleObject56.bin"/><Relationship Id="rId681" Type="http://schemas.openxmlformats.org/officeDocument/2006/relationships/image" Target="media/image349.png"/><Relationship Id="rId779" Type="http://schemas.openxmlformats.org/officeDocument/2006/relationships/image" Target="media/image400.wmf"/><Relationship Id="rId986" Type="http://schemas.openxmlformats.org/officeDocument/2006/relationships/image" Target="media/image510.wmf"/><Relationship Id="rId334" Type="http://schemas.openxmlformats.org/officeDocument/2006/relationships/image" Target="media/image170.wmf"/><Relationship Id="rId541" Type="http://schemas.openxmlformats.org/officeDocument/2006/relationships/image" Target="media/image276.wmf"/><Relationship Id="rId639" Type="http://schemas.openxmlformats.org/officeDocument/2006/relationships/image" Target="media/image329.wmf"/><Relationship Id="rId1171" Type="http://schemas.openxmlformats.org/officeDocument/2006/relationships/image" Target="media/image604.wmf"/><Relationship Id="rId1269" Type="http://schemas.openxmlformats.org/officeDocument/2006/relationships/oleObject" Target="embeddings/oleObject609.bin"/><Relationship Id="rId1476" Type="http://schemas.openxmlformats.org/officeDocument/2006/relationships/oleObject" Target="embeddings/oleObject712.bin"/><Relationship Id="rId401" Type="http://schemas.openxmlformats.org/officeDocument/2006/relationships/image" Target="media/image204.wmf"/><Relationship Id="rId846" Type="http://schemas.openxmlformats.org/officeDocument/2006/relationships/oleObject" Target="embeddings/oleObject402.bin"/><Relationship Id="rId1031" Type="http://schemas.openxmlformats.org/officeDocument/2006/relationships/image" Target="media/image533.wmf"/><Relationship Id="rId1129" Type="http://schemas.openxmlformats.org/officeDocument/2006/relationships/image" Target="media/image583.wmf"/><Relationship Id="rId1683" Type="http://schemas.openxmlformats.org/officeDocument/2006/relationships/image" Target="media/image863.wmf"/><Relationship Id="rId706" Type="http://schemas.openxmlformats.org/officeDocument/2006/relationships/oleObject" Target="embeddings/oleObject337.bin"/><Relationship Id="rId913" Type="http://schemas.openxmlformats.org/officeDocument/2006/relationships/image" Target="media/image472.wmf"/><Relationship Id="rId1336" Type="http://schemas.openxmlformats.org/officeDocument/2006/relationships/image" Target="media/image688.wmf"/><Relationship Id="rId1543" Type="http://schemas.openxmlformats.org/officeDocument/2006/relationships/image" Target="media/image792.wmf"/><Relationship Id="rId42" Type="http://schemas.openxmlformats.org/officeDocument/2006/relationships/oleObject" Target="embeddings/oleObject16.bin"/><Relationship Id="rId1403" Type="http://schemas.openxmlformats.org/officeDocument/2006/relationships/image" Target="media/image722.wmf"/><Relationship Id="rId1610" Type="http://schemas.openxmlformats.org/officeDocument/2006/relationships/oleObject" Target="embeddings/oleObject777.bin"/><Relationship Id="rId191" Type="http://schemas.openxmlformats.org/officeDocument/2006/relationships/oleObject" Target="embeddings/oleObject88.bin"/><Relationship Id="rId1708" Type="http://schemas.openxmlformats.org/officeDocument/2006/relationships/oleObject" Target="embeddings/oleObject826.bin"/><Relationship Id="rId289" Type="http://schemas.openxmlformats.org/officeDocument/2006/relationships/oleObject" Target="embeddings/oleObject136.bin"/><Relationship Id="rId496" Type="http://schemas.openxmlformats.org/officeDocument/2006/relationships/image" Target="media/image253.wmf"/><Relationship Id="rId149" Type="http://schemas.openxmlformats.org/officeDocument/2006/relationships/oleObject" Target="embeddings/oleObject67.bin"/><Relationship Id="rId356" Type="http://schemas.openxmlformats.org/officeDocument/2006/relationships/image" Target="media/image181.wmf"/><Relationship Id="rId563" Type="http://schemas.openxmlformats.org/officeDocument/2006/relationships/image" Target="media/image289.wmf"/><Relationship Id="rId770" Type="http://schemas.openxmlformats.org/officeDocument/2006/relationships/oleObject" Target="embeddings/oleObject368.bin"/><Relationship Id="rId1193" Type="http://schemas.openxmlformats.org/officeDocument/2006/relationships/image" Target="media/image615.wmf"/><Relationship Id="rId216" Type="http://schemas.openxmlformats.org/officeDocument/2006/relationships/oleObject" Target="embeddings/oleObject100.bin"/><Relationship Id="rId423" Type="http://schemas.openxmlformats.org/officeDocument/2006/relationships/image" Target="media/image215.wmf"/><Relationship Id="rId868" Type="http://schemas.openxmlformats.org/officeDocument/2006/relationships/image" Target="media/image449.wmf"/><Relationship Id="rId1053" Type="http://schemas.openxmlformats.org/officeDocument/2006/relationships/image" Target="media/image544.wmf"/><Relationship Id="rId1260" Type="http://schemas.openxmlformats.org/officeDocument/2006/relationships/image" Target="media/image649.wmf"/><Relationship Id="rId1498" Type="http://schemas.openxmlformats.org/officeDocument/2006/relationships/image" Target="media/image769.png"/><Relationship Id="rId630" Type="http://schemas.openxmlformats.org/officeDocument/2006/relationships/oleObject" Target="embeddings/oleObject299.bin"/><Relationship Id="rId728" Type="http://schemas.openxmlformats.org/officeDocument/2006/relationships/image" Target="media/image374.wmf"/><Relationship Id="rId935" Type="http://schemas.openxmlformats.org/officeDocument/2006/relationships/image" Target="media/image484.wmf"/><Relationship Id="rId1358" Type="http://schemas.openxmlformats.org/officeDocument/2006/relationships/oleObject" Target="embeddings/oleObject652.bin"/><Relationship Id="rId1565" Type="http://schemas.openxmlformats.org/officeDocument/2006/relationships/image" Target="media/image804.wmf"/><Relationship Id="rId64" Type="http://schemas.openxmlformats.org/officeDocument/2006/relationships/oleObject" Target="embeddings/oleObject26.bin"/><Relationship Id="rId1120" Type="http://schemas.openxmlformats.org/officeDocument/2006/relationships/oleObject" Target="embeddings/oleObject535.bin"/><Relationship Id="rId1218" Type="http://schemas.openxmlformats.org/officeDocument/2006/relationships/oleObject" Target="embeddings/oleObject584.bin"/><Relationship Id="rId1425" Type="http://schemas.openxmlformats.org/officeDocument/2006/relationships/image" Target="media/image733.wmf"/><Relationship Id="rId1632" Type="http://schemas.openxmlformats.org/officeDocument/2006/relationships/oleObject" Target="embeddings/oleObject788.bin"/><Relationship Id="rId280" Type="http://schemas.openxmlformats.org/officeDocument/2006/relationships/oleObject" Target="embeddings/oleObject132.bin"/><Relationship Id="rId140" Type="http://schemas.openxmlformats.org/officeDocument/2006/relationships/image" Target="media/image71.wmf"/><Relationship Id="rId378" Type="http://schemas.openxmlformats.org/officeDocument/2006/relationships/image" Target="media/image192.wmf"/><Relationship Id="rId585" Type="http://schemas.openxmlformats.org/officeDocument/2006/relationships/image" Target="media/image301.wmf"/><Relationship Id="rId792" Type="http://schemas.openxmlformats.org/officeDocument/2006/relationships/image" Target="media/image407.wmf"/><Relationship Id="rId6" Type="http://schemas.openxmlformats.org/officeDocument/2006/relationships/footnotes" Target="footnotes.xml"/><Relationship Id="rId238" Type="http://schemas.openxmlformats.org/officeDocument/2006/relationships/image" Target="media/image121.wmf"/><Relationship Id="rId445" Type="http://schemas.openxmlformats.org/officeDocument/2006/relationships/oleObject" Target="embeddings/oleObject211.bin"/><Relationship Id="rId652" Type="http://schemas.openxmlformats.org/officeDocument/2006/relationships/oleObject" Target="embeddings/oleObject311.bin"/><Relationship Id="rId1075" Type="http://schemas.openxmlformats.org/officeDocument/2006/relationships/image" Target="media/image555.wmf"/><Relationship Id="rId1282" Type="http://schemas.openxmlformats.org/officeDocument/2006/relationships/image" Target="media/image660.wmf"/><Relationship Id="rId305" Type="http://schemas.openxmlformats.org/officeDocument/2006/relationships/image" Target="media/image155.wmf"/><Relationship Id="rId512" Type="http://schemas.openxmlformats.org/officeDocument/2006/relationships/image" Target="media/image261.wmf"/><Relationship Id="rId957" Type="http://schemas.openxmlformats.org/officeDocument/2006/relationships/image" Target="media/image495.wmf"/><Relationship Id="rId1142" Type="http://schemas.openxmlformats.org/officeDocument/2006/relationships/oleObject" Target="embeddings/oleObject546.bin"/><Relationship Id="rId1587" Type="http://schemas.openxmlformats.org/officeDocument/2006/relationships/image" Target="media/image815.wmf"/><Relationship Id="rId86" Type="http://schemas.openxmlformats.org/officeDocument/2006/relationships/image" Target="media/image43.wmf"/><Relationship Id="rId817" Type="http://schemas.openxmlformats.org/officeDocument/2006/relationships/oleObject" Target="embeddings/oleObject390.bin"/><Relationship Id="rId1002" Type="http://schemas.openxmlformats.org/officeDocument/2006/relationships/oleObject" Target="embeddings/oleObject478.bin"/><Relationship Id="rId1447" Type="http://schemas.openxmlformats.org/officeDocument/2006/relationships/oleObject" Target="embeddings/oleObject697.bin"/><Relationship Id="rId1654" Type="http://schemas.openxmlformats.org/officeDocument/2006/relationships/oleObject" Target="embeddings/oleObject799.bin"/><Relationship Id="rId1307" Type="http://schemas.openxmlformats.org/officeDocument/2006/relationships/image" Target="media/image673.wmf"/><Relationship Id="rId1514" Type="http://schemas.openxmlformats.org/officeDocument/2006/relationships/oleObject" Target="embeddings/oleObject730.bin"/><Relationship Id="rId1721" Type="http://schemas.openxmlformats.org/officeDocument/2006/relationships/image" Target="media/image882.wmf"/><Relationship Id="rId13" Type="http://schemas.openxmlformats.org/officeDocument/2006/relationships/image" Target="media/image5.wmf"/><Relationship Id="rId162" Type="http://schemas.openxmlformats.org/officeDocument/2006/relationships/oleObject" Target="embeddings/oleObject74.bin"/><Relationship Id="rId467" Type="http://schemas.openxmlformats.org/officeDocument/2006/relationships/oleObject" Target="embeddings/oleObject222.bin"/><Relationship Id="rId1097" Type="http://schemas.openxmlformats.org/officeDocument/2006/relationships/oleObject" Target="embeddings/oleObject524.bin"/><Relationship Id="rId674" Type="http://schemas.openxmlformats.org/officeDocument/2006/relationships/oleObject" Target="embeddings/oleObject322.bin"/><Relationship Id="rId881" Type="http://schemas.openxmlformats.org/officeDocument/2006/relationships/image" Target="media/image456.wmf"/><Relationship Id="rId979" Type="http://schemas.openxmlformats.org/officeDocument/2006/relationships/oleObject" Target="embeddings/oleObject466.bin"/><Relationship Id="rId327" Type="http://schemas.openxmlformats.org/officeDocument/2006/relationships/oleObject" Target="embeddings/oleObject154.bin"/><Relationship Id="rId534" Type="http://schemas.openxmlformats.org/officeDocument/2006/relationships/image" Target="media/image272.png"/><Relationship Id="rId741" Type="http://schemas.openxmlformats.org/officeDocument/2006/relationships/oleObject" Target="embeddings/oleObject354.bin"/><Relationship Id="rId839" Type="http://schemas.openxmlformats.org/officeDocument/2006/relationships/oleObject" Target="embeddings/oleObject399.bin"/><Relationship Id="rId1164" Type="http://schemas.openxmlformats.org/officeDocument/2006/relationships/oleObject" Target="embeddings/oleObject557.bin"/><Relationship Id="rId1371" Type="http://schemas.openxmlformats.org/officeDocument/2006/relationships/image" Target="media/image706.wmf"/><Relationship Id="rId1469" Type="http://schemas.openxmlformats.org/officeDocument/2006/relationships/image" Target="media/image754.wmf"/><Relationship Id="rId601" Type="http://schemas.openxmlformats.org/officeDocument/2006/relationships/oleObject" Target="embeddings/oleObject285.bin"/><Relationship Id="rId1024" Type="http://schemas.openxmlformats.org/officeDocument/2006/relationships/image" Target="media/image529.wmf"/><Relationship Id="rId1231" Type="http://schemas.openxmlformats.org/officeDocument/2006/relationships/image" Target="media/image634.wmf"/><Relationship Id="rId1676" Type="http://schemas.openxmlformats.org/officeDocument/2006/relationships/oleObject" Target="embeddings/oleObject810.bin"/><Relationship Id="rId906" Type="http://schemas.openxmlformats.org/officeDocument/2006/relationships/oleObject" Target="embeddings/oleObject431.bin"/><Relationship Id="rId1329" Type="http://schemas.openxmlformats.org/officeDocument/2006/relationships/image" Target="media/image684.wmf"/><Relationship Id="rId1536" Type="http://schemas.openxmlformats.org/officeDocument/2006/relationships/oleObject" Target="embeddings/oleObject741.bin"/><Relationship Id="rId35" Type="http://schemas.openxmlformats.org/officeDocument/2006/relationships/oleObject" Target="embeddings/oleObject12.bin"/><Relationship Id="rId1603" Type="http://schemas.openxmlformats.org/officeDocument/2006/relationships/image" Target="media/image823.wmf"/><Relationship Id="rId184" Type="http://schemas.openxmlformats.org/officeDocument/2006/relationships/image" Target="media/image93.wmf"/><Relationship Id="rId391" Type="http://schemas.openxmlformats.org/officeDocument/2006/relationships/image" Target="media/image199.wmf"/><Relationship Id="rId251" Type="http://schemas.openxmlformats.org/officeDocument/2006/relationships/image" Target="media/image127.wmf"/><Relationship Id="rId489" Type="http://schemas.openxmlformats.org/officeDocument/2006/relationships/image" Target="media/image251.wmf"/><Relationship Id="rId696" Type="http://schemas.openxmlformats.org/officeDocument/2006/relationships/image" Target="media/image356.wmf"/><Relationship Id="rId349" Type="http://schemas.openxmlformats.org/officeDocument/2006/relationships/oleObject" Target="embeddings/oleObject165.bin"/><Relationship Id="rId556" Type="http://schemas.openxmlformats.org/officeDocument/2006/relationships/image" Target="media/image285.wmf"/><Relationship Id="rId763" Type="http://schemas.openxmlformats.org/officeDocument/2006/relationships/image" Target="media/image392.wmf"/><Relationship Id="rId1186" Type="http://schemas.openxmlformats.org/officeDocument/2006/relationships/oleObject" Target="embeddings/oleObject568.bin"/><Relationship Id="rId1393" Type="http://schemas.openxmlformats.org/officeDocument/2006/relationships/oleObject" Target="embeddings/oleObject669.bin"/><Relationship Id="rId111" Type="http://schemas.openxmlformats.org/officeDocument/2006/relationships/image" Target="media/image56.wmf"/><Relationship Id="rId209" Type="http://schemas.openxmlformats.org/officeDocument/2006/relationships/image" Target="media/image106.wmf"/><Relationship Id="rId416" Type="http://schemas.openxmlformats.org/officeDocument/2006/relationships/oleObject" Target="embeddings/oleObject198.bin"/><Relationship Id="rId970" Type="http://schemas.openxmlformats.org/officeDocument/2006/relationships/image" Target="media/image502.wmf"/><Relationship Id="rId1046" Type="http://schemas.openxmlformats.org/officeDocument/2006/relationships/oleObject" Target="embeddings/oleObject499.bin"/><Relationship Id="rId1253" Type="http://schemas.openxmlformats.org/officeDocument/2006/relationships/oleObject" Target="embeddings/oleObject601.bin"/><Relationship Id="rId1698" Type="http://schemas.openxmlformats.org/officeDocument/2006/relationships/oleObject" Target="embeddings/oleObject821.bin"/><Relationship Id="rId623" Type="http://schemas.openxmlformats.org/officeDocument/2006/relationships/image" Target="media/image321.wmf"/><Relationship Id="rId830" Type="http://schemas.openxmlformats.org/officeDocument/2006/relationships/image" Target="media/image428.wmf"/><Relationship Id="rId928" Type="http://schemas.openxmlformats.org/officeDocument/2006/relationships/oleObject" Target="embeddings/oleObject442.bin"/><Relationship Id="rId1460" Type="http://schemas.openxmlformats.org/officeDocument/2006/relationships/image" Target="media/image750.wmf"/><Relationship Id="rId1558" Type="http://schemas.openxmlformats.org/officeDocument/2006/relationships/oleObject" Target="embeddings/oleObject751.bin"/><Relationship Id="rId57" Type="http://schemas.openxmlformats.org/officeDocument/2006/relationships/image" Target="media/image28.wmf"/><Relationship Id="rId1113" Type="http://schemas.openxmlformats.org/officeDocument/2006/relationships/image" Target="media/image575.wmf"/><Relationship Id="rId1320" Type="http://schemas.openxmlformats.org/officeDocument/2006/relationships/oleObject" Target="embeddings/oleObject634.bin"/><Relationship Id="rId1418" Type="http://schemas.openxmlformats.org/officeDocument/2006/relationships/oleObject" Target="embeddings/oleObject682.bin"/><Relationship Id="rId1625" Type="http://schemas.openxmlformats.org/officeDocument/2006/relationships/image" Target="media/image834.wmf"/><Relationship Id="rId273" Type="http://schemas.openxmlformats.org/officeDocument/2006/relationships/image" Target="media/image138.wmf"/><Relationship Id="rId480" Type="http://schemas.openxmlformats.org/officeDocument/2006/relationships/oleObject" Target="embeddings/oleObject228.bin"/><Relationship Id="rId133" Type="http://schemas.openxmlformats.org/officeDocument/2006/relationships/oleObject" Target="embeddings/oleObject59.bin"/><Relationship Id="rId340" Type="http://schemas.openxmlformats.org/officeDocument/2006/relationships/image" Target="media/image173.wmf"/><Relationship Id="rId578" Type="http://schemas.openxmlformats.org/officeDocument/2006/relationships/image" Target="media/image297.png"/><Relationship Id="rId785" Type="http://schemas.openxmlformats.org/officeDocument/2006/relationships/image" Target="media/image403.wmf"/><Relationship Id="rId992" Type="http://schemas.openxmlformats.org/officeDocument/2006/relationships/oleObject" Target="embeddings/oleObject473.bin"/><Relationship Id="rId200" Type="http://schemas.openxmlformats.org/officeDocument/2006/relationships/image" Target="media/image101.wmf"/><Relationship Id="rId438" Type="http://schemas.openxmlformats.org/officeDocument/2006/relationships/oleObject" Target="embeddings/oleObject208.bin"/><Relationship Id="rId645" Type="http://schemas.openxmlformats.org/officeDocument/2006/relationships/image" Target="media/image332.png"/><Relationship Id="rId852" Type="http://schemas.openxmlformats.org/officeDocument/2006/relationships/image" Target="media/image441.wmf"/><Relationship Id="rId1068" Type="http://schemas.openxmlformats.org/officeDocument/2006/relationships/oleObject" Target="embeddings/oleObject510.bin"/><Relationship Id="rId1275" Type="http://schemas.openxmlformats.org/officeDocument/2006/relationships/oleObject" Target="embeddings/oleObject612.bin"/><Relationship Id="rId1482" Type="http://schemas.openxmlformats.org/officeDocument/2006/relationships/image" Target="media/image761.wmf"/><Relationship Id="rId505" Type="http://schemas.openxmlformats.org/officeDocument/2006/relationships/image" Target="media/image257.wmf"/><Relationship Id="rId712" Type="http://schemas.openxmlformats.org/officeDocument/2006/relationships/oleObject" Target="embeddings/oleObject340.bin"/><Relationship Id="rId1135" Type="http://schemas.openxmlformats.org/officeDocument/2006/relationships/image" Target="media/image586.wmf"/><Relationship Id="rId1342" Type="http://schemas.openxmlformats.org/officeDocument/2006/relationships/image" Target="media/image691.wmf"/><Relationship Id="rId79" Type="http://schemas.openxmlformats.org/officeDocument/2006/relationships/image" Target="media/image39.png"/><Relationship Id="rId1202" Type="http://schemas.openxmlformats.org/officeDocument/2006/relationships/image" Target="media/image619.wmf"/><Relationship Id="rId1647" Type="http://schemas.openxmlformats.org/officeDocument/2006/relationships/image" Target="media/image845.wmf"/><Relationship Id="rId1507" Type="http://schemas.openxmlformats.org/officeDocument/2006/relationships/image" Target="media/image774.wmf"/><Relationship Id="rId1714" Type="http://schemas.openxmlformats.org/officeDocument/2006/relationships/oleObject" Target="embeddings/oleObject829.bin"/><Relationship Id="rId295" Type="http://schemas.openxmlformats.org/officeDocument/2006/relationships/oleObject" Target="embeddings/oleObject139.bin"/><Relationship Id="rId155" Type="http://schemas.openxmlformats.org/officeDocument/2006/relationships/oleObject" Target="embeddings/oleObject70.bin"/><Relationship Id="rId362" Type="http://schemas.openxmlformats.org/officeDocument/2006/relationships/image" Target="media/image184.wmf"/><Relationship Id="rId1297" Type="http://schemas.openxmlformats.org/officeDocument/2006/relationships/image" Target="media/image668.wmf"/><Relationship Id="rId222" Type="http://schemas.openxmlformats.org/officeDocument/2006/relationships/oleObject" Target="embeddings/oleObject103.bin"/><Relationship Id="rId667" Type="http://schemas.openxmlformats.org/officeDocument/2006/relationships/image" Target="media/image342.wmf"/><Relationship Id="rId874" Type="http://schemas.openxmlformats.org/officeDocument/2006/relationships/image" Target="media/image452.wmf"/><Relationship Id="rId527" Type="http://schemas.openxmlformats.org/officeDocument/2006/relationships/oleObject" Target="embeddings/oleObject252.bin"/><Relationship Id="rId734" Type="http://schemas.openxmlformats.org/officeDocument/2006/relationships/image" Target="media/image377.wmf"/><Relationship Id="rId941" Type="http://schemas.openxmlformats.org/officeDocument/2006/relationships/image" Target="media/image487.wmf"/><Relationship Id="rId1157" Type="http://schemas.openxmlformats.org/officeDocument/2006/relationships/image" Target="media/image597.wmf"/><Relationship Id="rId1364" Type="http://schemas.openxmlformats.org/officeDocument/2006/relationships/oleObject" Target="embeddings/oleObject655.bin"/><Relationship Id="rId1571" Type="http://schemas.openxmlformats.org/officeDocument/2006/relationships/image" Target="media/image807.wmf"/><Relationship Id="rId70" Type="http://schemas.openxmlformats.org/officeDocument/2006/relationships/oleObject" Target="embeddings/oleObject29.bin"/><Relationship Id="rId801" Type="http://schemas.openxmlformats.org/officeDocument/2006/relationships/oleObject" Target="embeddings/oleObject383.bin"/><Relationship Id="rId1017" Type="http://schemas.openxmlformats.org/officeDocument/2006/relationships/image" Target="media/image525.wmf"/><Relationship Id="rId1224" Type="http://schemas.openxmlformats.org/officeDocument/2006/relationships/oleObject" Target="embeddings/oleObject587.bin"/><Relationship Id="rId1431" Type="http://schemas.openxmlformats.org/officeDocument/2006/relationships/oleObject" Target="embeddings/oleObject689.bin"/><Relationship Id="rId1669" Type="http://schemas.openxmlformats.org/officeDocument/2006/relationships/image" Target="media/image856.wmf"/><Relationship Id="rId1529" Type="http://schemas.openxmlformats.org/officeDocument/2006/relationships/image" Target="media/image785.wmf"/><Relationship Id="rId28" Type="http://schemas.openxmlformats.org/officeDocument/2006/relationships/image" Target="media/image13.wmf"/><Relationship Id="rId177" Type="http://schemas.openxmlformats.org/officeDocument/2006/relationships/oleObject" Target="embeddings/oleObject81.bin"/><Relationship Id="rId384" Type="http://schemas.openxmlformats.org/officeDocument/2006/relationships/oleObject" Target="embeddings/oleObject182.bin"/><Relationship Id="rId591" Type="http://schemas.openxmlformats.org/officeDocument/2006/relationships/image" Target="media/image304.wmf"/><Relationship Id="rId244" Type="http://schemas.openxmlformats.org/officeDocument/2006/relationships/image" Target="media/image124.wmf"/><Relationship Id="rId689" Type="http://schemas.openxmlformats.org/officeDocument/2006/relationships/oleObject" Target="embeddings/oleObject329.bin"/><Relationship Id="rId896" Type="http://schemas.openxmlformats.org/officeDocument/2006/relationships/image" Target="media/image464.wmf"/><Relationship Id="rId1081" Type="http://schemas.openxmlformats.org/officeDocument/2006/relationships/image" Target="media/image558.wmf"/><Relationship Id="rId451" Type="http://schemas.openxmlformats.org/officeDocument/2006/relationships/oleObject" Target="embeddings/oleObject214.bin"/><Relationship Id="rId549" Type="http://schemas.openxmlformats.org/officeDocument/2006/relationships/oleObject" Target="embeddings/oleObject261.bin"/><Relationship Id="rId756" Type="http://schemas.openxmlformats.org/officeDocument/2006/relationships/image" Target="media/image388.wmf"/><Relationship Id="rId1179" Type="http://schemas.openxmlformats.org/officeDocument/2006/relationships/image" Target="media/image608.wmf"/><Relationship Id="rId1386" Type="http://schemas.openxmlformats.org/officeDocument/2006/relationships/image" Target="media/image714.wmf"/><Relationship Id="rId1593" Type="http://schemas.openxmlformats.org/officeDocument/2006/relationships/image" Target="media/image818.wmf"/><Relationship Id="rId104" Type="http://schemas.openxmlformats.org/officeDocument/2006/relationships/image" Target="media/image52.png"/><Relationship Id="rId311" Type="http://schemas.openxmlformats.org/officeDocument/2006/relationships/image" Target="media/image158.png"/><Relationship Id="rId409" Type="http://schemas.openxmlformats.org/officeDocument/2006/relationships/image" Target="media/image208.wmf"/><Relationship Id="rId963" Type="http://schemas.openxmlformats.org/officeDocument/2006/relationships/image" Target="media/image498.wmf"/><Relationship Id="rId1039" Type="http://schemas.openxmlformats.org/officeDocument/2006/relationships/image" Target="media/image537.wmf"/><Relationship Id="rId1246" Type="http://schemas.openxmlformats.org/officeDocument/2006/relationships/oleObject" Target="embeddings/oleObject598.bin"/><Relationship Id="rId92" Type="http://schemas.openxmlformats.org/officeDocument/2006/relationships/image" Target="media/image46.wmf"/><Relationship Id="rId616" Type="http://schemas.openxmlformats.org/officeDocument/2006/relationships/image" Target="media/image317.wmf"/><Relationship Id="rId823" Type="http://schemas.openxmlformats.org/officeDocument/2006/relationships/oleObject" Target="embeddings/oleObject393.bin"/><Relationship Id="rId1453" Type="http://schemas.openxmlformats.org/officeDocument/2006/relationships/oleObject" Target="embeddings/oleObject700.bin"/><Relationship Id="rId1660" Type="http://schemas.openxmlformats.org/officeDocument/2006/relationships/oleObject" Target="embeddings/oleObject802.bin"/><Relationship Id="rId1106" Type="http://schemas.openxmlformats.org/officeDocument/2006/relationships/oleObject" Target="embeddings/oleObject528.bin"/><Relationship Id="rId1313" Type="http://schemas.openxmlformats.org/officeDocument/2006/relationships/image" Target="media/image676.wmf"/><Relationship Id="rId1520" Type="http://schemas.openxmlformats.org/officeDocument/2006/relationships/oleObject" Target="embeddings/oleObject733.bin"/><Relationship Id="rId1618" Type="http://schemas.openxmlformats.org/officeDocument/2006/relationships/oleObject" Target="embeddings/oleObject781.bin"/><Relationship Id="rId199" Type="http://schemas.openxmlformats.org/officeDocument/2006/relationships/oleObject" Target="embeddings/oleObject92.bin"/><Relationship Id="rId266" Type="http://schemas.openxmlformats.org/officeDocument/2006/relationships/oleObject" Target="embeddings/oleObject125.bin"/><Relationship Id="rId473" Type="http://schemas.openxmlformats.org/officeDocument/2006/relationships/oleObject" Target="embeddings/oleObject225.bin"/><Relationship Id="rId680" Type="http://schemas.openxmlformats.org/officeDocument/2006/relationships/oleObject" Target="embeddings/oleObject325.bin"/><Relationship Id="rId126" Type="http://schemas.openxmlformats.org/officeDocument/2006/relationships/image" Target="media/image64.wmf"/><Relationship Id="rId333" Type="http://schemas.openxmlformats.org/officeDocument/2006/relationships/oleObject" Target="embeddings/oleObject157.bin"/><Relationship Id="rId540" Type="http://schemas.openxmlformats.org/officeDocument/2006/relationships/oleObject" Target="embeddings/oleObject258.bin"/><Relationship Id="rId778" Type="http://schemas.openxmlformats.org/officeDocument/2006/relationships/oleObject" Target="embeddings/oleObject372.bin"/><Relationship Id="rId985" Type="http://schemas.openxmlformats.org/officeDocument/2006/relationships/oleObject" Target="embeddings/oleObject469.bin"/><Relationship Id="rId1170" Type="http://schemas.openxmlformats.org/officeDocument/2006/relationships/oleObject" Target="embeddings/oleObject560.bin"/><Relationship Id="rId638" Type="http://schemas.openxmlformats.org/officeDocument/2006/relationships/oleObject" Target="embeddings/oleObject303.bin"/><Relationship Id="rId845" Type="http://schemas.openxmlformats.org/officeDocument/2006/relationships/image" Target="media/image437.wmf"/><Relationship Id="rId1030" Type="http://schemas.openxmlformats.org/officeDocument/2006/relationships/oleObject" Target="embeddings/oleObject491.bin"/><Relationship Id="rId1268" Type="http://schemas.openxmlformats.org/officeDocument/2006/relationships/image" Target="media/image653.wmf"/><Relationship Id="rId1475" Type="http://schemas.openxmlformats.org/officeDocument/2006/relationships/image" Target="media/image757.wmf"/><Relationship Id="rId1682" Type="http://schemas.openxmlformats.org/officeDocument/2006/relationships/oleObject" Target="embeddings/oleObject813.bin"/><Relationship Id="rId400" Type="http://schemas.openxmlformats.org/officeDocument/2006/relationships/oleObject" Target="embeddings/oleObject190.bin"/><Relationship Id="rId705" Type="http://schemas.openxmlformats.org/officeDocument/2006/relationships/image" Target="media/image362.wmf"/><Relationship Id="rId1128" Type="http://schemas.openxmlformats.org/officeDocument/2006/relationships/oleObject" Target="embeddings/oleObject539.bin"/><Relationship Id="rId1335" Type="http://schemas.openxmlformats.org/officeDocument/2006/relationships/oleObject" Target="embeddings/oleObject641.bin"/><Relationship Id="rId1542" Type="http://schemas.openxmlformats.org/officeDocument/2006/relationships/oleObject" Target="embeddings/oleObject744.bin"/><Relationship Id="rId912" Type="http://schemas.openxmlformats.org/officeDocument/2006/relationships/oleObject" Target="embeddings/oleObject434.bin"/><Relationship Id="rId41" Type="http://schemas.openxmlformats.org/officeDocument/2006/relationships/image" Target="media/image19.wmf"/><Relationship Id="rId1402" Type="http://schemas.openxmlformats.org/officeDocument/2006/relationships/oleObject" Target="embeddings/oleObject674.bin"/><Relationship Id="rId1707" Type="http://schemas.openxmlformats.org/officeDocument/2006/relationships/image" Target="media/image875.wmf"/><Relationship Id="rId190" Type="http://schemas.openxmlformats.org/officeDocument/2006/relationships/image" Target="media/image96.wmf"/><Relationship Id="rId288" Type="http://schemas.openxmlformats.org/officeDocument/2006/relationships/image" Target="media/image146.wmf"/><Relationship Id="rId495" Type="http://schemas.openxmlformats.org/officeDocument/2006/relationships/oleObject" Target="embeddings/oleObject236.bin"/><Relationship Id="rId148" Type="http://schemas.openxmlformats.org/officeDocument/2006/relationships/image" Target="media/image75.wmf"/><Relationship Id="rId355" Type="http://schemas.openxmlformats.org/officeDocument/2006/relationships/oleObject" Target="embeddings/oleObject168.bin"/><Relationship Id="rId562" Type="http://schemas.openxmlformats.org/officeDocument/2006/relationships/oleObject" Target="embeddings/oleObject267.bin"/><Relationship Id="rId1192" Type="http://schemas.openxmlformats.org/officeDocument/2006/relationships/oleObject" Target="embeddings/oleObject571.bin"/><Relationship Id="rId215" Type="http://schemas.openxmlformats.org/officeDocument/2006/relationships/image" Target="media/image109.wmf"/><Relationship Id="rId422" Type="http://schemas.openxmlformats.org/officeDocument/2006/relationships/oleObject" Target="embeddings/oleObject201.bin"/><Relationship Id="rId867" Type="http://schemas.openxmlformats.org/officeDocument/2006/relationships/oleObject" Target="embeddings/oleObject412.bin"/><Relationship Id="rId1052" Type="http://schemas.openxmlformats.org/officeDocument/2006/relationships/oleObject" Target="embeddings/oleObject502.bin"/><Relationship Id="rId1497" Type="http://schemas.openxmlformats.org/officeDocument/2006/relationships/oleObject" Target="embeddings/oleObject722.bin"/><Relationship Id="rId727" Type="http://schemas.openxmlformats.org/officeDocument/2006/relationships/oleObject" Target="embeddings/oleObject347.bin"/><Relationship Id="rId934" Type="http://schemas.openxmlformats.org/officeDocument/2006/relationships/image" Target="media/image483.png"/><Relationship Id="rId1357" Type="http://schemas.openxmlformats.org/officeDocument/2006/relationships/image" Target="media/image699.wmf"/><Relationship Id="rId1564" Type="http://schemas.openxmlformats.org/officeDocument/2006/relationships/oleObject" Target="embeddings/oleObject754.bin"/><Relationship Id="rId63" Type="http://schemas.openxmlformats.org/officeDocument/2006/relationships/image" Target="media/image31.wmf"/><Relationship Id="rId1217" Type="http://schemas.openxmlformats.org/officeDocument/2006/relationships/image" Target="media/image627.wmf"/><Relationship Id="rId1424" Type="http://schemas.openxmlformats.org/officeDocument/2006/relationships/oleObject" Target="embeddings/oleObject685.bin"/><Relationship Id="rId1631" Type="http://schemas.openxmlformats.org/officeDocument/2006/relationships/image" Target="media/image837.wmf"/><Relationship Id="rId1729" Type="http://schemas.openxmlformats.org/officeDocument/2006/relationships/footer" Target="footer1.xml"/><Relationship Id="rId377" Type="http://schemas.openxmlformats.org/officeDocument/2006/relationships/oleObject" Target="embeddings/oleObject179.bin"/><Relationship Id="rId584" Type="http://schemas.openxmlformats.org/officeDocument/2006/relationships/oleObject" Target="embeddings/oleObject277.bin"/><Relationship Id="rId5" Type="http://schemas.openxmlformats.org/officeDocument/2006/relationships/webSettings" Target="webSettings.xml"/><Relationship Id="rId237" Type="http://schemas.openxmlformats.org/officeDocument/2006/relationships/oleObject" Target="embeddings/oleObject110.bin"/><Relationship Id="rId791" Type="http://schemas.openxmlformats.org/officeDocument/2006/relationships/oleObject" Target="embeddings/oleObject378.bin"/><Relationship Id="rId889" Type="http://schemas.openxmlformats.org/officeDocument/2006/relationships/oleObject" Target="embeddings/oleObject422.bin"/><Relationship Id="rId1074" Type="http://schemas.openxmlformats.org/officeDocument/2006/relationships/oleObject" Target="embeddings/oleObject513.bin"/><Relationship Id="rId444" Type="http://schemas.openxmlformats.org/officeDocument/2006/relationships/image" Target="media/image227.wmf"/><Relationship Id="rId651" Type="http://schemas.openxmlformats.org/officeDocument/2006/relationships/image" Target="media/image334.wmf"/><Relationship Id="rId749" Type="http://schemas.openxmlformats.org/officeDocument/2006/relationships/oleObject" Target="embeddings/oleObject358.bin"/><Relationship Id="rId1281" Type="http://schemas.openxmlformats.org/officeDocument/2006/relationships/oleObject" Target="embeddings/oleObject615.bin"/><Relationship Id="rId1379" Type="http://schemas.openxmlformats.org/officeDocument/2006/relationships/oleObject" Target="embeddings/oleObject662.bin"/><Relationship Id="rId1586" Type="http://schemas.openxmlformats.org/officeDocument/2006/relationships/oleObject" Target="embeddings/oleObject765.bin"/><Relationship Id="rId304" Type="http://schemas.openxmlformats.org/officeDocument/2006/relationships/oleObject" Target="embeddings/oleObject143.bin"/><Relationship Id="rId511" Type="http://schemas.openxmlformats.org/officeDocument/2006/relationships/image" Target="media/image260.png"/><Relationship Id="rId609" Type="http://schemas.openxmlformats.org/officeDocument/2006/relationships/oleObject" Target="embeddings/oleObject289.bin"/><Relationship Id="rId956" Type="http://schemas.openxmlformats.org/officeDocument/2006/relationships/oleObject" Target="embeddings/oleObject455.bin"/><Relationship Id="rId1141" Type="http://schemas.openxmlformats.org/officeDocument/2006/relationships/image" Target="media/image589.wmf"/><Relationship Id="rId1239" Type="http://schemas.openxmlformats.org/officeDocument/2006/relationships/oleObject" Target="embeddings/oleObject594.bin"/><Relationship Id="rId85" Type="http://schemas.openxmlformats.org/officeDocument/2006/relationships/oleObject" Target="embeddings/oleObject36.bin"/><Relationship Id="rId816" Type="http://schemas.openxmlformats.org/officeDocument/2006/relationships/image" Target="media/image420.wmf"/><Relationship Id="rId1001" Type="http://schemas.openxmlformats.org/officeDocument/2006/relationships/image" Target="media/image517.wmf"/><Relationship Id="rId1446" Type="http://schemas.openxmlformats.org/officeDocument/2006/relationships/image" Target="media/image743.wmf"/><Relationship Id="rId1653" Type="http://schemas.openxmlformats.org/officeDocument/2006/relationships/image" Target="media/image848.wmf"/><Relationship Id="rId1306" Type="http://schemas.openxmlformats.org/officeDocument/2006/relationships/oleObject" Target="embeddings/oleObject627.bin"/><Relationship Id="rId1513" Type="http://schemas.openxmlformats.org/officeDocument/2006/relationships/image" Target="media/image777.wmf"/><Relationship Id="rId1720" Type="http://schemas.openxmlformats.org/officeDocument/2006/relationships/oleObject" Target="embeddings/oleObject832.bin"/><Relationship Id="rId12" Type="http://schemas.openxmlformats.org/officeDocument/2006/relationships/oleObject" Target="embeddings/oleObject1.bin"/><Relationship Id="rId161" Type="http://schemas.openxmlformats.org/officeDocument/2006/relationships/image" Target="media/image81.wmf"/><Relationship Id="rId399" Type="http://schemas.openxmlformats.org/officeDocument/2006/relationships/image" Target="media/image203.wmf"/><Relationship Id="rId259" Type="http://schemas.openxmlformats.org/officeDocument/2006/relationships/image" Target="media/image131.wmf"/><Relationship Id="rId466" Type="http://schemas.openxmlformats.org/officeDocument/2006/relationships/image" Target="media/image238.wmf"/><Relationship Id="rId673" Type="http://schemas.openxmlformats.org/officeDocument/2006/relationships/image" Target="media/image345.wmf"/><Relationship Id="rId880" Type="http://schemas.openxmlformats.org/officeDocument/2006/relationships/oleObject" Target="embeddings/oleObject418.bin"/><Relationship Id="rId1096" Type="http://schemas.openxmlformats.org/officeDocument/2006/relationships/image" Target="media/image566.wmf"/><Relationship Id="rId119" Type="http://schemas.openxmlformats.org/officeDocument/2006/relationships/oleObject" Target="embeddings/oleObject52.bin"/><Relationship Id="rId326" Type="http://schemas.openxmlformats.org/officeDocument/2006/relationships/image" Target="media/image166.wmf"/><Relationship Id="rId533" Type="http://schemas.openxmlformats.org/officeDocument/2006/relationships/oleObject" Target="embeddings/oleObject255.bin"/><Relationship Id="rId978" Type="http://schemas.openxmlformats.org/officeDocument/2006/relationships/image" Target="media/image506.wmf"/><Relationship Id="rId1163" Type="http://schemas.openxmlformats.org/officeDocument/2006/relationships/image" Target="media/image600.wmf"/><Relationship Id="rId1370" Type="http://schemas.openxmlformats.org/officeDocument/2006/relationships/oleObject" Target="embeddings/oleObject658.bin"/><Relationship Id="rId740" Type="http://schemas.openxmlformats.org/officeDocument/2006/relationships/image" Target="media/image380.wmf"/><Relationship Id="rId838" Type="http://schemas.openxmlformats.org/officeDocument/2006/relationships/image" Target="media/image433.wmf"/><Relationship Id="rId1023" Type="http://schemas.openxmlformats.org/officeDocument/2006/relationships/image" Target="media/image528.png"/><Relationship Id="rId1468" Type="http://schemas.openxmlformats.org/officeDocument/2006/relationships/oleObject" Target="embeddings/oleObject708.bin"/><Relationship Id="rId1675" Type="http://schemas.openxmlformats.org/officeDocument/2006/relationships/image" Target="media/image859.wmf"/><Relationship Id="rId600" Type="http://schemas.openxmlformats.org/officeDocument/2006/relationships/image" Target="media/image309.wmf"/><Relationship Id="rId1230" Type="http://schemas.openxmlformats.org/officeDocument/2006/relationships/oleObject" Target="embeddings/oleObject590.bin"/><Relationship Id="rId1328" Type="http://schemas.openxmlformats.org/officeDocument/2006/relationships/oleObject" Target="embeddings/oleObject638.bin"/><Relationship Id="rId1535" Type="http://schemas.openxmlformats.org/officeDocument/2006/relationships/image" Target="media/image788.wmf"/><Relationship Id="rId905" Type="http://schemas.openxmlformats.org/officeDocument/2006/relationships/image" Target="media/image468.wmf"/><Relationship Id="rId34" Type="http://schemas.openxmlformats.org/officeDocument/2006/relationships/image" Target="media/image16.wmf"/><Relationship Id="rId1602" Type="http://schemas.openxmlformats.org/officeDocument/2006/relationships/oleObject" Target="embeddings/oleObject773.bin"/><Relationship Id="rId183" Type="http://schemas.openxmlformats.org/officeDocument/2006/relationships/image" Target="media/image92.png"/><Relationship Id="rId390" Type="http://schemas.openxmlformats.org/officeDocument/2006/relationships/oleObject" Target="embeddings/oleObject185.bin"/><Relationship Id="rId250" Type="http://schemas.openxmlformats.org/officeDocument/2006/relationships/oleObject" Target="embeddings/oleObject117.bin"/><Relationship Id="rId488" Type="http://schemas.openxmlformats.org/officeDocument/2006/relationships/oleObject" Target="embeddings/oleObject231.bin"/><Relationship Id="rId695" Type="http://schemas.openxmlformats.org/officeDocument/2006/relationships/oleObject" Target="embeddings/oleObject333.bin"/><Relationship Id="rId110" Type="http://schemas.openxmlformats.org/officeDocument/2006/relationships/oleObject" Target="embeddings/oleObject48.bin"/><Relationship Id="rId348" Type="http://schemas.openxmlformats.org/officeDocument/2006/relationships/image" Target="media/image177.wmf"/><Relationship Id="rId555" Type="http://schemas.openxmlformats.org/officeDocument/2006/relationships/oleObject" Target="embeddings/oleObject264.bin"/><Relationship Id="rId762" Type="http://schemas.openxmlformats.org/officeDocument/2006/relationships/oleObject" Target="embeddings/oleObject364.bin"/><Relationship Id="rId1185" Type="http://schemas.openxmlformats.org/officeDocument/2006/relationships/image" Target="media/image611.wmf"/><Relationship Id="rId1392" Type="http://schemas.openxmlformats.org/officeDocument/2006/relationships/image" Target="media/image717.wmf"/><Relationship Id="rId208" Type="http://schemas.openxmlformats.org/officeDocument/2006/relationships/image" Target="media/image105.png"/><Relationship Id="rId415" Type="http://schemas.openxmlformats.org/officeDocument/2006/relationships/image" Target="media/image211.wmf"/><Relationship Id="rId622" Type="http://schemas.openxmlformats.org/officeDocument/2006/relationships/oleObject" Target="embeddings/oleObject295.bin"/><Relationship Id="rId1045" Type="http://schemas.openxmlformats.org/officeDocument/2006/relationships/image" Target="media/image540.wmf"/><Relationship Id="rId1252" Type="http://schemas.openxmlformats.org/officeDocument/2006/relationships/image" Target="media/image645.wmf"/><Relationship Id="rId1697" Type="http://schemas.openxmlformats.org/officeDocument/2006/relationships/image" Target="media/image870.wmf"/><Relationship Id="rId927" Type="http://schemas.openxmlformats.org/officeDocument/2006/relationships/oleObject" Target="embeddings/oleObject441.bin"/><Relationship Id="rId1112" Type="http://schemas.openxmlformats.org/officeDocument/2006/relationships/oleObject" Target="embeddings/oleObject531.bin"/><Relationship Id="rId1557" Type="http://schemas.openxmlformats.org/officeDocument/2006/relationships/image" Target="media/image800.wmf"/><Relationship Id="rId56" Type="http://schemas.openxmlformats.org/officeDocument/2006/relationships/oleObject" Target="embeddings/oleObject22.bin"/><Relationship Id="rId1417" Type="http://schemas.openxmlformats.org/officeDocument/2006/relationships/image" Target="media/image729.wmf"/><Relationship Id="rId1624" Type="http://schemas.openxmlformats.org/officeDocument/2006/relationships/oleObject" Target="embeddings/oleObject784.bin"/><Relationship Id="rId272" Type="http://schemas.openxmlformats.org/officeDocument/2006/relationships/oleObject" Target="embeddings/oleObject128.bin"/><Relationship Id="rId577" Type="http://schemas.openxmlformats.org/officeDocument/2006/relationships/oleObject" Target="embeddings/oleObject274.bin"/><Relationship Id="rId132" Type="http://schemas.openxmlformats.org/officeDocument/2006/relationships/image" Target="media/image67.wmf"/><Relationship Id="rId784" Type="http://schemas.openxmlformats.org/officeDocument/2006/relationships/oleObject" Target="embeddings/oleObject375.bin"/><Relationship Id="rId991" Type="http://schemas.openxmlformats.org/officeDocument/2006/relationships/image" Target="media/image512.wmf"/><Relationship Id="rId1067" Type="http://schemas.openxmlformats.org/officeDocument/2006/relationships/image" Target="media/image551.wmf"/><Relationship Id="rId437" Type="http://schemas.openxmlformats.org/officeDocument/2006/relationships/image" Target="media/image223.wmf"/><Relationship Id="rId644" Type="http://schemas.openxmlformats.org/officeDocument/2006/relationships/oleObject" Target="embeddings/oleObject306.bin"/><Relationship Id="rId851" Type="http://schemas.openxmlformats.org/officeDocument/2006/relationships/oleObject" Target="embeddings/oleObject404.bin"/><Relationship Id="rId1274" Type="http://schemas.openxmlformats.org/officeDocument/2006/relationships/image" Target="media/image656.wmf"/><Relationship Id="rId1481" Type="http://schemas.openxmlformats.org/officeDocument/2006/relationships/oleObject" Target="embeddings/oleObject714.bin"/><Relationship Id="rId1579" Type="http://schemas.openxmlformats.org/officeDocument/2006/relationships/image" Target="media/image811.wmf"/><Relationship Id="rId504" Type="http://schemas.openxmlformats.org/officeDocument/2006/relationships/oleObject" Target="embeddings/oleObject241.bin"/><Relationship Id="rId711" Type="http://schemas.openxmlformats.org/officeDocument/2006/relationships/image" Target="media/image365.wmf"/><Relationship Id="rId949" Type="http://schemas.openxmlformats.org/officeDocument/2006/relationships/image" Target="media/image491.wmf"/><Relationship Id="rId1134" Type="http://schemas.openxmlformats.org/officeDocument/2006/relationships/oleObject" Target="embeddings/oleObject542.bin"/><Relationship Id="rId1341" Type="http://schemas.openxmlformats.org/officeDocument/2006/relationships/oleObject" Target="embeddings/oleObject644.bin"/><Relationship Id="rId78" Type="http://schemas.openxmlformats.org/officeDocument/2006/relationships/oleObject" Target="embeddings/oleObject33.bin"/><Relationship Id="rId809" Type="http://schemas.openxmlformats.org/officeDocument/2006/relationships/oleObject" Target="embeddings/oleObject386.bin"/><Relationship Id="rId1201" Type="http://schemas.openxmlformats.org/officeDocument/2006/relationships/oleObject" Target="embeddings/oleObject576.bin"/><Relationship Id="rId1439" Type="http://schemas.openxmlformats.org/officeDocument/2006/relationships/oleObject" Target="embeddings/oleObject693.bin"/><Relationship Id="rId1646" Type="http://schemas.openxmlformats.org/officeDocument/2006/relationships/oleObject" Target="embeddings/oleObject795.bin"/><Relationship Id="rId1506" Type="http://schemas.openxmlformats.org/officeDocument/2006/relationships/oleObject" Target="embeddings/oleObject726.bin"/><Relationship Id="rId1713" Type="http://schemas.openxmlformats.org/officeDocument/2006/relationships/image" Target="media/image878.wmf"/><Relationship Id="rId294" Type="http://schemas.openxmlformats.org/officeDocument/2006/relationships/image" Target="media/image149.wmf"/><Relationship Id="rId154" Type="http://schemas.openxmlformats.org/officeDocument/2006/relationships/image" Target="media/image78.wmf"/><Relationship Id="rId361" Type="http://schemas.openxmlformats.org/officeDocument/2006/relationships/oleObject" Target="embeddings/oleObject171.bin"/><Relationship Id="rId599" Type="http://schemas.openxmlformats.org/officeDocument/2006/relationships/image" Target="media/image308.png"/><Relationship Id="rId459" Type="http://schemas.openxmlformats.org/officeDocument/2006/relationships/oleObject" Target="embeddings/oleObject218.bin"/><Relationship Id="rId666" Type="http://schemas.openxmlformats.org/officeDocument/2006/relationships/oleObject" Target="embeddings/oleObject318.bin"/><Relationship Id="rId873" Type="http://schemas.openxmlformats.org/officeDocument/2006/relationships/oleObject" Target="embeddings/oleObject415.bin"/><Relationship Id="rId1089" Type="http://schemas.openxmlformats.org/officeDocument/2006/relationships/image" Target="media/image562.wmf"/><Relationship Id="rId1296" Type="http://schemas.openxmlformats.org/officeDocument/2006/relationships/oleObject" Target="embeddings/oleObject622.bin"/><Relationship Id="rId221" Type="http://schemas.openxmlformats.org/officeDocument/2006/relationships/image" Target="media/image112.wmf"/><Relationship Id="rId319" Type="http://schemas.openxmlformats.org/officeDocument/2006/relationships/oleObject" Target="embeddings/oleObject150.bin"/><Relationship Id="rId526" Type="http://schemas.openxmlformats.org/officeDocument/2006/relationships/image" Target="media/image268.wmf"/><Relationship Id="rId1156" Type="http://schemas.openxmlformats.org/officeDocument/2006/relationships/oleObject" Target="embeddings/oleObject553.bin"/><Relationship Id="rId1363" Type="http://schemas.openxmlformats.org/officeDocument/2006/relationships/image" Target="media/image702.wmf"/><Relationship Id="rId733" Type="http://schemas.openxmlformats.org/officeDocument/2006/relationships/oleObject" Target="embeddings/oleObject350.bin"/><Relationship Id="rId940" Type="http://schemas.openxmlformats.org/officeDocument/2006/relationships/oleObject" Target="embeddings/oleObject447.bin"/><Relationship Id="rId1016" Type="http://schemas.openxmlformats.org/officeDocument/2006/relationships/oleObject" Target="embeddings/oleObject485.bin"/><Relationship Id="rId1570" Type="http://schemas.openxmlformats.org/officeDocument/2006/relationships/oleObject" Target="embeddings/oleObject757.bin"/><Relationship Id="rId1668" Type="http://schemas.openxmlformats.org/officeDocument/2006/relationships/oleObject" Target="embeddings/oleObject806.bin"/><Relationship Id="rId800" Type="http://schemas.openxmlformats.org/officeDocument/2006/relationships/image" Target="media/image411.wmf"/><Relationship Id="rId1223" Type="http://schemas.openxmlformats.org/officeDocument/2006/relationships/image" Target="media/image630.wmf"/><Relationship Id="rId1430" Type="http://schemas.openxmlformats.org/officeDocument/2006/relationships/image" Target="media/image735.wmf"/><Relationship Id="rId1528" Type="http://schemas.openxmlformats.org/officeDocument/2006/relationships/oleObject" Target="embeddings/oleObject737.bin"/><Relationship Id="rId27" Type="http://schemas.openxmlformats.org/officeDocument/2006/relationships/oleObject" Target="embeddings/oleObject8.bin"/><Relationship Id="rId176" Type="http://schemas.openxmlformats.org/officeDocument/2006/relationships/image" Target="media/image89.wmf"/><Relationship Id="rId383" Type="http://schemas.openxmlformats.org/officeDocument/2006/relationships/image" Target="media/image195.wmf"/><Relationship Id="rId590" Type="http://schemas.openxmlformats.org/officeDocument/2006/relationships/oleObject" Target="embeddings/oleObject280.bin"/><Relationship Id="rId243" Type="http://schemas.openxmlformats.org/officeDocument/2006/relationships/oleObject" Target="embeddings/oleObject113.bin"/><Relationship Id="rId450" Type="http://schemas.openxmlformats.org/officeDocument/2006/relationships/image" Target="media/image230.wmf"/><Relationship Id="rId688" Type="http://schemas.openxmlformats.org/officeDocument/2006/relationships/image" Target="media/image353.wmf"/><Relationship Id="rId895" Type="http://schemas.openxmlformats.org/officeDocument/2006/relationships/oleObject" Target="embeddings/oleObject425.bin"/><Relationship Id="rId1080" Type="http://schemas.openxmlformats.org/officeDocument/2006/relationships/oleObject" Target="embeddings/oleObject516.bin"/><Relationship Id="rId103" Type="http://schemas.openxmlformats.org/officeDocument/2006/relationships/oleObject" Target="embeddings/oleObject45.bin"/><Relationship Id="rId310" Type="http://schemas.openxmlformats.org/officeDocument/2006/relationships/oleObject" Target="embeddings/oleObject146.bin"/><Relationship Id="rId548" Type="http://schemas.openxmlformats.org/officeDocument/2006/relationships/image" Target="media/image281.wmf"/><Relationship Id="rId755" Type="http://schemas.openxmlformats.org/officeDocument/2006/relationships/oleObject" Target="embeddings/oleObject361.bin"/><Relationship Id="rId962" Type="http://schemas.openxmlformats.org/officeDocument/2006/relationships/oleObject" Target="embeddings/oleObject458.bin"/><Relationship Id="rId1178" Type="http://schemas.openxmlformats.org/officeDocument/2006/relationships/oleObject" Target="embeddings/oleObject564.bin"/><Relationship Id="rId1385" Type="http://schemas.openxmlformats.org/officeDocument/2006/relationships/oleObject" Target="embeddings/oleObject665.bin"/><Relationship Id="rId1592" Type="http://schemas.openxmlformats.org/officeDocument/2006/relationships/oleObject" Target="embeddings/oleObject768.bin"/><Relationship Id="rId91" Type="http://schemas.openxmlformats.org/officeDocument/2006/relationships/oleObject" Target="embeddings/oleObject39.bin"/><Relationship Id="rId408" Type="http://schemas.openxmlformats.org/officeDocument/2006/relationships/oleObject" Target="embeddings/oleObject194.bin"/><Relationship Id="rId615" Type="http://schemas.openxmlformats.org/officeDocument/2006/relationships/oleObject" Target="embeddings/oleObject292.bin"/><Relationship Id="rId822" Type="http://schemas.openxmlformats.org/officeDocument/2006/relationships/image" Target="media/image423.wmf"/><Relationship Id="rId1038" Type="http://schemas.openxmlformats.org/officeDocument/2006/relationships/oleObject" Target="embeddings/oleObject495.bin"/><Relationship Id="rId1245" Type="http://schemas.openxmlformats.org/officeDocument/2006/relationships/oleObject" Target="embeddings/oleObject597.bin"/><Relationship Id="rId1452" Type="http://schemas.openxmlformats.org/officeDocument/2006/relationships/image" Target="media/image746.wmf"/><Relationship Id="rId1105" Type="http://schemas.openxmlformats.org/officeDocument/2006/relationships/image" Target="media/image571.wmf"/><Relationship Id="rId1312" Type="http://schemas.openxmlformats.org/officeDocument/2006/relationships/oleObject" Target="embeddings/oleObject630.bin"/><Relationship Id="rId49" Type="http://schemas.openxmlformats.org/officeDocument/2006/relationships/oleObject" Target="embeddings/oleObject20.bin"/><Relationship Id="rId1617" Type="http://schemas.openxmlformats.org/officeDocument/2006/relationships/image" Target="media/image830.wmf"/><Relationship Id="rId198" Type="http://schemas.openxmlformats.org/officeDocument/2006/relationships/image" Target="media/image100.wmf"/><Relationship Id="rId265" Type="http://schemas.openxmlformats.org/officeDocument/2006/relationships/image" Target="media/image134.wmf"/><Relationship Id="rId472" Type="http://schemas.openxmlformats.org/officeDocument/2006/relationships/image" Target="media/image241.wmf"/><Relationship Id="rId125" Type="http://schemas.openxmlformats.org/officeDocument/2006/relationships/oleObject" Target="embeddings/oleObject55.bin"/><Relationship Id="rId332" Type="http://schemas.openxmlformats.org/officeDocument/2006/relationships/image" Target="media/image169.wmf"/><Relationship Id="rId777" Type="http://schemas.openxmlformats.org/officeDocument/2006/relationships/image" Target="media/image399.wmf"/><Relationship Id="rId984" Type="http://schemas.openxmlformats.org/officeDocument/2006/relationships/image" Target="media/image509.wmf"/><Relationship Id="rId637" Type="http://schemas.openxmlformats.org/officeDocument/2006/relationships/image" Target="media/image328.wmf"/><Relationship Id="rId844" Type="http://schemas.openxmlformats.org/officeDocument/2006/relationships/image" Target="media/image436.png"/><Relationship Id="rId1267" Type="http://schemas.openxmlformats.org/officeDocument/2006/relationships/oleObject" Target="embeddings/oleObject608.bin"/><Relationship Id="rId1474" Type="http://schemas.openxmlformats.org/officeDocument/2006/relationships/oleObject" Target="embeddings/oleObject711.bin"/><Relationship Id="rId1681" Type="http://schemas.openxmlformats.org/officeDocument/2006/relationships/image" Target="media/image862.wmf"/><Relationship Id="rId276" Type="http://schemas.openxmlformats.org/officeDocument/2006/relationships/oleObject" Target="embeddings/oleObject130.bin"/><Relationship Id="rId483" Type="http://schemas.openxmlformats.org/officeDocument/2006/relationships/image" Target="media/image247.png"/><Relationship Id="rId690" Type="http://schemas.openxmlformats.org/officeDocument/2006/relationships/image" Target="media/image354.wmf"/><Relationship Id="rId704" Type="http://schemas.openxmlformats.org/officeDocument/2006/relationships/oleObject" Target="embeddings/oleObject336.bin"/><Relationship Id="rId911" Type="http://schemas.openxmlformats.org/officeDocument/2006/relationships/image" Target="media/image471.wmf"/><Relationship Id="rId1127" Type="http://schemas.openxmlformats.org/officeDocument/2006/relationships/image" Target="media/image582.wmf"/><Relationship Id="rId1334" Type="http://schemas.openxmlformats.org/officeDocument/2006/relationships/image" Target="media/image687.wmf"/><Relationship Id="rId1541" Type="http://schemas.openxmlformats.org/officeDocument/2006/relationships/image" Target="media/image791.wmf"/><Relationship Id="rId40" Type="http://schemas.openxmlformats.org/officeDocument/2006/relationships/oleObject" Target="embeddings/oleObject15.bin"/><Relationship Id="rId136" Type="http://schemas.openxmlformats.org/officeDocument/2006/relationships/image" Target="media/image69.wmf"/><Relationship Id="rId343" Type="http://schemas.openxmlformats.org/officeDocument/2006/relationships/oleObject" Target="embeddings/oleObject162.bin"/><Relationship Id="rId550" Type="http://schemas.openxmlformats.org/officeDocument/2006/relationships/image" Target="media/image282.wmf"/><Relationship Id="rId788" Type="http://schemas.openxmlformats.org/officeDocument/2006/relationships/image" Target="media/image405.wmf"/><Relationship Id="rId995" Type="http://schemas.openxmlformats.org/officeDocument/2006/relationships/image" Target="media/image514.wmf"/><Relationship Id="rId1180" Type="http://schemas.openxmlformats.org/officeDocument/2006/relationships/oleObject" Target="embeddings/oleObject565.bin"/><Relationship Id="rId1401" Type="http://schemas.openxmlformats.org/officeDocument/2006/relationships/image" Target="media/image721.wmf"/><Relationship Id="rId1639" Type="http://schemas.openxmlformats.org/officeDocument/2006/relationships/image" Target="media/image841.wmf"/><Relationship Id="rId203" Type="http://schemas.openxmlformats.org/officeDocument/2006/relationships/oleObject" Target="embeddings/oleObject94.bin"/><Relationship Id="rId648" Type="http://schemas.openxmlformats.org/officeDocument/2006/relationships/oleObject" Target="embeddings/oleObject309.bin"/><Relationship Id="rId855" Type="http://schemas.openxmlformats.org/officeDocument/2006/relationships/oleObject" Target="embeddings/oleObject406.bin"/><Relationship Id="rId1040" Type="http://schemas.openxmlformats.org/officeDocument/2006/relationships/oleObject" Target="embeddings/oleObject496.bin"/><Relationship Id="rId1278" Type="http://schemas.openxmlformats.org/officeDocument/2006/relationships/image" Target="media/image658.wmf"/><Relationship Id="rId1485" Type="http://schemas.openxmlformats.org/officeDocument/2006/relationships/oleObject" Target="embeddings/oleObject716.bin"/><Relationship Id="rId1692" Type="http://schemas.openxmlformats.org/officeDocument/2006/relationships/oleObject" Target="embeddings/oleObject818.bin"/><Relationship Id="rId1706" Type="http://schemas.openxmlformats.org/officeDocument/2006/relationships/oleObject" Target="embeddings/oleObject825.bin"/><Relationship Id="rId287" Type="http://schemas.openxmlformats.org/officeDocument/2006/relationships/oleObject" Target="embeddings/oleObject135.bin"/><Relationship Id="rId410" Type="http://schemas.openxmlformats.org/officeDocument/2006/relationships/oleObject" Target="embeddings/oleObject195.bin"/><Relationship Id="rId494" Type="http://schemas.openxmlformats.org/officeDocument/2006/relationships/image" Target="media/image252.wmf"/><Relationship Id="rId508" Type="http://schemas.openxmlformats.org/officeDocument/2006/relationships/oleObject" Target="embeddings/oleObject243.bin"/><Relationship Id="rId715" Type="http://schemas.openxmlformats.org/officeDocument/2006/relationships/oleObject" Target="embeddings/oleObject341.bin"/><Relationship Id="rId922" Type="http://schemas.openxmlformats.org/officeDocument/2006/relationships/image" Target="media/image477.wmf"/><Relationship Id="rId1138" Type="http://schemas.openxmlformats.org/officeDocument/2006/relationships/oleObject" Target="embeddings/oleObject544.bin"/><Relationship Id="rId1345" Type="http://schemas.openxmlformats.org/officeDocument/2006/relationships/oleObject" Target="embeddings/oleObject646.bin"/><Relationship Id="rId1552" Type="http://schemas.openxmlformats.org/officeDocument/2006/relationships/oleObject" Target="embeddings/oleObject749.bin"/><Relationship Id="rId147" Type="http://schemas.openxmlformats.org/officeDocument/2006/relationships/oleObject" Target="embeddings/oleObject66.bin"/><Relationship Id="rId354" Type="http://schemas.openxmlformats.org/officeDocument/2006/relationships/image" Target="media/image180.wmf"/><Relationship Id="rId799" Type="http://schemas.openxmlformats.org/officeDocument/2006/relationships/oleObject" Target="embeddings/oleObject382.bin"/><Relationship Id="rId1191" Type="http://schemas.openxmlformats.org/officeDocument/2006/relationships/image" Target="media/image614.wmf"/><Relationship Id="rId1205" Type="http://schemas.openxmlformats.org/officeDocument/2006/relationships/oleObject" Target="embeddings/oleObject578.bin"/><Relationship Id="rId51" Type="http://schemas.openxmlformats.org/officeDocument/2006/relationships/image" Target="media/image24.wmf"/><Relationship Id="rId561" Type="http://schemas.openxmlformats.org/officeDocument/2006/relationships/image" Target="media/image288.wmf"/><Relationship Id="rId659" Type="http://schemas.openxmlformats.org/officeDocument/2006/relationships/image" Target="media/image338.wmf"/><Relationship Id="rId866" Type="http://schemas.openxmlformats.org/officeDocument/2006/relationships/image" Target="media/image448.wmf"/><Relationship Id="rId1289" Type="http://schemas.openxmlformats.org/officeDocument/2006/relationships/image" Target="media/image664.wmf"/><Relationship Id="rId1412" Type="http://schemas.openxmlformats.org/officeDocument/2006/relationships/oleObject" Target="embeddings/oleObject679.bin"/><Relationship Id="rId1496" Type="http://schemas.openxmlformats.org/officeDocument/2006/relationships/image" Target="media/image768.wmf"/><Relationship Id="rId1717" Type="http://schemas.openxmlformats.org/officeDocument/2006/relationships/image" Target="media/image880.wmf"/><Relationship Id="rId214" Type="http://schemas.openxmlformats.org/officeDocument/2006/relationships/oleObject" Target="embeddings/oleObject99.bin"/><Relationship Id="rId298" Type="http://schemas.openxmlformats.org/officeDocument/2006/relationships/image" Target="media/image151.png"/><Relationship Id="rId421" Type="http://schemas.openxmlformats.org/officeDocument/2006/relationships/image" Target="media/image214.wmf"/><Relationship Id="rId519" Type="http://schemas.openxmlformats.org/officeDocument/2006/relationships/oleObject" Target="embeddings/oleObject248.bin"/><Relationship Id="rId1051" Type="http://schemas.openxmlformats.org/officeDocument/2006/relationships/image" Target="media/image543.wmf"/><Relationship Id="rId1149" Type="http://schemas.openxmlformats.org/officeDocument/2006/relationships/image" Target="media/image593.wmf"/><Relationship Id="rId1356" Type="http://schemas.openxmlformats.org/officeDocument/2006/relationships/oleObject" Target="embeddings/oleObject651.bin"/><Relationship Id="rId158" Type="http://schemas.openxmlformats.org/officeDocument/2006/relationships/image" Target="media/image80.wmf"/><Relationship Id="rId726" Type="http://schemas.openxmlformats.org/officeDocument/2006/relationships/image" Target="media/image373.wmf"/><Relationship Id="rId933" Type="http://schemas.openxmlformats.org/officeDocument/2006/relationships/image" Target="media/image482.png"/><Relationship Id="rId1009" Type="http://schemas.openxmlformats.org/officeDocument/2006/relationships/image" Target="media/image521.wmf"/><Relationship Id="rId1563" Type="http://schemas.openxmlformats.org/officeDocument/2006/relationships/image" Target="media/image803.wmf"/><Relationship Id="rId62" Type="http://schemas.openxmlformats.org/officeDocument/2006/relationships/oleObject" Target="embeddings/oleObject25.bin"/><Relationship Id="rId365" Type="http://schemas.openxmlformats.org/officeDocument/2006/relationships/oleObject" Target="embeddings/oleObject173.bin"/><Relationship Id="rId572" Type="http://schemas.openxmlformats.org/officeDocument/2006/relationships/image" Target="media/image294.wmf"/><Relationship Id="rId1216" Type="http://schemas.openxmlformats.org/officeDocument/2006/relationships/oleObject" Target="embeddings/oleObject583.bin"/><Relationship Id="rId1423" Type="http://schemas.openxmlformats.org/officeDocument/2006/relationships/image" Target="media/image732.wmf"/><Relationship Id="rId1630" Type="http://schemas.openxmlformats.org/officeDocument/2006/relationships/oleObject" Target="embeddings/oleObject787.bin"/><Relationship Id="rId225" Type="http://schemas.openxmlformats.org/officeDocument/2006/relationships/oleObject" Target="embeddings/oleObject104.bin"/><Relationship Id="rId432" Type="http://schemas.openxmlformats.org/officeDocument/2006/relationships/oleObject" Target="embeddings/oleObject205.bin"/><Relationship Id="rId877" Type="http://schemas.openxmlformats.org/officeDocument/2006/relationships/image" Target="media/image454.wmf"/><Relationship Id="rId1062" Type="http://schemas.openxmlformats.org/officeDocument/2006/relationships/oleObject" Target="embeddings/oleObject507.bin"/><Relationship Id="rId1728" Type="http://schemas.openxmlformats.org/officeDocument/2006/relationships/oleObject" Target="embeddings/oleObject836.bin"/><Relationship Id="rId737" Type="http://schemas.openxmlformats.org/officeDocument/2006/relationships/oleObject" Target="embeddings/oleObject352.bin"/><Relationship Id="rId944" Type="http://schemas.openxmlformats.org/officeDocument/2006/relationships/oleObject" Target="embeddings/oleObject449.bin"/><Relationship Id="rId1367" Type="http://schemas.openxmlformats.org/officeDocument/2006/relationships/image" Target="media/image704.wmf"/><Relationship Id="rId1574" Type="http://schemas.openxmlformats.org/officeDocument/2006/relationships/oleObject" Target="embeddings/oleObject759.bin"/><Relationship Id="rId73" Type="http://schemas.openxmlformats.org/officeDocument/2006/relationships/image" Target="media/image36.wmf"/><Relationship Id="rId169" Type="http://schemas.openxmlformats.org/officeDocument/2006/relationships/image" Target="media/image85.wmf"/><Relationship Id="rId376" Type="http://schemas.openxmlformats.org/officeDocument/2006/relationships/image" Target="media/image191.wmf"/><Relationship Id="rId583" Type="http://schemas.openxmlformats.org/officeDocument/2006/relationships/image" Target="media/image300.wmf"/><Relationship Id="rId790" Type="http://schemas.openxmlformats.org/officeDocument/2006/relationships/image" Target="media/image406.wmf"/><Relationship Id="rId804" Type="http://schemas.openxmlformats.org/officeDocument/2006/relationships/image" Target="media/image413.wmf"/><Relationship Id="rId1227" Type="http://schemas.openxmlformats.org/officeDocument/2006/relationships/image" Target="media/image632.wmf"/><Relationship Id="rId1434" Type="http://schemas.openxmlformats.org/officeDocument/2006/relationships/image" Target="media/image737.wmf"/><Relationship Id="rId1641" Type="http://schemas.openxmlformats.org/officeDocument/2006/relationships/image" Target="media/image842.wmf"/><Relationship Id="rId4" Type="http://schemas.openxmlformats.org/officeDocument/2006/relationships/settings" Target="settings.xml"/><Relationship Id="rId236" Type="http://schemas.openxmlformats.org/officeDocument/2006/relationships/image" Target="media/image120.wmf"/><Relationship Id="rId443" Type="http://schemas.openxmlformats.org/officeDocument/2006/relationships/oleObject" Target="embeddings/oleObject210.bin"/><Relationship Id="rId650" Type="http://schemas.openxmlformats.org/officeDocument/2006/relationships/oleObject" Target="embeddings/oleObject310.bin"/><Relationship Id="rId888" Type="http://schemas.openxmlformats.org/officeDocument/2006/relationships/image" Target="media/image460.wmf"/><Relationship Id="rId1073" Type="http://schemas.openxmlformats.org/officeDocument/2006/relationships/image" Target="media/image554.wmf"/><Relationship Id="rId1280" Type="http://schemas.openxmlformats.org/officeDocument/2006/relationships/image" Target="media/image659.wmf"/><Relationship Id="rId1501" Type="http://schemas.openxmlformats.org/officeDocument/2006/relationships/image" Target="media/image771.wmf"/><Relationship Id="rId303" Type="http://schemas.openxmlformats.org/officeDocument/2006/relationships/image" Target="media/image154.wmf"/><Relationship Id="rId748" Type="http://schemas.openxmlformats.org/officeDocument/2006/relationships/image" Target="media/image384.wmf"/><Relationship Id="rId955" Type="http://schemas.openxmlformats.org/officeDocument/2006/relationships/image" Target="media/image494.wmf"/><Relationship Id="rId1140" Type="http://schemas.openxmlformats.org/officeDocument/2006/relationships/oleObject" Target="embeddings/oleObject545.bin"/><Relationship Id="rId1378" Type="http://schemas.openxmlformats.org/officeDocument/2006/relationships/image" Target="media/image710.wmf"/><Relationship Id="rId1585" Type="http://schemas.openxmlformats.org/officeDocument/2006/relationships/image" Target="media/image814.wmf"/><Relationship Id="rId84" Type="http://schemas.openxmlformats.org/officeDocument/2006/relationships/image" Target="media/image42.wmf"/><Relationship Id="rId387" Type="http://schemas.openxmlformats.org/officeDocument/2006/relationships/image" Target="media/image197.wmf"/><Relationship Id="rId510" Type="http://schemas.openxmlformats.org/officeDocument/2006/relationships/oleObject" Target="embeddings/oleObject244.bin"/><Relationship Id="rId594" Type="http://schemas.openxmlformats.org/officeDocument/2006/relationships/oleObject" Target="embeddings/oleObject282.bin"/><Relationship Id="rId608" Type="http://schemas.openxmlformats.org/officeDocument/2006/relationships/image" Target="media/image313.wmf"/><Relationship Id="rId815" Type="http://schemas.openxmlformats.org/officeDocument/2006/relationships/oleObject" Target="embeddings/oleObject389.bin"/><Relationship Id="rId1238" Type="http://schemas.openxmlformats.org/officeDocument/2006/relationships/image" Target="media/image638.wmf"/><Relationship Id="rId1445" Type="http://schemas.openxmlformats.org/officeDocument/2006/relationships/oleObject" Target="embeddings/oleObject696.bin"/><Relationship Id="rId1652" Type="http://schemas.openxmlformats.org/officeDocument/2006/relationships/oleObject" Target="embeddings/oleObject798.bin"/><Relationship Id="rId247" Type="http://schemas.openxmlformats.org/officeDocument/2006/relationships/oleObject" Target="embeddings/oleObject115.bin"/><Relationship Id="rId899" Type="http://schemas.openxmlformats.org/officeDocument/2006/relationships/image" Target="media/image465.wmf"/><Relationship Id="rId1000" Type="http://schemas.openxmlformats.org/officeDocument/2006/relationships/oleObject" Target="embeddings/oleObject477.bin"/><Relationship Id="rId1084" Type="http://schemas.openxmlformats.org/officeDocument/2006/relationships/oleObject" Target="embeddings/oleObject518.bin"/><Relationship Id="rId1305" Type="http://schemas.openxmlformats.org/officeDocument/2006/relationships/image" Target="media/image672.wmf"/><Relationship Id="rId107" Type="http://schemas.openxmlformats.org/officeDocument/2006/relationships/image" Target="media/image54.wmf"/><Relationship Id="rId454" Type="http://schemas.openxmlformats.org/officeDocument/2006/relationships/image" Target="media/image232.wmf"/><Relationship Id="rId661" Type="http://schemas.openxmlformats.org/officeDocument/2006/relationships/image" Target="media/image339.wmf"/><Relationship Id="rId759" Type="http://schemas.openxmlformats.org/officeDocument/2006/relationships/image" Target="media/image390.wmf"/><Relationship Id="rId966" Type="http://schemas.openxmlformats.org/officeDocument/2006/relationships/image" Target="media/image500.wmf"/><Relationship Id="rId1291" Type="http://schemas.openxmlformats.org/officeDocument/2006/relationships/image" Target="media/image665.wmf"/><Relationship Id="rId1389" Type="http://schemas.openxmlformats.org/officeDocument/2006/relationships/oleObject" Target="embeddings/oleObject667.bin"/><Relationship Id="rId1512" Type="http://schemas.openxmlformats.org/officeDocument/2006/relationships/oleObject" Target="embeddings/oleObject729.bin"/><Relationship Id="rId1596" Type="http://schemas.openxmlformats.org/officeDocument/2006/relationships/oleObject" Target="embeddings/oleObject770.bin"/><Relationship Id="rId11" Type="http://schemas.openxmlformats.org/officeDocument/2006/relationships/image" Target="media/image4.wmf"/><Relationship Id="rId314" Type="http://schemas.openxmlformats.org/officeDocument/2006/relationships/image" Target="media/image160.wmf"/><Relationship Id="rId398" Type="http://schemas.openxmlformats.org/officeDocument/2006/relationships/oleObject" Target="embeddings/oleObject189.bin"/><Relationship Id="rId521" Type="http://schemas.openxmlformats.org/officeDocument/2006/relationships/oleObject" Target="embeddings/oleObject249.bin"/><Relationship Id="rId619" Type="http://schemas.openxmlformats.org/officeDocument/2006/relationships/image" Target="media/image319.wmf"/><Relationship Id="rId1151" Type="http://schemas.openxmlformats.org/officeDocument/2006/relationships/image" Target="media/image594.wmf"/><Relationship Id="rId1249" Type="http://schemas.openxmlformats.org/officeDocument/2006/relationships/image" Target="media/image643.wmf"/><Relationship Id="rId95" Type="http://schemas.openxmlformats.org/officeDocument/2006/relationships/oleObject" Target="embeddings/oleObject41.bin"/><Relationship Id="rId160" Type="http://schemas.openxmlformats.org/officeDocument/2006/relationships/oleObject" Target="embeddings/oleObject73.bin"/><Relationship Id="rId826" Type="http://schemas.openxmlformats.org/officeDocument/2006/relationships/image" Target="media/image425.wmf"/><Relationship Id="rId1011" Type="http://schemas.openxmlformats.org/officeDocument/2006/relationships/image" Target="media/image522.wmf"/><Relationship Id="rId1109" Type="http://schemas.openxmlformats.org/officeDocument/2006/relationships/image" Target="media/image573.wmf"/><Relationship Id="rId1456" Type="http://schemas.openxmlformats.org/officeDocument/2006/relationships/image" Target="media/image748.wmf"/><Relationship Id="rId1663" Type="http://schemas.openxmlformats.org/officeDocument/2006/relationships/image" Target="media/image853.wmf"/><Relationship Id="rId258" Type="http://schemas.openxmlformats.org/officeDocument/2006/relationships/oleObject" Target="embeddings/oleObject121.bin"/><Relationship Id="rId465" Type="http://schemas.openxmlformats.org/officeDocument/2006/relationships/oleObject" Target="embeddings/oleObject221.bin"/><Relationship Id="rId672" Type="http://schemas.openxmlformats.org/officeDocument/2006/relationships/oleObject" Target="embeddings/oleObject321.bin"/><Relationship Id="rId1095" Type="http://schemas.openxmlformats.org/officeDocument/2006/relationships/oleObject" Target="embeddings/oleObject523.bin"/><Relationship Id="rId1316" Type="http://schemas.openxmlformats.org/officeDocument/2006/relationships/oleObject" Target="embeddings/oleObject632.bin"/><Relationship Id="rId1523" Type="http://schemas.openxmlformats.org/officeDocument/2006/relationships/image" Target="media/image782.wmf"/><Relationship Id="rId1730" Type="http://schemas.openxmlformats.org/officeDocument/2006/relationships/footer" Target="footer2.xml"/><Relationship Id="rId22" Type="http://schemas.openxmlformats.org/officeDocument/2006/relationships/image" Target="media/image10.wmf"/><Relationship Id="rId118" Type="http://schemas.openxmlformats.org/officeDocument/2006/relationships/image" Target="media/image60.wmf"/><Relationship Id="rId325" Type="http://schemas.openxmlformats.org/officeDocument/2006/relationships/oleObject" Target="embeddings/oleObject153.bin"/><Relationship Id="rId532" Type="http://schemas.openxmlformats.org/officeDocument/2006/relationships/image" Target="media/image271.wmf"/><Relationship Id="rId977" Type="http://schemas.openxmlformats.org/officeDocument/2006/relationships/oleObject" Target="embeddings/oleObject465.bin"/><Relationship Id="rId1162" Type="http://schemas.openxmlformats.org/officeDocument/2006/relationships/oleObject" Target="embeddings/oleObject556.bin"/><Relationship Id="rId171" Type="http://schemas.openxmlformats.org/officeDocument/2006/relationships/image" Target="media/image86.wmf"/><Relationship Id="rId837" Type="http://schemas.openxmlformats.org/officeDocument/2006/relationships/image" Target="media/image432.png"/><Relationship Id="rId1022" Type="http://schemas.openxmlformats.org/officeDocument/2006/relationships/oleObject" Target="embeddings/oleObject488.bin"/><Relationship Id="rId1467" Type="http://schemas.openxmlformats.org/officeDocument/2006/relationships/image" Target="media/image753.wmf"/><Relationship Id="rId1674" Type="http://schemas.openxmlformats.org/officeDocument/2006/relationships/oleObject" Target="embeddings/oleObject809.bin"/><Relationship Id="rId269" Type="http://schemas.openxmlformats.org/officeDocument/2006/relationships/image" Target="media/image136.wmf"/><Relationship Id="rId476" Type="http://schemas.openxmlformats.org/officeDocument/2006/relationships/image" Target="media/image243.png"/><Relationship Id="rId683" Type="http://schemas.openxmlformats.org/officeDocument/2006/relationships/oleObject" Target="embeddings/oleObject326.bin"/><Relationship Id="rId890" Type="http://schemas.openxmlformats.org/officeDocument/2006/relationships/image" Target="media/image461.wmf"/><Relationship Id="rId904" Type="http://schemas.openxmlformats.org/officeDocument/2006/relationships/oleObject" Target="embeddings/oleObject430.bin"/><Relationship Id="rId1327" Type="http://schemas.openxmlformats.org/officeDocument/2006/relationships/image" Target="media/image683.wmf"/><Relationship Id="rId1534" Type="http://schemas.openxmlformats.org/officeDocument/2006/relationships/oleObject" Target="embeddings/oleObject740.bin"/><Relationship Id="rId33" Type="http://schemas.openxmlformats.org/officeDocument/2006/relationships/oleObject" Target="embeddings/oleObject11.bin"/><Relationship Id="rId129" Type="http://schemas.openxmlformats.org/officeDocument/2006/relationships/oleObject" Target="embeddings/oleObject57.bin"/><Relationship Id="rId336" Type="http://schemas.openxmlformats.org/officeDocument/2006/relationships/image" Target="media/image171.wmf"/><Relationship Id="rId543" Type="http://schemas.openxmlformats.org/officeDocument/2006/relationships/image" Target="media/image277.png"/><Relationship Id="rId988" Type="http://schemas.openxmlformats.org/officeDocument/2006/relationships/oleObject" Target="embeddings/oleObject471.bin"/><Relationship Id="rId1173" Type="http://schemas.openxmlformats.org/officeDocument/2006/relationships/image" Target="media/image605.wmf"/><Relationship Id="rId1380" Type="http://schemas.openxmlformats.org/officeDocument/2006/relationships/image" Target="media/image711.wmf"/><Relationship Id="rId1601" Type="http://schemas.openxmlformats.org/officeDocument/2006/relationships/image" Target="media/image822.wmf"/><Relationship Id="rId182" Type="http://schemas.openxmlformats.org/officeDocument/2006/relationships/oleObject" Target="embeddings/oleObject84.bin"/><Relationship Id="rId403" Type="http://schemas.openxmlformats.org/officeDocument/2006/relationships/image" Target="media/image205.wmf"/><Relationship Id="rId750" Type="http://schemas.openxmlformats.org/officeDocument/2006/relationships/image" Target="media/image385.wmf"/><Relationship Id="rId848" Type="http://schemas.openxmlformats.org/officeDocument/2006/relationships/image" Target="media/image439.wmf"/><Relationship Id="rId1033" Type="http://schemas.openxmlformats.org/officeDocument/2006/relationships/image" Target="media/image534.wmf"/><Relationship Id="rId1478" Type="http://schemas.openxmlformats.org/officeDocument/2006/relationships/oleObject" Target="embeddings/oleObject713.bin"/><Relationship Id="rId1685" Type="http://schemas.openxmlformats.org/officeDocument/2006/relationships/image" Target="media/image864.wmf"/><Relationship Id="rId487" Type="http://schemas.openxmlformats.org/officeDocument/2006/relationships/image" Target="media/image250.wmf"/><Relationship Id="rId610" Type="http://schemas.openxmlformats.org/officeDocument/2006/relationships/image" Target="media/image314.wmf"/><Relationship Id="rId694" Type="http://schemas.openxmlformats.org/officeDocument/2006/relationships/oleObject" Target="embeddings/oleObject332.bin"/><Relationship Id="rId708" Type="http://schemas.openxmlformats.org/officeDocument/2006/relationships/oleObject" Target="embeddings/oleObject338.bin"/><Relationship Id="rId915" Type="http://schemas.openxmlformats.org/officeDocument/2006/relationships/image" Target="media/image473.wmf"/><Relationship Id="rId1240" Type="http://schemas.openxmlformats.org/officeDocument/2006/relationships/image" Target="media/image639.wmf"/><Relationship Id="rId1338" Type="http://schemas.openxmlformats.org/officeDocument/2006/relationships/image" Target="media/image689.wmf"/><Relationship Id="rId1545" Type="http://schemas.openxmlformats.org/officeDocument/2006/relationships/image" Target="media/image793.wmf"/><Relationship Id="rId347" Type="http://schemas.openxmlformats.org/officeDocument/2006/relationships/oleObject" Target="embeddings/oleObject164.bin"/><Relationship Id="rId999" Type="http://schemas.openxmlformats.org/officeDocument/2006/relationships/image" Target="media/image516.wmf"/><Relationship Id="rId1100" Type="http://schemas.openxmlformats.org/officeDocument/2006/relationships/image" Target="media/image568.png"/><Relationship Id="rId1184" Type="http://schemas.openxmlformats.org/officeDocument/2006/relationships/oleObject" Target="embeddings/oleObject567.bin"/><Relationship Id="rId1405" Type="http://schemas.openxmlformats.org/officeDocument/2006/relationships/image" Target="media/image723.wmf"/><Relationship Id="rId44" Type="http://schemas.openxmlformats.org/officeDocument/2006/relationships/oleObject" Target="embeddings/oleObject17.bin"/><Relationship Id="rId554" Type="http://schemas.openxmlformats.org/officeDocument/2006/relationships/image" Target="media/image284.wmf"/><Relationship Id="rId761" Type="http://schemas.openxmlformats.org/officeDocument/2006/relationships/image" Target="media/image391.wmf"/><Relationship Id="rId859" Type="http://schemas.openxmlformats.org/officeDocument/2006/relationships/oleObject" Target="embeddings/oleObject408.bin"/><Relationship Id="rId1391" Type="http://schemas.openxmlformats.org/officeDocument/2006/relationships/oleObject" Target="embeddings/oleObject668.bin"/><Relationship Id="rId1489" Type="http://schemas.openxmlformats.org/officeDocument/2006/relationships/oleObject" Target="embeddings/oleObject718.bin"/><Relationship Id="rId1612" Type="http://schemas.openxmlformats.org/officeDocument/2006/relationships/oleObject" Target="embeddings/oleObject778.bin"/><Relationship Id="rId1696" Type="http://schemas.openxmlformats.org/officeDocument/2006/relationships/oleObject" Target="embeddings/oleObject820.bin"/><Relationship Id="rId193" Type="http://schemas.openxmlformats.org/officeDocument/2006/relationships/oleObject" Target="embeddings/oleObject89.bin"/><Relationship Id="rId207" Type="http://schemas.openxmlformats.org/officeDocument/2006/relationships/oleObject" Target="embeddings/oleObject96.bin"/><Relationship Id="rId414" Type="http://schemas.openxmlformats.org/officeDocument/2006/relationships/oleObject" Target="embeddings/oleObject197.bin"/><Relationship Id="rId498" Type="http://schemas.openxmlformats.org/officeDocument/2006/relationships/image" Target="media/image254.wmf"/><Relationship Id="rId621" Type="http://schemas.openxmlformats.org/officeDocument/2006/relationships/image" Target="media/image320.wmf"/><Relationship Id="rId1044" Type="http://schemas.openxmlformats.org/officeDocument/2006/relationships/oleObject" Target="embeddings/oleObject498.bin"/><Relationship Id="rId1251" Type="http://schemas.openxmlformats.org/officeDocument/2006/relationships/image" Target="media/image644.png"/><Relationship Id="rId1349" Type="http://schemas.openxmlformats.org/officeDocument/2006/relationships/oleObject" Target="embeddings/oleObject648.bin"/><Relationship Id="rId260" Type="http://schemas.openxmlformats.org/officeDocument/2006/relationships/oleObject" Target="embeddings/oleObject122.bin"/><Relationship Id="rId719" Type="http://schemas.openxmlformats.org/officeDocument/2006/relationships/oleObject" Target="embeddings/oleObject343.bin"/><Relationship Id="rId926" Type="http://schemas.openxmlformats.org/officeDocument/2006/relationships/image" Target="media/image479.wmf"/><Relationship Id="rId1111" Type="http://schemas.openxmlformats.org/officeDocument/2006/relationships/image" Target="media/image574.wmf"/><Relationship Id="rId1556" Type="http://schemas.openxmlformats.org/officeDocument/2006/relationships/image" Target="media/image799.png"/><Relationship Id="rId55" Type="http://schemas.openxmlformats.org/officeDocument/2006/relationships/image" Target="media/image27.wmf"/><Relationship Id="rId120" Type="http://schemas.openxmlformats.org/officeDocument/2006/relationships/image" Target="media/image61.wmf"/><Relationship Id="rId358" Type="http://schemas.openxmlformats.org/officeDocument/2006/relationships/image" Target="media/image182.wmf"/><Relationship Id="rId565" Type="http://schemas.openxmlformats.org/officeDocument/2006/relationships/image" Target="media/image290.wmf"/><Relationship Id="rId772" Type="http://schemas.openxmlformats.org/officeDocument/2006/relationships/oleObject" Target="embeddings/oleObject369.bin"/><Relationship Id="rId1195" Type="http://schemas.openxmlformats.org/officeDocument/2006/relationships/image" Target="media/image616.wmf"/><Relationship Id="rId1209" Type="http://schemas.openxmlformats.org/officeDocument/2006/relationships/oleObject" Target="embeddings/oleObject580.bin"/><Relationship Id="rId1416" Type="http://schemas.openxmlformats.org/officeDocument/2006/relationships/oleObject" Target="embeddings/oleObject681.bin"/><Relationship Id="rId1623" Type="http://schemas.openxmlformats.org/officeDocument/2006/relationships/image" Target="media/image833.wmf"/><Relationship Id="rId218" Type="http://schemas.openxmlformats.org/officeDocument/2006/relationships/oleObject" Target="embeddings/oleObject101.bin"/><Relationship Id="rId425" Type="http://schemas.openxmlformats.org/officeDocument/2006/relationships/image" Target="media/image216.png"/><Relationship Id="rId632" Type="http://schemas.openxmlformats.org/officeDocument/2006/relationships/oleObject" Target="embeddings/oleObject300.bin"/><Relationship Id="rId1055" Type="http://schemas.openxmlformats.org/officeDocument/2006/relationships/image" Target="media/image545.wmf"/><Relationship Id="rId1262" Type="http://schemas.openxmlformats.org/officeDocument/2006/relationships/image" Target="media/image650.wmf"/><Relationship Id="rId271" Type="http://schemas.openxmlformats.org/officeDocument/2006/relationships/image" Target="media/image137.wmf"/><Relationship Id="rId937" Type="http://schemas.openxmlformats.org/officeDocument/2006/relationships/image" Target="media/image485.wmf"/><Relationship Id="rId1122" Type="http://schemas.openxmlformats.org/officeDocument/2006/relationships/oleObject" Target="embeddings/oleObject536.bin"/><Relationship Id="rId1567" Type="http://schemas.openxmlformats.org/officeDocument/2006/relationships/image" Target="media/image805.wmf"/><Relationship Id="rId66" Type="http://schemas.openxmlformats.org/officeDocument/2006/relationships/oleObject" Target="embeddings/oleObject27.bin"/><Relationship Id="rId131" Type="http://schemas.openxmlformats.org/officeDocument/2006/relationships/oleObject" Target="embeddings/oleObject58.bin"/><Relationship Id="rId369" Type="http://schemas.openxmlformats.org/officeDocument/2006/relationships/oleObject" Target="embeddings/oleObject175.bin"/><Relationship Id="rId576" Type="http://schemas.openxmlformats.org/officeDocument/2006/relationships/image" Target="media/image296.wmf"/><Relationship Id="rId783" Type="http://schemas.openxmlformats.org/officeDocument/2006/relationships/image" Target="media/image402.wmf"/><Relationship Id="rId990" Type="http://schemas.openxmlformats.org/officeDocument/2006/relationships/oleObject" Target="embeddings/oleObject472.bin"/><Relationship Id="rId1427" Type="http://schemas.openxmlformats.org/officeDocument/2006/relationships/image" Target="media/image734.wmf"/><Relationship Id="rId1634" Type="http://schemas.openxmlformats.org/officeDocument/2006/relationships/oleObject" Target="embeddings/oleObject789.bin"/><Relationship Id="rId229" Type="http://schemas.openxmlformats.org/officeDocument/2006/relationships/oleObject" Target="embeddings/oleObject106.bin"/><Relationship Id="rId436" Type="http://schemas.openxmlformats.org/officeDocument/2006/relationships/oleObject" Target="embeddings/oleObject207.bin"/><Relationship Id="rId643" Type="http://schemas.openxmlformats.org/officeDocument/2006/relationships/image" Target="media/image331.wmf"/><Relationship Id="rId1066" Type="http://schemas.openxmlformats.org/officeDocument/2006/relationships/oleObject" Target="embeddings/oleObject509.bin"/><Relationship Id="rId1273" Type="http://schemas.openxmlformats.org/officeDocument/2006/relationships/image" Target="media/image655.png"/><Relationship Id="rId1480" Type="http://schemas.openxmlformats.org/officeDocument/2006/relationships/image" Target="media/image760.wmf"/><Relationship Id="rId850" Type="http://schemas.openxmlformats.org/officeDocument/2006/relationships/image" Target="media/image440.wmf"/><Relationship Id="rId948" Type="http://schemas.openxmlformats.org/officeDocument/2006/relationships/oleObject" Target="embeddings/oleObject451.bin"/><Relationship Id="rId1133" Type="http://schemas.openxmlformats.org/officeDocument/2006/relationships/image" Target="media/image585.wmf"/><Relationship Id="rId1578" Type="http://schemas.openxmlformats.org/officeDocument/2006/relationships/oleObject" Target="embeddings/oleObject761.bin"/><Relationship Id="rId1701" Type="http://schemas.openxmlformats.org/officeDocument/2006/relationships/image" Target="media/image872.wmf"/><Relationship Id="rId77" Type="http://schemas.openxmlformats.org/officeDocument/2006/relationships/image" Target="media/image38.wmf"/><Relationship Id="rId282" Type="http://schemas.openxmlformats.org/officeDocument/2006/relationships/oleObject" Target="embeddings/oleObject133.bin"/><Relationship Id="rId503" Type="http://schemas.openxmlformats.org/officeDocument/2006/relationships/image" Target="media/image256.wmf"/><Relationship Id="rId587" Type="http://schemas.openxmlformats.org/officeDocument/2006/relationships/image" Target="media/image302.wmf"/><Relationship Id="rId710" Type="http://schemas.openxmlformats.org/officeDocument/2006/relationships/oleObject" Target="embeddings/oleObject339.bin"/><Relationship Id="rId808" Type="http://schemas.openxmlformats.org/officeDocument/2006/relationships/image" Target="media/image416.wmf"/><Relationship Id="rId1340" Type="http://schemas.openxmlformats.org/officeDocument/2006/relationships/image" Target="media/image690.wmf"/><Relationship Id="rId1438" Type="http://schemas.openxmlformats.org/officeDocument/2006/relationships/image" Target="media/image739.wmf"/><Relationship Id="rId1645" Type="http://schemas.openxmlformats.org/officeDocument/2006/relationships/image" Target="media/image844.wmf"/><Relationship Id="rId8" Type="http://schemas.openxmlformats.org/officeDocument/2006/relationships/image" Target="media/image1.png"/><Relationship Id="rId142" Type="http://schemas.openxmlformats.org/officeDocument/2006/relationships/image" Target="media/image72.wmf"/><Relationship Id="rId447" Type="http://schemas.openxmlformats.org/officeDocument/2006/relationships/oleObject" Target="embeddings/oleObject212.bin"/><Relationship Id="rId794" Type="http://schemas.openxmlformats.org/officeDocument/2006/relationships/image" Target="media/image408.wmf"/><Relationship Id="rId1077" Type="http://schemas.openxmlformats.org/officeDocument/2006/relationships/image" Target="media/image556.wmf"/><Relationship Id="rId1200" Type="http://schemas.openxmlformats.org/officeDocument/2006/relationships/image" Target="media/image618.wmf"/><Relationship Id="rId654" Type="http://schemas.openxmlformats.org/officeDocument/2006/relationships/oleObject" Target="embeddings/oleObject312.bin"/><Relationship Id="rId861" Type="http://schemas.openxmlformats.org/officeDocument/2006/relationships/oleObject" Target="embeddings/oleObject409.bin"/><Relationship Id="rId959" Type="http://schemas.openxmlformats.org/officeDocument/2006/relationships/image" Target="media/image496.wmf"/><Relationship Id="rId1284" Type="http://schemas.openxmlformats.org/officeDocument/2006/relationships/image" Target="media/image661.wmf"/><Relationship Id="rId1491" Type="http://schemas.openxmlformats.org/officeDocument/2006/relationships/oleObject" Target="embeddings/oleObject719.bin"/><Relationship Id="rId1505" Type="http://schemas.openxmlformats.org/officeDocument/2006/relationships/image" Target="media/image773.wmf"/><Relationship Id="rId1589" Type="http://schemas.openxmlformats.org/officeDocument/2006/relationships/image" Target="media/image816.wmf"/><Relationship Id="rId1712" Type="http://schemas.openxmlformats.org/officeDocument/2006/relationships/oleObject" Target="embeddings/oleObject828.bin"/><Relationship Id="rId293" Type="http://schemas.openxmlformats.org/officeDocument/2006/relationships/oleObject" Target="embeddings/oleObject138.bin"/><Relationship Id="rId307" Type="http://schemas.openxmlformats.org/officeDocument/2006/relationships/image" Target="media/image156.wmf"/><Relationship Id="rId514" Type="http://schemas.openxmlformats.org/officeDocument/2006/relationships/image" Target="media/image262.wmf"/><Relationship Id="rId721" Type="http://schemas.openxmlformats.org/officeDocument/2006/relationships/oleObject" Target="embeddings/oleObject344.bin"/><Relationship Id="rId1144" Type="http://schemas.openxmlformats.org/officeDocument/2006/relationships/oleObject" Target="embeddings/oleObject547.bin"/><Relationship Id="rId1351" Type="http://schemas.openxmlformats.org/officeDocument/2006/relationships/oleObject" Target="embeddings/oleObject649.bin"/><Relationship Id="rId1449" Type="http://schemas.openxmlformats.org/officeDocument/2006/relationships/oleObject" Target="embeddings/oleObject698.bin"/><Relationship Id="rId88" Type="http://schemas.openxmlformats.org/officeDocument/2006/relationships/image" Target="media/image44.wmf"/><Relationship Id="rId153" Type="http://schemas.openxmlformats.org/officeDocument/2006/relationships/oleObject" Target="embeddings/oleObject69.bin"/><Relationship Id="rId360" Type="http://schemas.openxmlformats.org/officeDocument/2006/relationships/image" Target="media/image183.wmf"/><Relationship Id="rId598" Type="http://schemas.openxmlformats.org/officeDocument/2006/relationships/oleObject" Target="embeddings/oleObject284.bin"/><Relationship Id="rId819" Type="http://schemas.openxmlformats.org/officeDocument/2006/relationships/oleObject" Target="embeddings/oleObject391.bin"/><Relationship Id="rId1004" Type="http://schemas.openxmlformats.org/officeDocument/2006/relationships/oleObject" Target="embeddings/oleObject479.bin"/><Relationship Id="rId1211" Type="http://schemas.openxmlformats.org/officeDocument/2006/relationships/oleObject" Target="embeddings/oleObject581.bin"/><Relationship Id="rId1656" Type="http://schemas.openxmlformats.org/officeDocument/2006/relationships/oleObject" Target="embeddings/oleObject800.bin"/><Relationship Id="rId220" Type="http://schemas.openxmlformats.org/officeDocument/2006/relationships/oleObject" Target="embeddings/oleObject102.bin"/><Relationship Id="rId458" Type="http://schemas.openxmlformats.org/officeDocument/2006/relationships/image" Target="media/image234.wmf"/><Relationship Id="rId665" Type="http://schemas.openxmlformats.org/officeDocument/2006/relationships/image" Target="media/image341.wmf"/><Relationship Id="rId872" Type="http://schemas.openxmlformats.org/officeDocument/2006/relationships/image" Target="media/image451.wmf"/><Relationship Id="rId1088" Type="http://schemas.openxmlformats.org/officeDocument/2006/relationships/oleObject" Target="embeddings/oleObject520.bin"/><Relationship Id="rId1295" Type="http://schemas.openxmlformats.org/officeDocument/2006/relationships/image" Target="media/image667.wmf"/><Relationship Id="rId1309" Type="http://schemas.openxmlformats.org/officeDocument/2006/relationships/image" Target="media/image674.wmf"/><Relationship Id="rId1516" Type="http://schemas.openxmlformats.org/officeDocument/2006/relationships/oleObject" Target="embeddings/oleObject731.bin"/><Relationship Id="rId1723" Type="http://schemas.openxmlformats.org/officeDocument/2006/relationships/image" Target="media/image883.wmf"/><Relationship Id="rId15" Type="http://schemas.openxmlformats.org/officeDocument/2006/relationships/image" Target="media/image6.wmf"/><Relationship Id="rId318" Type="http://schemas.openxmlformats.org/officeDocument/2006/relationships/image" Target="media/image162.wmf"/><Relationship Id="rId525" Type="http://schemas.openxmlformats.org/officeDocument/2006/relationships/oleObject" Target="embeddings/oleObject251.bin"/><Relationship Id="rId732" Type="http://schemas.openxmlformats.org/officeDocument/2006/relationships/image" Target="media/image376.wmf"/><Relationship Id="rId1155" Type="http://schemas.openxmlformats.org/officeDocument/2006/relationships/image" Target="media/image596.wmf"/><Relationship Id="rId1362" Type="http://schemas.openxmlformats.org/officeDocument/2006/relationships/oleObject" Target="embeddings/oleObject654.bin"/><Relationship Id="rId99" Type="http://schemas.openxmlformats.org/officeDocument/2006/relationships/oleObject" Target="embeddings/oleObject43.bin"/><Relationship Id="rId164" Type="http://schemas.openxmlformats.org/officeDocument/2006/relationships/oleObject" Target="embeddings/oleObject75.bin"/><Relationship Id="rId371" Type="http://schemas.openxmlformats.org/officeDocument/2006/relationships/oleObject" Target="embeddings/oleObject176.bin"/><Relationship Id="rId1015" Type="http://schemas.openxmlformats.org/officeDocument/2006/relationships/image" Target="media/image524.wmf"/><Relationship Id="rId1222" Type="http://schemas.openxmlformats.org/officeDocument/2006/relationships/oleObject" Target="embeddings/oleObject586.bin"/><Relationship Id="rId1667" Type="http://schemas.openxmlformats.org/officeDocument/2006/relationships/image" Target="media/image855.wmf"/><Relationship Id="rId469" Type="http://schemas.openxmlformats.org/officeDocument/2006/relationships/oleObject" Target="embeddings/oleObject223.bin"/><Relationship Id="rId676" Type="http://schemas.openxmlformats.org/officeDocument/2006/relationships/oleObject" Target="embeddings/oleObject323.bin"/><Relationship Id="rId883" Type="http://schemas.openxmlformats.org/officeDocument/2006/relationships/image" Target="media/image457.wmf"/><Relationship Id="rId1099" Type="http://schemas.openxmlformats.org/officeDocument/2006/relationships/oleObject" Target="embeddings/oleObject525.bin"/><Relationship Id="rId1527" Type="http://schemas.openxmlformats.org/officeDocument/2006/relationships/image" Target="media/image784.wmf"/><Relationship Id="rId1734" Type="http://schemas.openxmlformats.org/officeDocument/2006/relationships/theme" Target="theme/theme1.xml"/><Relationship Id="rId26" Type="http://schemas.openxmlformats.org/officeDocument/2006/relationships/image" Target="media/image12.wmf"/><Relationship Id="rId231" Type="http://schemas.openxmlformats.org/officeDocument/2006/relationships/oleObject" Target="embeddings/oleObject107.bin"/><Relationship Id="rId329" Type="http://schemas.openxmlformats.org/officeDocument/2006/relationships/oleObject" Target="embeddings/oleObject155.bin"/><Relationship Id="rId536" Type="http://schemas.openxmlformats.org/officeDocument/2006/relationships/oleObject" Target="embeddings/oleObject256.bin"/><Relationship Id="rId1166" Type="http://schemas.openxmlformats.org/officeDocument/2006/relationships/oleObject" Target="embeddings/oleObject558.bin"/><Relationship Id="rId1373" Type="http://schemas.openxmlformats.org/officeDocument/2006/relationships/image" Target="media/image707.wmf"/><Relationship Id="rId175" Type="http://schemas.openxmlformats.org/officeDocument/2006/relationships/image" Target="media/image88.png"/><Relationship Id="rId743" Type="http://schemas.openxmlformats.org/officeDocument/2006/relationships/oleObject" Target="embeddings/oleObject355.bin"/><Relationship Id="rId950" Type="http://schemas.openxmlformats.org/officeDocument/2006/relationships/oleObject" Target="embeddings/oleObject452.bin"/><Relationship Id="rId1026" Type="http://schemas.openxmlformats.org/officeDocument/2006/relationships/image" Target="media/image530.wmf"/><Relationship Id="rId1580" Type="http://schemas.openxmlformats.org/officeDocument/2006/relationships/oleObject" Target="embeddings/oleObject762.bin"/><Relationship Id="rId1678" Type="http://schemas.openxmlformats.org/officeDocument/2006/relationships/oleObject" Target="embeddings/oleObject811.bin"/><Relationship Id="rId382" Type="http://schemas.openxmlformats.org/officeDocument/2006/relationships/oleObject" Target="embeddings/oleObject181.bin"/><Relationship Id="rId603" Type="http://schemas.openxmlformats.org/officeDocument/2006/relationships/oleObject" Target="embeddings/oleObject286.bin"/><Relationship Id="rId687" Type="http://schemas.openxmlformats.org/officeDocument/2006/relationships/oleObject" Target="embeddings/oleObject328.bin"/><Relationship Id="rId810" Type="http://schemas.openxmlformats.org/officeDocument/2006/relationships/image" Target="media/image417.wmf"/><Relationship Id="rId908" Type="http://schemas.openxmlformats.org/officeDocument/2006/relationships/oleObject" Target="embeddings/oleObject432.bin"/><Relationship Id="rId1233" Type="http://schemas.openxmlformats.org/officeDocument/2006/relationships/image" Target="media/image635.wmf"/><Relationship Id="rId1440" Type="http://schemas.openxmlformats.org/officeDocument/2006/relationships/image" Target="media/image740.wmf"/><Relationship Id="rId1538" Type="http://schemas.openxmlformats.org/officeDocument/2006/relationships/oleObject" Target="embeddings/oleObject742.bin"/><Relationship Id="rId242" Type="http://schemas.openxmlformats.org/officeDocument/2006/relationships/image" Target="media/image123.wmf"/><Relationship Id="rId894" Type="http://schemas.openxmlformats.org/officeDocument/2006/relationships/image" Target="media/image463.wmf"/><Relationship Id="rId1177" Type="http://schemas.openxmlformats.org/officeDocument/2006/relationships/image" Target="media/image607.wmf"/><Relationship Id="rId1300" Type="http://schemas.openxmlformats.org/officeDocument/2006/relationships/oleObject" Target="embeddings/oleObject624.bin"/><Relationship Id="rId37" Type="http://schemas.openxmlformats.org/officeDocument/2006/relationships/image" Target="media/image17.wmf"/><Relationship Id="rId102" Type="http://schemas.openxmlformats.org/officeDocument/2006/relationships/image" Target="media/image51.wmf"/><Relationship Id="rId547" Type="http://schemas.openxmlformats.org/officeDocument/2006/relationships/oleObject" Target="embeddings/oleObject260.bin"/><Relationship Id="rId754" Type="http://schemas.openxmlformats.org/officeDocument/2006/relationships/image" Target="media/image387.wmf"/><Relationship Id="rId961" Type="http://schemas.openxmlformats.org/officeDocument/2006/relationships/image" Target="media/image497.wmf"/><Relationship Id="rId1384" Type="http://schemas.openxmlformats.org/officeDocument/2006/relationships/image" Target="media/image713.wmf"/><Relationship Id="rId1591" Type="http://schemas.openxmlformats.org/officeDocument/2006/relationships/image" Target="media/image817.wmf"/><Relationship Id="rId1605" Type="http://schemas.openxmlformats.org/officeDocument/2006/relationships/image" Target="media/image824.wmf"/><Relationship Id="rId1689" Type="http://schemas.openxmlformats.org/officeDocument/2006/relationships/image" Target="media/image866.wmf"/><Relationship Id="rId90" Type="http://schemas.openxmlformats.org/officeDocument/2006/relationships/image" Target="media/image45.wmf"/><Relationship Id="rId186" Type="http://schemas.openxmlformats.org/officeDocument/2006/relationships/image" Target="media/image94.wmf"/><Relationship Id="rId393" Type="http://schemas.openxmlformats.org/officeDocument/2006/relationships/image" Target="media/image200.wmf"/><Relationship Id="rId407" Type="http://schemas.openxmlformats.org/officeDocument/2006/relationships/image" Target="media/image207.wmf"/><Relationship Id="rId614" Type="http://schemas.openxmlformats.org/officeDocument/2006/relationships/image" Target="media/image316.wmf"/><Relationship Id="rId821" Type="http://schemas.openxmlformats.org/officeDocument/2006/relationships/oleObject" Target="embeddings/oleObject392.bin"/><Relationship Id="rId1037" Type="http://schemas.openxmlformats.org/officeDocument/2006/relationships/image" Target="media/image536.wmf"/><Relationship Id="rId1244" Type="http://schemas.openxmlformats.org/officeDocument/2006/relationships/image" Target="media/image641.wmf"/><Relationship Id="rId1451" Type="http://schemas.openxmlformats.org/officeDocument/2006/relationships/oleObject" Target="embeddings/oleObject699.bin"/><Relationship Id="rId253" Type="http://schemas.openxmlformats.org/officeDocument/2006/relationships/image" Target="media/image128.wmf"/><Relationship Id="rId460" Type="http://schemas.openxmlformats.org/officeDocument/2006/relationships/image" Target="media/image235.wmf"/><Relationship Id="rId698" Type="http://schemas.openxmlformats.org/officeDocument/2006/relationships/image" Target="media/image357.png"/><Relationship Id="rId919" Type="http://schemas.openxmlformats.org/officeDocument/2006/relationships/oleObject" Target="embeddings/oleObject437.bin"/><Relationship Id="rId1090" Type="http://schemas.openxmlformats.org/officeDocument/2006/relationships/oleObject" Target="embeddings/oleObject521.bin"/><Relationship Id="rId1104" Type="http://schemas.openxmlformats.org/officeDocument/2006/relationships/oleObject" Target="embeddings/oleObject527.bin"/><Relationship Id="rId1311" Type="http://schemas.openxmlformats.org/officeDocument/2006/relationships/image" Target="media/image675.wmf"/><Relationship Id="rId1549" Type="http://schemas.openxmlformats.org/officeDocument/2006/relationships/image" Target="media/image795.wmf"/><Relationship Id="rId48" Type="http://schemas.openxmlformats.org/officeDocument/2006/relationships/oleObject" Target="embeddings/oleObject19.bin"/><Relationship Id="rId113" Type="http://schemas.openxmlformats.org/officeDocument/2006/relationships/image" Target="media/image57.wmf"/><Relationship Id="rId320" Type="http://schemas.openxmlformats.org/officeDocument/2006/relationships/image" Target="media/image163.wmf"/><Relationship Id="rId558" Type="http://schemas.openxmlformats.org/officeDocument/2006/relationships/image" Target="media/image286.png"/><Relationship Id="rId765" Type="http://schemas.openxmlformats.org/officeDocument/2006/relationships/image" Target="media/image393.wmf"/><Relationship Id="rId972" Type="http://schemas.openxmlformats.org/officeDocument/2006/relationships/image" Target="media/image503.wmf"/><Relationship Id="rId1188" Type="http://schemas.openxmlformats.org/officeDocument/2006/relationships/oleObject" Target="embeddings/oleObject569.bin"/><Relationship Id="rId1395" Type="http://schemas.openxmlformats.org/officeDocument/2006/relationships/oleObject" Target="embeddings/oleObject670.bin"/><Relationship Id="rId1409" Type="http://schemas.openxmlformats.org/officeDocument/2006/relationships/image" Target="media/image725.wmf"/><Relationship Id="rId1616" Type="http://schemas.openxmlformats.org/officeDocument/2006/relationships/oleObject" Target="embeddings/oleObject780.bin"/><Relationship Id="rId197" Type="http://schemas.openxmlformats.org/officeDocument/2006/relationships/oleObject" Target="embeddings/oleObject91.bin"/><Relationship Id="rId418" Type="http://schemas.openxmlformats.org/officeDocument/2006/relationships/oleObject" Target="embeddings/oleObject199.bin"/><Relationship Id="rId625" Type="http://schemas.openxmlformats.org/officeDocument/2006/relationships/image" Target="media/image322.wmf"/><Relationship Id="rId832" Type="http://schemas.openxmlformats.org/officeDocument/2006/relationships/image" Target="media/image429.wmf"/><Relationship Id="rId1048" Type="http://schemas.openxmlformats.org/officeDocument/2006/relationships/oleObject" Target="embeddings/oleObject500.bin"/><Relationship Id="rId1255" Type="http://schemas.openxmlformats.org/officeDocument/2006/relationships/oleObject" Target="embeddings/oleObject602.bin"/><Relationship Id="rId1462" Type="http://schemas.openxmlformats.org/officeDocument/2006/relationships/oleObject" Target="embeddings/oleObject705.bin"/><Relationship Id="rId264" Type="http://schemas.openxmlformats.org/officeDocument/2006/relationships/oleObject" Target="embeddings/oleObject124.bin"/><Relationship Id="rId471" Type="http://schemas.openxmlformats.org/officeDocument/2006/relationships/oleObject" Target="embeddings/oleObject224.bin"/><Relationship Id="rId1115" Type="http://schemas.openxmlformats.org/officeDocument/2006/relationships/image" Target="media/image576.wmf"/><Relationship Id="rId1322" Type="http://schemas.openxmlformats.org/officeDocument/2006/relationships/oleObject" Target="embeddings/oleObject635.bin"/><Relationship Id="rId59" Type="http://schemas.openxmlformats.org/officeDocument/2006/relationships/image" Target="media/image29.png"/><Relationship Id="rId124" Type="http://schemas.openxmlformats.org/officeDocument/2006/relationships/image" Target="media/image63.wmf"/><Relationship Id="rId569" Type="http://schemas.openxmlformats.org/officeDocument/2006/relationships/oleObject" Target="embeddings/oleObject270.bin"/><Relationship Id="rId776" Type="http://schemas.openxmlformats.org/officeDocument/2006/relationships/oleObject" Target="embeddings/oleObject371.bin"/><Relationship Id="rId983" Type="http://schemas.openxmlformats.org/officeDocument/2006/relationships/oleObject" Target="embeddings/oleObject468.bin"/><Relationship Id="rId1199" Type="http://schemas.openxmlformats.org/officeDocument/2006/relationships/oleObject" Target="embeddings/oleObject575.bin"/><Relationship Id="rId1627" Type="http://schemas.openxmlformats.org/officeDocument/2006/relationships/image" Target="media/image835.wmf"/><Relationship Id="rId331" Type="http://schemas.openxmlformats.org/officeDocument/2006/relationships/oleObject" Target="embeddings/oleObject156.bin"/><Relationship Id="rId429" Type="http://schemas.openxmlformats.org/officeDocument/2006/relationships/oleObject" Target="embeddings/oleObject204.bin"/><Relationship Id="rId636" Type="http://schemas.openxmlformats.org/officeDocument/2006/relationships/oleObject" Target="embeddings/oleObject302.bin"/><Relationship Id="rId1059" Type="http://schemas.openxmlformats.org/officeDocument/2006/relationships/image" Target="media/image547.wmf"/><Relationship Id="rId1266" Type="http://schemas.openxmlformats.org/officeDocument/2006/relationships/image" Target="media/image652.wmf"/><Relationship Id="rId1473" Type="http://schemas.openxmlformats.org/officeDocument/2006/relationships/image" Target="media/image756.wmf"/><Relationship Id="rId843" Type="http://schemas.openxmlformats.org/officeDocument/2006/relationships/oleObject" Target="embeddings/oleObject401.bin"/><Relationship Id="rId1126" Type="http://schemas.openxmlformats.org/officeDocument/2006/relationships/oleObject" Target="embeddings/oleObject538.bin"/><Relationship Id="rId1680" Type="http://schemas.openxmlformats.org/officeDocument/2006/relationships/oleObject" Target="embeddings/oleObject812.bin"/><Relationship Id="rId275" Type="http://schemas.openxmlformats.org/officeDocument/2006/relationships/image" Target="media/image139.wmf"/><Relationship Id="rId482" Type="http://schemas.openxmlformats.org/officeDocument/2006/relationships/oleObject" Target="embeddings/oleObject229.bin"/><Relationship Id="rId703" Type="http://schemas.openxmlformats.org/officeDocument/2006/relationships/image" Target="media/image361.wmf"/><Relationship Id="rId910" Type="http://schemas.openxmlformats.org/officeDocument/2006/relationships/oleObject" Target="embeddings/oleObject433.bin"/><Relationship Id="rId1333" Type="http://schemas.openxmlformats.org/officeDocument/2006/relationships/oleObject" Target="embeddings/oleObject640.bin"/><Relationship Id="rId1540" Type="http://schemas.openxmlformats.org/officeDocument/2006/relationships/oleObject" Target="embeddings/oleObject743.bin"/><Relationship Id="rId1638" Type="http://schemas.openxmlformats.org/officeDocument/2006/relationships/oleObject" Target="embeddings/oleObject791.bin"/><Relationship Id="rId135" Type="http://schemas.openxmlformats.org/officeDocument/2006/relationships/oleObject" Target="embeddings/oleObject60.bin"/><Relationship Id="rId342" Type="http://schemas.openxmlformats.org/officeDocument/2006/relationships/image" Target="media/image174.wmf"/><Relationship Id="rId787" Type="http://schemas.openxmlformats.org/officeDocument/2006/relationships/image" Target="media/image404.png"/><Relationship Id="rId994" Type="http://schemas.openxmlformats.org/officeDocument/2006/relationships/oleObject" Target="embeddings/oleObject474.bin"/><Relationship Id="rId1400" Type="http://schemas.openxmlformats.org/officeDocument/2006/relationships/oleObject" Target="embeddings/oleObject673.bin"/><Relationship Id="rId202" Type="http://schemas.openxmlformats.org/officeDocument/2006/relationships/image" Target="media/image102.wmf"/><Relationship Id="rId647" Type="http://schemas.openxmlformats.org/officeDocument/2006/relationships/oleObject" Target="embeddings/oleObject308.bin"/><Relationship Id="rId854" Type="http://schemas.openxmlformats.org/officeDocument/2006/relationships/image" Target="media/image442.wmf"/><Relationship Id="rId1277" Type="http://schemas.openxmlformats.org/officeDocument/2006/relationships/oleObject" Target="embeddings/oleObject613.bin"/><Relationship Id="rId1484" Type="http://schemas.openxmlformats.org/officeDocument/2006/relationships/image" Target="media/image762.wmf"/><Relationship Id="rId1691" Type="http://schemas.openxmlformats.org/officeDocument/2006/relationships/image" Target="media/image867.wmf"/><Relationship Id="rId1705" Type="http://schemas.openxmlformats.org/officeDocument/2006/relationships/image" Target="media/image874.wmf"/><Relationship Id="rId286" Type="http://schemas.openxmlformats.org/officeDocument/2006/relationships/image" Target="media/image145.wmf"/><Relationship Id="rId493" Type="http://schemas.openxmlformats.org/officeDocument/2006/relationships/oleObject" Target="embeddings/oleObject235.bin"/><Relationship Id="rId507" Type="http://schemas.openxmlformats.org/officeDocument/2006/relationships/image" Target="media/image258.wmf"/><Relationship Id="rId714" Type="http://schemas.openxmlformats.org/officeDocument/2006/relationships/image" Target="media/image367.wmf"/><Relationship Id="rId921" Type="http://schemas.openxmlformats.org/officeDocument/2006/relationships/oleObject" Target="embeddings/oleObject438.bin"/><Relationship Id="rId1137" Type="http://schemas.openxmlformats.org/officeDocument/2006/relationships/image" Target="media/image587.wmf"/><Relationship Id="rId1344" Type="http://schemas.openxmlformats.org/officeDocument/2006/relationships/image" Target="media/image692.wmf"/><Relationship Id="rId1551" Type="http://schemas.openxmlformats.org/officeDocument/2006/relationships/image" Target="media/image796.wmf"/><Relationship Id="rId50" Type="http://schemas.openxmlformats.org/officeDocument/2006/relationships/image" Target="media/image23.png"/><Relationship Id="rId146" Type="http://schemas.openxmlformats.org/officeDocument/2006/relationships/image" Target="media/image74.wmf"/><Relationship Id="rId353" Type="http://schemas.openxmlformats.org/officeDocument/2006/relationships/oleObject" Target="embeddings/oleObject167.bin"/><Relationship Id="rId560" Type="http://schemas.openxmlformats.org/officeDocument/2006/relationships/oleObject" Target="embeddings/oleObject266.bin"/><Relationship Id="rId798" Type="http://schemas.openxmlformats.org/officeDocument/2006/relationships/image" Target="media/image410.wmf"/><Relationship Id="rId1190" Type="http://schemas.openxmlformats.org/officeDocument/2006/relationships/oleObject" Target="embeddings/oleObject570.bin"/><Relationship Id="rId1204" Type="http://schemas.openxmlformats.org/officeDocument/2006/relationships/image" Target="media/image620.wmf"/><Relationship Id="rId1411" Type="http://schemas.openxmlformats.org/officeDocument/2006/relationships/image" Target="media/image726.wmf"/><Relationship Id="rId1649" Type="http://schemas.openxmlformats.org/officeDocument/2006/relationships/image" Target="media/image846.wmf"/><Relationship Id="rId213" Type="http://schemas.openxmlformats.org/officeDocument/2006/relationships/image" Target="media/image108.wmf"/><Relationship Id="rId420" Type="http://schemas.openxmlformats.org/officeDocument/2006/relationships/oleObject" Target="embeddings/oleObject200.bin"/><Relationship Id="rId658" Type="http://schemas.openxmlformats.org/officeDocument/2006/relationships/oleObject" Target="embeddings/oleObject314.bin"/><Relationship Id="rId865" Type="http://schemas.openxmlformats.org/officeDocument/2006/relationships/oleObject" Target="embeddings/oleObject411.bin"/><Relationship Id="rId1050" Type="http://schemas.openxmlformats.org/officeDocument/2006/relationships/oleObject" Target="embeddings/oleObject501.bin"/><Relationship Id="rId1288" Type="http://schemas.openxmlformats.org/officeDocument/2006/relationships/image" Target="media/image663.png"/><Relationship Id="rId1495" Type="http://schemas.openxmlformats.org/officeDocument/2006/relationships/oleObject" Target="embeddings/oleObject721.bin"/><Relationship Id="rId1509" Type="http://schemas.openxmlformats.org/officeDocument/2006/relationships/image" Target="media/image775.wmf"/><Relationship Id="rId1716" Type="http://schemas.openxmlformats.org/officeDocument/2006/relationships/oleObject" Target="embeddings/oleObject830.bin"/><Relationship Id="rId297" Type="http://schemas.openxmlformats.org/officeDocument/2006/relationships/oleObject" Target="embeddings/oleObject140.bin"/><Relationship Id="rId518" Type="http://schemas.openxmlformats.org/officeDocument/2006/relationships/image" Target="media/image264.wmf"/><Relationship Id="rId725" Type="http://schemas.openxmlformats.org/officeDocument/2006/relationships/oleObject" Target="embeddings/oleObject346.bin"/><Relationship Id="rId932" Type="http://schemas.openxmlformats.org/officeDocument/2006/relationships/oleObject" Target="embeddings/oleObject444.bin"/><Relationship Id="rId1148" Type="http://schemas.openxmlformats.org/officeDocument/2006/relationships/oleObject" Target="embeddings/oleObject549.bin"/><Relationship Id="rId1355" Type="http://schemas.openxmlformats.org/officeDocument/2006/relationships/image" Target="media/image698.wmf"/><Relationship Id="rId1562" Type="http://schemas.openxmlformats.org/officeDocument/2006/relationships/oleObject" Target="embeddings/oleObject753.bin"/><Relationship Id="rId157" Type="http://schemas.openxmlformats.org/officeDocument/2006/relationships/oleObject" Target="embeddings/oleObject71.bin"/><Relationship Id="rId364" Type="http://schemas.openxmlformats.org/officeDocument/2006/relationships/image" Target="media/image185.wmf"/><Relationship Id="rId1008" Type="http://schemas.openxmlformats.org/officeDocument/2006/relationships/oleObject" Target="embeddings/oleObject481.bin"/><Relationship Id="rId1215" Type="http://schemas.openxmlformats.org/officeDocument/2006/relationships/image" Target="media/image626.wmf"/><Relationship Id="rId1422" Type="http://schemas.openxmlformats.org/officeDocument/2006/relationships/oleObject" Target="embeddings/oleObject684.bin"/><Relationship Id="rId61" Type="http://schemas.openxmlformats.org/officeDocument/2006/relationships/image" Target="media/image30.wmf"/><Relationship Id="rId571" Type="http://schemas.openxmlformats.org/officeDocument/2006/relationships/oleObject" Target="embeddings/oleObject271.bin"/><Relationship Id="rId669" Type="http://schemas.openxmlformats.org/officeDocument/2006/relationships/image" Target="media/image343.wmf"/><Relationship Id="rId876" Type="http://schemas.openxmlformats.org/officeDocument/2006/relationships/image" Target="media/image453.png"/><Relationship Id="rId1299" Type="http://schemas.openxmlformats.org/officeDocument/2006/relationships/image" Target="media/image669.wmf"/><Relationship Id="rId1727" Type="http://schemas.openxmlformats.org/officeDocument/2006/relationships/image" Target="media/image885.wmf"/><Relationship Id="rId19" Type="http://schemas.openxmlformats.org/officeDocument/2006/relationships/oleObject" Target="embeddings/oleObject4.bin"/><Relationship Id="rId224" Type="http://schemas.openxmlformats.org/officeDocument/2006/relationships/image" Target="media/image114.wmf"/><Relationship Id="rId431" Type="http://schemas.openxmlformats.org/officeDocument/2006/relationships/image" Target="media/image220.wmf"/><Relationship Id="rId529" Type="http://schemas.openxmlformats.org/officeDocument/2006/relationships/oleObject" Target="embeddings/oleObject253.bin"/><Relationship Id="rId736" Type="http://schemas.openxmlformats.org/officeDocument/2006/relationships/image" Target="media/image378.wmf"/><Relationship Id="rId1061" Type="http://schemas.openxmlformats.org/officeDocument/2006/relationships/image" Target="media/image548.wmf"/><Relationship Id="rId1159" Type="http://schemas.openxmlformats.org/officeDocument/2006/relationships/image" Target="media/image598.wmf"/><Relationship Id="rId1366" Type="http://schemas.openxmlformats.org/officeDocument/2006/relationships/oleObject" Target="embeddings/oleObject656.bin"/><Relationship Id="rId168" Type="http://schemas.openxmlformats.org/officeDocument/2006/relationships/oleObject" Target="embeddings/oleObject77.bin"/><Relationship Id="rId943" Type="http://schemas.openxmlformats.org/officeDocument/2006/relationships/image" Target="media/image488.wmf"/><Relationship Id="rId1019" Type="http://schemas.openxmlformats.org/officeDocument/2006/relationships/image" Target="media/image526.wmf"/><Relationship Id="rId1573" Type="http://schemas.openxmlformats.org/officeDocument/2006/relationships/image" Target="media/image808.wmf"/><Relationship Id="rId72" Type="http://schemas.openxmlformats.org/officeDocument/2006/relationships/oleObject" Target="embeddings/oleObject30.bin"/><Relationship Id="rId375" Type="http://schemas.openxmlformats.org/officeDocument/2006/relationships/oleObject" Target="embeddings/oleObject178.bin"/><Relationship Id="rId582" Type="http://schemas.openxmlformats.org/officeDocument/2006/relationships/oleObject" Target="embeddings/oleObject276.bin"/><Relationship Id="rId803" Type="http://schemas.openxmlformats.org/officeDocument/2006/relationships/oleObject" Target="embeddings/oleObject384.bin"/><Relationship Id="rId1226" Type="http://schemas.openxmlformats.org/officeDocument/2006/relationships/oleObject" Target="embeddings/oleObject588.bin"/><Relationship Id="rId1433" Type="http://schemas.openxmlformats.org/officeDocument/2006/relationships/oleObject" Target="embeddings/oleObject690.bin"/><Relationship Id="rId1640" Type="http://schemas.openxmlformats.org/officeDocument/2006/relationships/oleObject" Target="embeddings/oleObject792.bin"/><Relationship Id="rId3" Type="http://schemas.openxmlformats.org/officeDocument/2006/relationships/styles" Target="styles.xml"/><Relationship Id="rId235" Type="http://schemas.openxmlformats.org/officeDocument/2006/relationships/oleObject" Target="embeddings/oleObject109.bin"/><Relationship Id="rId442" Type="http://schemas.openxmlformats.org/officeDocument/2006/relationships/image" Target="media/image226.wmf"/><Relationship Id="rId887" Type="http://schemas.openxmlformats.org/officeDocument/2006/relationships/oleObject" Target="embeddings/oleObject421.bin"/><Relationship Id="rId1072" Type="http://schemas.openxmlformats.org/officeDocument/2006/relationships/oleObject" Target="embeddings/oleObject512.bin"/><Relationship Id="rId1500" Type="http://schemas.openxmlformats.org/officeDocument/2006/relationships/oleObject" Target="embeddings/oleObject723.bin"/><Relationship Id="rId302" Type="http://schemas.openxmlformats.org/officeDocument/2006/relationships/oleObject" Target="embeddings/oleObject142.bin"/><Relationship Id="rId747" Type="http://schemas.openxmlformats.org/officeDocument/2006/relationships/oleObject" Target="embeddings/oleObject357.bin"/><Relationship Id="rId954" Type="http://schemas.openxmlformats.org/officeDocument/2006/relationships/oleObject" Target="embeddings/oleObject454.bin"/><Relationship Id="rId1377" Type="http://schemas.openxmlformats.org/officeDocument/2006/relationships/oleObject" Target="embeddings/oleObject661.bin"/><Relationship Id="rId1584" Type="http://schemas.openxmlformats.org/officeDocument/2006/relationships/oleObject" Target="embeddings/oleObject764.bin"/><Relationship Id="rId83" Type="http://schemas.openxmlformats.org/officeDocument/2006/relationships/oleObject" Target="embeddings/oleObject35.bin"/><Relationship Id="rId179" Type="http://schemas.openxmlformats.org/officeDocument/2006/relationships/oleObject" Target="embeddings/oleObject82.bin"/><Relationship Id="rId386" Type="http://schemas.openxmlformats.org/officeDocument/2006/relationships/oleObject" Target="embeddings/oleObject183.bin"/><Relationship Id="rId593" Type="http://schemas.openxmlformats.org/officeDocument/2006/relationships/image" Target="media/image305.wmf"/><Relationship Id="rId607" Type="http://schemas.openxmlformats.org/officeDocument/2006/relationships/oleObject" Target="embeddings/oleObject288.bin"/><Relationship Id="rId814" Type="http://schemas.openxmlformats.org/officeDocument/2006/relationships/image" Target="media/image419.wmf"/><Relationship Id="rId1237" Type="http://schemas.openxmlformats.org/officeDocument/2006/relationships/oleObject" Target="embeddings/oleObject593.bin"/><Relationship Id="rId1444" Type="http://schemas.openxmlformats.org/officeDocument/2006/relationships/image" Target="media/image742.wmf"/><Relationship Id="rId1651" Type="http://schemas.openxmlformats.org/officeDocument/2006/relationships/image" Target="media/image847.wmf"/><Relationship Id="rId246" Type="http://schemas.openxmlformats.org/officeDocument/2006/relationships/image" Target="media/image125.wmf"/><Relationship Id="rId453" Type="http://schemas.openxmlformats.org/officeDocument/2006/relationships/oleObject" Target="embeddings/oleObject215.bin"/><Relationship Id="rId660" Type="http://schemas.openxmlformats.org/officeDocument/2006/relationships/oleObject" Target="embeddings/oleObject315.bin"/><Relationship Id="rId898" Type="http://schemas.openxmlformats.org/officeDocument/2006/relationships/oleObject" Target="embeddings/oleObject427.bin"/><Relationship Id="rId1083" Type="http://schemas.openxmlformats.org/officeDocument/2006/relationships/image" Target="media/image559.wmf"/><Relationship Id="rId1290" Type="http://schemas.openxmlformats.org/officeDocument/2006/relationships/oleObject" Target="embeddings/oleObject619.bin"/><Relationship Id="rId1304" Type="http://schemas.openxmlformats.org/officeDocument/2006/relationships/oleObject" Target="embeddings/oleObject626.bin"/><Relationship Id="rId1511" Type="http://schemas.openxmlformats.org/officeDocument/2006/relationships/image" Target="media/image776.wmf"/><Relationship Id="rId106" Type="http://schemas.openxmlformats.org/officeDocument/2006/relationships/oleObject" Target="embeddings/oleObject46.bin"/><Relationship Id="rId313" Type="http://schemas.openxmlformats.org/officeDocument/2006/relationships/oleObject" Target="embeddings/oleObject147.bin"/><Relationship Id="rId758" Type="http://schemas.openxmlformats.org/officeDocument/2006/relationships/image" Target="media/image389.png"/><Relationship Id="rId965" Type="http://schemas.openxmlformats.org/officeDocument/2006/relationships/image" Target="media/image499.wmf"/><Relationship Id="rId1150" Type="http://schemas.openxmlformats.org/officeDocument/2006/relationships/oleObject" Target="embeddings/oleObject550.bin"/><Relationship Id="rId1388" Type="http://schemas.openxmlformats.org/officeDocument/2006/relationships/image" Target="media/image715.wmf"/><Relationship Id="rId1595" Type="http://schemas.openxmlformats.org/officeDocument/2006/relationships/image" Target="media/image819.wmf"/><Relationship Id="rId1609" Type="http://schemas.openxmlformats.org/officeDocument/2006/relationships/image" Target="media/image826.wmf"/><Relationship Id="rId10" Type="http://schemas.openxmlformats.org/officeDocument/2006/relationships/image" Target="media/image3.png"/><Relationship Id="rId94" Type="http://schemas.openxmlformats.org/officeDocument/2006/relationships/image" Target="media/image47.wmf"/><Relationship Id="rId397" Type="http://schemas.openxmlformats.org/officeDocument/2006/relationships/image" Target="media/image202.wmf"/><Relationship Id="rId520" Type="http://schemas.openxmlformats.org/officeDocument/2006/relationships/image" Target="media/image265.wmf"/><Relationship Id="rId618" Type="http://schemas.openxmlformats.org/officeDocument/2006/relationships/image" Target="media/image318.png"/><Relationship Id="rId825" Type="http://schemas.openxmlformats.org/officeDocument/2006/relationships/oleObject" Target="embeddings/oleObject394.bin"/><Relationship Id="rId1248" Type="http://schemas.openxmlformats.org/officeDocument/2006/relationships/oleObject" Target="embeddings/oleObject599.bin"/><Relationship Id="rId1455" Type="http://schemas.openxmlformats.org/officeDocument/2006/relationships/oleObject" Target="embeddings/oleObject701.bin"/><Relationship Id="rId1662" Type="http://schemas.openxmlformats.org/officeDocument/2006/relationships/oleObject" Target="embeddings/oleObject803.bin"/><Relationship Id="rId257" Type="http://schemas.openxmlformats.org/officeDocument/2006/relationships/image" Target="media/image130.wmf"/><Relationship Id="rId464" Type="http://schemas.openxmlformats.org/officeDocument/2006/relationships/image" Target="media/image237.wmf"/><Relationship Id="rId1010" Type="http://schemas.openxmlformats.org/officeDocument/2006/relationships/oleObject" Target="embeddings/oleObject482.bin"/><Relationship Id="rId1094" Type="http://schemas.openxmlformats.org/officeDocument/2006/relationships/image" Target="media/image565.wmf"/><Relationship Id="rId1108" Type="http://schemas.openxmlformats.org/officeDocument/2006/relationships/oleObject" Target="embeddings/oleObject529.bin"/><Relationship Id="rId1315" Type="http://schemas.openxmlformats.org/officeDocument/2006/relationships/image" Target="media/image677.wmf"/><Relationship Id="rId117" Type="http://schemas.openxmlformats.org/officeDocument/2006/relationships/oleObject" Target="embeddings/oleObject51.bin"/><Relationship Id="rId671" Type="http://schemas.openxmlformats.org/officeDocument/2006/relationships/image" Target="media/image344.wmf"/><Relationship Id="rId769" Type="http://schemas.openxmlformats.org/officeDocument/2006/relationships/image" Target="media/image395.wmf"/><Relationship Id="rId976" Type="http://schemas.openxmlformats.org/officeDocument/2006/relationships/image" Target="media/image505.wmf"/><Relationship Id="rId1399" Type="http://schemas.openxmlformats.org/officeDocument/2006/relationships/image" Target="media/image720.wmf"/><Relationship Id="rId324" Type="http://schemas.openxmlformats.org/officeDocument/2006/relationships/image" Target="media/image165.wmf"/><Relationship Id="rId531" Type="http://schemas.openxmlformats.org/officeDocument/2006/relationships/oleObject" Target="embeddings/oleObject254.bin"/><Relationship Id="rId629" Type="http://schemas.openxmlformats.org/officeDocument/2006/relationships/image" Target="media/image324.wmf"/><Relationship Id="rId1161" Type="http://schemas.openxmlformats.org/officeDocument/2006/relationships/image" Target="media/image599.wmf"/><Relationship Id="rId1259" Type="http://schemas.openxmlformats.org/officeDocument/2006/relationships/oleObject" Target="embeddings/oleObject604.bin"/><Relationship Id="rId1466" Type="http://schemas.openxmlformats.org/officeDocument/2006/relationships/oleObject" Target="embeddings/oleObject707.bin"/><Relationship Id="rId836" Type="http://schemas.openxmlformats.org/officeDocument/2006/relationships/oleObject" Target="embeddings/oleObject398.bin"/><Relationship Id="rId1021" Type="http://schemas.openxmlformats.org/officeDocument/2006/relationships/image" Target="media/image527.wmf"/><Relationship Id="rId1119" Type="http://schemas.openxmlformats.org/officeDocument/2006/relationships/image" Target="media/image578.wmf"/><Relationship Id="rId1673" Type="http://schemas.openxmlformats.org/officeDocument/2006/relationships/image" Target="media/image858.wmf"/><Relationship Id="rId903" Type="http://schemas.openxmlformats.org/officeDocument/2006/relationships/image" Target="media/image467.wmf"/><Relationship Id="rId1326" Type="http://schemas.openxmlformats.org/officeDocument/2006/relationships/oleObject" Target="embeddings/oleObject637.bin"/><Relationship Id="rId1533" Type="http://schemas.openxmlformats.org/officeDocument/2006/relationships/image" Target="media/image787.wmf"/><Relationship Id="rId32" Type="http://schemas.openxmlformats.org/officeDocument/2006/relationships/image" Target="media/image15.wmf"/><Relationship Id="rId1600" Type="http://schemas.openxmlformats.org/officeDocument/2006/relationships/oleObject" Target="embeddings/oleObject772.bin"/><Relationship Id="rId181" Type="http://schemas.openxmlformats.org/officeDocument/2006/relationships/oleObject" Target="embeddings/oleObject83.bin"/><Relationship Id="rId279" Type="http://schemas.openxmlformats.org/officeDocument/2006/relationships/image" Target="media/image141.wmf"/><Relationship Id="rId486" Type="http://schemas.openxmlformats.org/officeDocument/2006/relationships/oleObject" Target="embeddings/oleObject230.bin"/><Relationship Id="rId693" Type="http://schemas.openxmlformats.org/officeDocument/2006/relationships/oleObject" Target="embeddings/oleObject331.bin"/><Relationship Id="rId139" Type="http://schemas.openxmlformats.org/officeDocument/2006/relationships/oleObject" Target="embeddings/oleObject62.bin"/><Relationship Id="rId346" Type="http://schemas.openxmlformats.org/officeDocument/2006/relationships/image" Target="media/image176.wmf"/><Relationship Id="rId553" Type="http://schemas.openxmlformats.org/officeDocument/2006/relationships/oleObject" Target="embeddings/oleObject263.bin"/><Relationship Id="rId760" Type="http://schemas.openxmlformats.org/officeDocument/2006/relationships/oleObject" Target="embeddings/oleObject363.bin"/><Relationship Id="rId998" Type="http://schemas.openxmlformats.org/officeDocument/2006/relationships/oleObject" Target="embeddings/oleObject476.bin"/><Relationship Id="rId1183" Type="http://schemas.openxmlformats.org/officeDocument/2006/relationships/image" Target="media/image610.wmf"/><Relationship Id="rId1390" Type="http://schemas.openxmlformats.org/officeDocument/2006/relationships/image" Target="media/image716.wmf"/><Relationship Id="rId206" Type="http://schemas.openxmlformats.org/officeDocument/2006/relationships/image" Target="media/image104.wmf"/><Relationship Id="rId413" Type="http://schemas.openxmlformats.org/officeDocument/2006/relationships/image" Target="media/image210.wmf"/><Relationship Id="rId858" Type="http://schemas.openxmlformats.org/officeDocument/2006/relationships/image" Target="media/image444.wmf"/><Relationship Id="rId1043" Type="http://schemas.openxmlformats.org/officeDocument/2006/relationships/image" Target="media/image539.wmf"/><Relationship Id="rId1488" Type="http://schemas.openxmlformats.org/officeDocument/2006/relationships/image" Target="media/image764.wmf"/><Relationship Id="rId1695" Type="http://schemas.openxmlformats.org/officeDocument/2006/relationships/image" Target="media/image869.wmf"/><Relationship Id="rId620" Type="http://schemas.openxmlformats.org/officeDocument/2006/relationships/oleObject" Target="embeddings/oleObject294.bin"/><Relationship Id="rId718" Type="http://schemas.openxmlformats.org/officeDocument/2006/relationships/image" Target="media/image369.wmf"/><Relationship Id="rId925" Type="http://schemas.openxmlformats.org/officeDocument/2006/relationships/oleObject" Target="embeddings/oleObject440.bin"/><Relationship Id="rId1250" Type="http://schemas.openxmlformats.org/officeDocument/2006/relationships/oleObject" Target="embeddings/oleObject600.bin"/><Relationship Id="rId1348" Type="http://schemas.openxmlformats.org/officeDocument/2006/relationships/image" Target="media/image694.wmf"/><Relationship Id="rId1555" Type="http://schemas.openxmlformats.org/officeDocument/2006/relationships/image" Target="media/image798.png"/><Relationship Id="rId1110" Type="http://schemas.openxmlformats.org/officeDocument/2006/relationships/oleObject" Target="embeddings/oleObject530.bin"/><Relationship Id="rId1208" Type="http://schemas.openxmlformats.org/officeDocument/2006/relationships/image" Target="media/image622.wmf"/><Relationship Id="rId1415" Type="http://schemas.openxmlformats.org/officeDocument/2006/relationships/image" Target="media/image728.wmf"/><Relationship Id="rId54" Type="http://schemas.openxmlformats.org/officeDocument/2006/relationships/image" Target="media/image26.png"/><Relationship Id="rId1622" Type="http://schemas.openxmlformats.org/officeDocument/2006/relationships/oleObject" Target="embeddings/oleObject783.bin"/><Relationship Id="rId270" Type="http://schemas.openxmlformats.org/officeDocument/2006/relationships/oleObject" Target="embeddings/oleObject127.bin"/><Relationship Id="rId130" Type="http://schemas.openxmlformats.org/officeDocument/2006/relationships/image" Target="media/image66.wmf"/><Relationship Id="rId368" Type="http://schemas.openxmlformats.org/officeDocument/2006/relationships/image" Target="media/image187.wmf"/><Relationship Id="rId575" Type="http://schemas.openxmlformats.org/officeDocument/2006/relationships/oleObject" Target="embeddings/oleObject273.bin"/><Relationship Id="rId782" Type="http://schemas.openxmlformats.org/officeDocument/2006/relationships/oleObject" Target="embeddings/oleObject374.bin"/><Relationship Id="rId228" Type="http://schemas.openxmlformats.org/officeDocument/2006/relationships/image" Target="media/image116.wmf"/><Relationship Id="rId435" Type="http://schemas.openxmlformats.org/officeDocument/2006/relationships/image" Target="media/image222.wmf"/><Relationship Id="rId642" Type="http://schemas.openxmlformats.org/officeDocument/2006/relationships/oleObject" Target="embeddings/oleObject305.bin"/><Relationship Id="rId1065" Type="http://schemas.openxmlformats.org/officeDocument/2006/relationships/image" Target="media/image550.wmf"/><Relationship Id="rId1272" Type="http://schemas.openxmlformats.org/officeDocument/2006/relationships/oleObject" Target="embeddings/oleObject611.bin"/><Relationship Id="rId502" Type="http://schemas.openxmlformats.org/officeDocument/2006/relationships/oleObject" Target="embeddings/oleObject240.bin"/><Relationship Id="rId947" Type="http://schemas.openxmlformats.org/officeDocument/2006/relationships/image" Target="media/image490.wmf"/><Relationship Id="rId1132" Type="http://schemas.openxmlformats.org/officeDocument/2006/relationships/oleObject" Target="embeddings/oleObject541.bin"/><Relationship Id="rId1577" Type="http://schemas.openxmlformats.org/officeDocument/2006/relationships/image" Target="media/image810.wmf"/><Relationship Id="rId76" Type="http://schemas.openxmlformats.org/officeDocument/2006/relationships/oleObject" Target="embeddings/oleObject32.bin"/><Relationship Id="rId807" Type="http://schemas.openxmlformats.org/officeDocument/2006/relationships/image" Target="media/image415.png"/><Relationship Id="rId1437" Type="http://schemas.openxmlformats.org/officeDocument/2006/relationships/oleObject" Target="embeddings/oleObject692.bin"/><Relationship Id="rId1644" Type="http://schemas.openxmlformats.org/officeDocument/2006/relationships/oleObject" Target="embeddings/oleObject794.bin"/><Relationship Id="rId1504" Type="http://schemas.openxmlformats.org/officeDocument/2006/relationships/oleObject" Target="embeddings/oleObject725.bin"/><Relationship Id="rId1711" Type="http://schemas.openxmlformats.org/officeDocument/2006/relationships/image" Target="media/image877.wmf"/><Relationship Id="rId292" Type="http://schemas.openxmlformats.org/officeDocument/2006/relationships/image" Target="media/image148.wmf"/><Relationship Id="rId597" Type="http://schemas.openxmlformats.org/officeDocument/2006/relationships/image" Target="media/image307.wmf"/><Relationship Id="rId152" Type="http://schemas.openxmlformats.org/officeDocument/2006/relationships/image" Target="media/image77.wmf"/><Relationship Id="rId457" Type="http://schemas.openxmlformats.org/officeDocument/2006/relationships/oleObject" Target="embeddings/oleObject217.bin"/><Relationship Id="rId1087" Type="http://schemas.openxmlformats.org/officeDocument/2006/relationships/image" Target="media/image561.wmf"/><Relationship Id="rId1294" Type="http://schemas.openxmlformats.org/officeDocument/2006/relationships/oleObject" Target="embeddings/oleObject621.bin"/><Relationship Id="rId664" Type="http://schemas.openxmlformats.org/officeDocument/2006/relationships/oleObject" Target="embeddings/oleObject317.bin"/><Relationship Id="rId871" Type="http://schemas.openxmlformats.org/officeDocument/2006/relationships/oleObject" Target="embeddings/oleObject414.bin"/><Relationship Id="rId969" Type="http://schemas.openxmlformats.org/officeDocument/2006/relationships/oleObject" Target="embeddings/oleObject461.bin"/><Relationship Id="rId1599" Type="http://schemas.openxmlformats.org/officeDocument/2006/relationships/image" Target="media/image821.wmf"/><Relationship Id="rId317" Type="http://schemas.openxmlformats.org/officeDocument/2006/relationships/oleObject" Target="embeddings/oleObject149.bin"/><Relationship Id="rId524" Type="http://schemas.openxmlformats.org/officeDocument/2006/relationships/image" Target="media/image267.wmf"/><Relationship Id="rId731" Type="http://schemas.openxmlformats.org/officeDocument/2006/relationships/oleObject" Target="embeddings/oleObject349.bin"/><Relationship Id="rId1154" Type="http://schemas.openxmlformats.org/officeDocument/2006/relationships/oleObject" Target="embeddings/oleObject552.bin"/><Relationship Id="rId1361" Type="http://schemas.openxmlformats.org/officeDocument/2006/relationships/image" Target="media/image701.wmf"/><Relationship Id="rId1459" Type="http://schemas.openxmlformats.org/officeDocument/2006/relationships/oleObject" Target="embeddings/oleObject703.bin"/><Relationship Id="rId98" Type="http://schemas.openxmlformats.org/officeDocument/2006/relationships/image" Target="media/image49.wmf"/><Relationship Id="rId829" Type="http://schemas.openxmlformats.org/officeDocument/2006/relationships/image" Target="media/image427.png"/><Relationship Id="rId1014" Type="http://schemas.openxmlformats.org/officeDocument/2006/relationships/oleObject" Target="embeddings/oleObject484.bin"/><Relationship Id="rId1221" Type="http://schemas.openxmlformats.org/officeDocument/2006/relationships/image" Target="media/image629.wmf"/><Relationship Id="rId1666" Type="http://schemas.openxmlformats.org/officeDocument/2006/relationships/oleObject" Target="embeddings/oleObject805.bin"/><Relationship Id="rId1319" Type="http://schemas.openxmlformats.org/officeDocument/2006/relationships/image" Target="media/image679.wmf"/><Relationship Id="rId1526" Type="http://schemas.openxmlformats.org/officeDocument/2006/relationships/oleObject" Target="embeddings/oleObject736.bin"/><Relationship Id="rId1733" Type="http://schemas.microsoft.com/office/2011/relationships/people" Target="people.xml"/><Relationship Id="rId25" Type="http://schemas.openxmlformats.org/officeDocument/2006/relationships/oleObject" Target="embeddings/oleObject7.bin"/><Relationship Id="rId174" Type="http://schemas.openxmlformats.org/officeDocument/2006/relationships/oleObject" Target="embeddings/oleObject80.bin"/><Relationship Id="rId381" Type="http://schemas.openxmlformats.org/officeDocument/2006/relationships/image" Target="media/image194.wmf"/><Relationship Id="rId241" Type="http://schemas.openxmlformats.org/officeDocument/2006/relationships/oleObject" Target="embeddings/oleObject112.bin"/><Relationship Id="rId479" Type="http://schemas.openxmlformats.org/officeDocument/2006/relationships/image" Target="media/image245.wmf"/><Relationship Id="rId686" Type="http://schemas.openxmlformats.org/officeDocument/2006/relationships/image" Target="media/image352.wmf"/><Relationship Id="rId893" Type="http://schemas.openxmlformats.org/officeDocument/2006/relationships/oleObject" Target="embeddings/oleObject424.bin"/><Relationship Id="rId339" Type="http://schemas.openxmlformats.org/officeDocument/2006/relationships/oleObject" Target="embeddings/oleObject160.bin"/><Relationship Id="rId546" Type="http://schemas.openxmlformats.org/officeDocument/2006/relationships/image" Target="media/image280.wmf"/><Relationship Id="rId753" Type="http://schemas.openxmlformats.org/officeDocument/2006/relationships/oleObject" Target="embeddings/oleObject360.bin"/><Relationship Id="rId1176" Type="http://schemas.openxmlformats.org/officeDocument/2006/relationships/oleObject" Target="embeddings/oleObject563.bin"/><Relationship Id="rId1383" Type="http://schemas.openxmlformats.org/officeDocument/2006/relationships/oleObject" Target="embeddings/oleObject664.bin"/><Relationship Id="rId101" Type="http://schemas.openxmlformats.org/officeDocument/2006/relationships/oleObject" Target="embeddings/oleObject44.bin"/><Relationship Id="rId406" Type="http://schemas.openxmlformats.org/officeDocument/2006/relationships/oleObject" Target="embeddings/oleObject193.bin"/><Relationship Id="rId960" Type="http://schemas.openxmlformats.org/officeDocument/2006/relationships/oleObject" Target="embeddings/oleObject457.bin"/><Relationship Id="rId1036" Type="http://schemas.openxmlformats.org/officeDocument/2006/relationships/oleObject" Target="embeddings/oleObject494.bin"/><Relationship Id="rId1243" Type="http://schemas.openxmlformats.org/officeDocument/2006/relationships/oleObject" Target="embeddings/oleObject596.bin"/><Relationship Id="rId1590" Type="http://schemas.openxmlformats.org/officeDocument/2006/relationships/oleObject" Target="embeddings/oleObject767.bin"/><Relationship Id="rId1688" Type="http://schemas.openxmlformats.org/officeDocument/2006/relationships/oleObject" Target="embeddings/oleObject816.bin"/><Relationship Id="rId613" Type="http://schemas.openxmlformats.org/officeDocument/2006/relationships/oleObject" Target="embeddings/oleObject291.bin"/><Relationship Id="rId820" Type="http://schemas.openxmlformats.org/officeDocument/2006/relationships/image" Target="media/image422.wmf"/><Relationship Id="rId918" Type="http://schemas.openxmlformats.org/officeDocument/2006/relationships/image" Target="media/image475.wmf"/><Relationship Id="rId1450" Type="http://schemas.openxmlformats.org/officeDocument/2006/relationships/image" Target="media/image745.wmf"/><Relationship Id="rId1548" Type="http://schemas.openxmlformats.org/officeDocument/2006/relationships/oleObject" Target="embeddings/oleObject747.bin"/><Relationship Id="rId1103" Type="http://schemas.openxmlformats.org/officeDocument/2006/relationships/image" Target="media/image570.wmf"/><Relationship Id="rId1310" Type="http://schemas.openxmlformats.org/officeDocument/2006/relationships/oleObject" Target="embeddings/oleObject629.bin"/><Relationship Id="rId1408" Type="http://schemas.openxmlformats.org/officeDocument/2006/relationships/oleObject" Target="embeddings/oleObject677.bin"/><Relationship Id="rId47" Type="http://schemas.openxmlformats.org/officeDocument/2006/relationships/image" Target="media/image22.wmf"/><Relationship Id="rId1615" Type="http://schemas.openxmlformats.org/officeDocument/2006/relationships/image" Target="media/image829.wmf"/><Relationship Id="rId196" Type="http://schemas.openxmlformats.org/officeDocument/2006/relationships/image" Target="media/image99.wmf"/><Relationship Id="rId263" Type="http://schemas.openxmlformats.org/officeDocument/2006/relationships/image" Target="media/image133.wmf"/><Relationship Id="rId470" Type="http://schemas.openxmlformats.org/officeDocument/2006/relationships/image" Target="media/image240.wmf"/><Relationship Id="rId123" Type="http://schemas.openxmlformats.org/officeDocument/2006/relationships/oleObject" Target="embeddings/oleObject54.bin"/><Relationship Id="rId330" Type="http://schemas.openxmlformats.org/officeDocument/2006/relationships/image" Target="media/image168.wmf"/><Relationship Id="rId568" Type="http://schemas.openxmlformats.org/officeDocument/2006/relationships/image" Target="media/image292.wmf"/><Relationship Id="rId775" Type="http://schemas.openxmlformats.org/officeDocument/2006/relationships/image" Target="media/image398.wmf"/><Relationship Id="rId982" Type="http://schemas.openxmlformats.org/officeDocument/2006/relationships/image" Target="media/image508.wmf"/><Relationship Id="rId1198" Type="http://schemas.openxmlformats.org/officeDocument/2006/relationships/image" Target="media/image617.wmf"/><Relationship Id="rId428" Type="http://schemas.openxmlformats.org/officeDocument/2006/relationships/image" Target="media/image218.wmf"/><Relationship Id="rId635" Type="http://schemas.openxmlformats.org/officeDocument/2006/relationships/image" Target="media/image327.wmf"/><Relationship Id="rId842" Type="http://schemas.openxmlformats.org/officeDocument/2006/relationships/image" Target="media/image435.wmf"/><Relationship Id="rId1058" Type="http://schemas.openxmlformats.org/officeDocument/2006/relationships/oleObject" Target="embeddings/oleObject505.bin"/><Relationship Id="rId1265" Type="http://schemas.openxmlformats.org/officeDocument/2006/relationships/oleObject" Target="embeddings/oleObject607.bin"/><Relationship Id="rId1472" Type="http://schemas.openxmlformats.org/officeDocument/2006/relationships/oleObject" Target="embeddings/oleObject710.bin"/><Relationship Id="rId702" Type="http://schemas.openxmlformats.org/officeDocument/2006/relationships/oleObject" Target="embeddings/oleObject335.bin"/><Relationship Id="rId1125" Type="http://schemas.openxmlformats.org/officeDocument/2006/relationships/image" Target="media/image581.wmf"/><Relationship Id="rId1332" Type="http://schemas.openxmlformats.org/officeDocument/2006/relationships/image" Target="media/image686.wmf"/><Relationship Id="rId69" Type="http://schemas.openxmlformats.org/officeDocument/2006/relationships/image" Target="media/image34.wmf"/><Relationship Id="rId1637" Type="http://schemas.openxmlformats.org/officeDocument/2006/relationships/image" Target="media/image840.wmf"/><Relationship Id="rId1704" Type="http://schemas.openxmlformats.org/officeDocument/2006/relationships/oleObject" Target="embeddings/oleObject824.bin"/><Relationship Id="rId285" Type="http://schemas.openxmlformats.org/officeDocument/2006/relationships/oleObject" Target="embeddings/oleObject134.bin"/><Relationship Id="rId492" Type="http://schemas.openxmlformats.org/officeDocument/2006/relationships/oleObject" Target="embeddings/oleObject234.bin"/><Relationship Id="rId797" Type="http://schemas.openxmlformats.org/officeDocument/2006/relationships/oleObject" Target="embeddings/oleObject381.bin"/><Relationship Id="rId145" Type="http://schemas.openxmlformats.org/officeDocument/2006/relationships/oleObject" Target="embeddings/oleObject65.bin"/><Relationship Id="rId352" Type="http://schemas.openxmlformats.org/officeDocument/2006/relationships/image" Target="media/image179.wmf"/><Relationship Id="rId1287" Type="http://schemas.openxmlformats.org/officeDocument/2006/relationships/oleObject" Target="embeddings/oleObject618.bin"/><Relationship Id="rId212" Type="http://schemas.openxmlformats.org/officeDocument/2006/relationships/oleObject" Target="embeddings/oleObject98.bin"/><Relationship Id="rId657" Type="http://schemas.openxmlformats.org/officeDocument/2006/relationships/image" Target="media/image337.wmf"/><Relationship Id="rId864" Type="http://schemas.openxmlformats.org/officeDocument/2006/relationships/image" Target="media/image447.wmf"/><Relationship Id="rId1494" Type="http://schemas.openxmlformats.org/officeDocument/2006/relationships/image" Target="media/image767.wmf"/><Relationship Id="rId517" Type="http://schemas.openxmlformats.org/officeDocument/2006/relationships/oleObject" Target="embeddings/oleObject247.bin"/><Relationship Id="rId724" Type="http://schemas.openxmlformats.org/officeDocument/2006/relationships/image" Target="media/image372.wmf"/><Relationship Id="rId931" Type="http://schemas.openxmlformats.org/officeDocument/2006/relationships/image" Target="media/image481.wmf"/><Relationship Id="rId1147" Type="http://schemas.openxmlformats.org/officeDocument/2006/relationships/image" Target="media/image592.wmf"/><Relationship Id="rId1354" Type="http://schemas.openxmlformats.org/officeDocument/2006/relationships/oleObject" Target="embeddings/oleObject650.bin"/><Relationship Id="rId1561" Type="http://schemas.openxmlformats.org/officeDocument/2006/relationships/image" Target="media/image802.wmf"/><Relationship Id="rId60" Type="http://schemas.openxmlformats.org/officeDocument/2006/relationships/oleObject" Target="embeddings/oleObject24.bin"/><Relationship Id="rId1007" Type="http://schemas.openxmlformats.org/officeDocument/2006/relationships/image" Target="media/image520.wmf"/><Relationship Id="rId1214" Type="http://schemas.openxmlformats.org/officeDocument/2006/relationships/image" Target="media/image625.png"/><Relationship Id="rId1421" Type="http://schemas.openxmlformats.org/officeDocument/2006/relationships/image" Target="media/image731.wmf"/><Relationship Id="rId1659" Type="http://schemas.openxmlformats.org/officeDocument/2006/relationships/image" Target="media/image851.wmf"/><Relationship Id="rId1519" Type="http://schemas.openxmlformats.org/officeDocument/2006/relationships/image" Target="media/image780.wmf"/><Relationship Id="rId1726" Type="http://schemas.openxmlformats.org/officeDocument/2006/relationships/oleObject" Target="embeddings/oleObject835.bin"/><Relationship Id="rId18" Type="http://schemas.openxmlformats.org/officeDocument/2006/relationships/image" Target="media/image8.wmf"/><Relationship Id="rId167" Type="http://schemas.openxmlformats.org/officeDocument/2006/relationships/image" Target="media/image84.wmf"/><Relationship Id="rId374" Type="http://schemas.openxmlformats.org/officeDocument/2006/relationships/image" Target="media/image190.wmf"/><Relationship Id="rId581" Type="http://schemas.openxmlformats.org/officeDocument/2006/relationships/image" Target="media/image299.wmf"/><Relationship Id="rId234" Type="http://schemas.openxmlformats.org/officeDocument/2006/relationships/image" Target="media/image119.wmf"/><Relationship Id="rId679" Type="http://schemas.openxmlformats.org/officeDocument/2006/relationships/image" Target="media/image348.wmf"/><Relationship Id="rId886" Type="http://schemas.openxmlformats.org/officeDocument/2006/relationships/image" Target="media/image459.wmf"/><Relationship Id="rId2" Type="http://schemas.openxmlformats.org/officeDocument/2006/relationships/numbering" Target="numbering.xml"/><Relationship Id="rId441" Type="http://schemas.openxmlformats.org/officeDocument/2006/relationships/oleObject" Target="embeddings/oleObject209.bin"/><Relationship Id="rId539" Type="http://schemas.openxmlformats.org/officeDocument/2006/relationships/image" Target="media/image275.wmf"/><Relationship Id="rId746" Type="http://schemas.openxmlformats.org/officeDocument/2006/relationships/image" Target="media/image383.wmf"/><Relationship Id="rId1071" Type="http://schemas.openxmlformats.org/officeDocument/2006/relationships/image" Target="media/image553.wmf"/><Relationship Id="rId1169" Type="http://schemas.openxmlformats.org/officeDocument/2006/relationships/image" Target="media/image603.wmf"/><Relationship Id="rId1376" Type="http://schemas.openxmlformats.org/officeDocument/2006/relationships/image" Target="media/image709.wmf"/><Relationship Id="rId1583" Type="http://schemas.openxmlformats.org/officeDocument/2006/relationships/image" Target="media/image813.wmf"/><Relationship Id="rId301" Type="http://schemas.openxmlformats.org/officeDocument/2006/relationships/image" Target="media/image153.wmf"/><Relationship Id="rId953" Type="http://schemas.openxmlformats.org/officeDocument/2006/relationships/image" Target="media/image493.wmf"/><Relationship Id="rId1029" Type="http://schemas.openxmlformats.org/officeDocument/2006/relationships/image" Target="media/image532.wmf"/><Relationship Id="rId1236" Type="http://schemas.openxmlformats.org/officeDocument/2006/relationships/image" Target="media/image637.wmf"/><Relationship Id="rId82" Type="http://schemas.openxmlformats.org/officeDocument/2006/relationships/image" Target="media/image41.wmf"/><Relationship Id="rId606" Type="http://schemas.openxmlformats.org/officeDocument/2006/relationships/image" Target="media/image312.wmf"/><Relationship Id="rId813" Type="http://schemas.openxmlformats.org/officeDocument/2006/relationships/oleObject" Target="embeddings/oleObject388.bin"/><Relationship Id="rId1443" Type="http://schemas.openxmlformats.org/officeDocument/2006/relationships/oleObject" Target="embeddings/oleObject695.bin"/><Relationship Id="rId1650" Type="http://schemas.openxmlformats.org/officeDocument/2006/relationships/oleObject" Target="embeddings/oleObject797.bin"/><Relationship Id="rId1303" Type="http://schemas.openxmlformats.org/officeDocument/2006/relationships/image" Target="media/image671.wmf"/><Relationship Id="rId1510" Type="http://schemas.openxmlformats.org/officeDocument/2006/relationships/oleObject" Target="embeddings/oleObject728.bin"/><Relationship Id="rId1608" Type="http://schemas.openxmlformats.org/officeDocument/2006/relationships/oleObject" Target="embeddings/oleObject776.bin"/><Relationship Id="rId189" Type="http://schemas.openxmlformats.org/officeDocument/2006/relationships/oleObject" Target="embeddings/oleObject87.bin"/><Relationship Id="rId396" Type="http://schemas.openxmlformats.org/officeDocument/2006/relationships/oleObject" Target="embeddings/oleObject188.bin"/><Relationship Id="rId256" Type="http://schemas.openxmlformats.org/officeDocument/2006/relationships/oleObject" Target="embeddings/oleObject120.bin"/><Relationship Id="rId463" Type="http://schemas.openxmlformats.org/officeDocument/2006/relationships/oleObject" Target="embeddings/oleObject220.bin"/><Relationship Id="rId670" Type="http://schemas.openxmlformats.org/officeDocument/2006/relationships/oleObject" Target="embeddings/oleObject320.bin"/><Relationship Id="rId1093" Type="http://schemas.openxmlformats.org/officeDocument/2006/relationships/image" Target="media/image564.png"/><Relationship Id="rId116" Type="http://schemas.openxmlformats.org/officeDocument/2006/relationships/image" Target="media/image59.wmf"/><Relationship Id="rId323" Type="http://schemas.openxmlformats.org/officeDocument/2006/relationships/oleObject" Target="embeddings/oleObject152.bin"/><Relationship Id="rId530" Type="http://schemas.openxmlformats.org/officeDocument/2006/relationships/image" Target="media/image270.wmf"/><Relationship Id="rId768" Type="http://schemas.openxmlformats.org/officeDocument/2006/relationships/oleObject" Target="embeddings/oleObject367.bin"/><Relationship Id="rId975" Type="http://schemas.openxmlformats.org/officeDocument/2006/relationships/oleObject" Target="embeddings/oleObject464.bin"/><Relationship Id="rId1160" Type="http://schemas.openxmlformats.org/officeDocument/2006/relationships/oleObject" Target="embeddings/oleObject555.bin"/><Relationship Id="rId1398" Type="http://schemas.openxmlformats.org/officeDocument/2006/relationships/oleObject" Target="embeddings/oleObject672.bin"/><Relationship Id="rId628" Type="http://schemas.openxmlformats.org/officeDocument/2006/relationships/oleObject" Target="embeddings/oleObject298.bin"/><Relationship Id="rId835" Type="http://schemas.openxmlformats.org/officeDocument/2006/relationships/image" Target="media/image431.wmf"/><Relationship Id="rId1258" Type="http://schemas.openxmlformats.org/officeDocument/2006/relationships/image" Target="media/image648.wmf"/><Relationship Id="rId1465" Type="http://schemas.openxmlformats.org/officeDocument/2006/relationships/image" Target="media/image752.wmf"/><Relationship Id="rId1672" Type="http://schemas.openxmlformats.org/officeDocument/2006/relationships/oleObject" Target="embeddings/oleObject808.bin"/><Relationship Id="rId1020" Type="http://schemas.openxmlformats.org/officeDocument/2006/relationships/oleObject" Target="embeddings/oleObject487.bin"/><Relationship Id="rId1118" Type="http://schemas.openxmlformats.org/officeDocument/2006/relationships/oleObject" Target="embeddings/oleObject534.bin"/><Relationship Id="rId1325" Type="http://schemas.openxmlformats.org/officeDocument/2006/relationships/image" Target="media/image682.wmf"/><Relationship Id="rId1532" Type="http://schemas.openxmlformats.org/officeDocument/2006/relationships/oleObject" Target="embeddings/oleObject739.bin"/><Relationship Id="rId902" Type="http://schemas.openxmlformats.org/officeDocument/2006/relationships/oleObject" Target="embeddings/oleObject429.bin"/><Relationship Id="rId31" Type="http://schemas.openxmlformats.org/officeDocument/2006/relationships/oleObject" Target="embeddings/oleObject10.bin"/><Relationship Id="rId180" Type="http://schemas.openxmlformats.org/officeDocument/2006/relationships/image" Target="media/image91.wmf"/><Relationship Id="rId278" Type="http://schemas.openxmlformats.org/officeDocument/2006/relationships/oleObject" Target="embeddings/oleObject131.bin"/><Relationship Id="rId485" Type="http://schemas.openxmlformats.org/officeDocument/2006/relationships/image" Target="media/image249.wmf"/><Relationship Id="rId692" Type="http://schemas.openxmlformats.org/officeDocument/2006/relationships/image" Target="media/image355.wmf"/><Relationship Id="rId138" Type="http://schemas.openxmlformats.org/officeDocument/2006/relationships/image" Target="media/image70.wmf"/><Relationship Id="rId345" Type="http://schemas.openxmlformats.org/officeDocument/2006/relationships/oleObject" Target="embeddings/oleObject163.bin"/><Relationship Id="rId552" Type="http://schemas.openxmlformats.org/officeDocument/2006/relationships/image" Target="media/image283.wmf"/><Relationship Id="rId997" Type="http://schemas.openxmlformats.org/officeDocument/2006/relationships/image" Target="media/image515.wmf"/><Relationship Id="rId1182" Type="http://schemas.openxmlformats.org/officeDocument/2006/relationships/oleObject" Target="embeddings/oleObject566.bin"/><Relationship Id="rId205" Type="http://schemas.openxmlformats.org/officeDocument/2006/relationships/oleObject" Target="embeddings/oleObject95.bin"/><Relationship Id="rId412" Type="http://schemas.openxmlformats.org/officeDocument/2006/relationships/oleObject" Target="embeddings/oleObject196.bin"/><Relationship Id="rId857" Type="http://schemas.openxmlformats.org/officeDocument/2006/relationships/oleObject" Target="embeddings/oleObject407.bin"/><Relationship Id="rId1042" Type="http://schemas.openxmlformats.org/officeDocument/2006/relationships/oleObject" Target="embeddings/oleObject497.bin"/><Relationship Id="rId1487" Type="http://schemas.openxmlformats.org/officeDocument/2006/relationships/oleObject" Target="embeddings/oleObject717.bin"/><Relationship Id="rId1694" Type="http://schemas.openxmlformats.org/officeDocument/2006/relationships/oleObject" Target="embeddings/oleObject819.bin"/><Relationship Id="rId717" Type="http://schemas.openxmlformats.org/officeDocument/2006/relationships/oleObject" Target="embeddings/oleObject342.bin"/><Relationship Id="rId924" Type="http://schemas.openxmlformats.org/officeDocument/2006/relationships/image" Target="media/image478.wmf"/><Relationship Id="rId1347" Type="http://schemas.openxmlformats.org/officeDocument/2006/relationships/oleObject" Target="embeddings/oleObject647.bin"/><Relationship Id="rId1554" Type="http://schemas.openxmlformats.org/officeDocument/2006/relationships/oleObject" Target="embeddings/oleObject750.bin"/><Relationship Id="rId53" Type="http://schemas.openxmlformats.org/officeDocument/2006/relationships/image" Target="media/image25.png"/><Relationship Id="rId1207" Type="http://schemas.openxmlformats.org/officeDocument/2006/relationships/oleObject" Target="embeddings/oleObject579.bin"/><Relationship Id="rId1414" Type="http://schemas.openxmlformats.org/officeDocument/2006/relationships/oleObject" Target="embeddings/oleObject680.bin"/><Relationship Id="rId1621" Type="http://schemas.openxmlformats.org/officeDocument/2006/relationships/image" Target="media/image832.wmf"/><Relationship Id="rId1719" Type="http://schemas.openxmlformats.org/officeDocument/2006/relationships/image" Target="media/image881.wmf"/><Relationship Id="rId367" Type="http://schemas.openxmlformats.org/officeDocument/2006/relationships/oleObject" Target="embeddings/oleObject174.bin"/><Relationship Id="rId574" Type="http://schemas.openxmlformats.org/officeDocument/2006/relationships/image" Target="media/image295.wmf"/><Relationship Id="rId227" Type="http://schemas.openxmlformats.org/officeDocument/2006/relationships/oleObject" Target="embeddings/oleObject105.bin"/><Relationship Id="rId781" Type="http://schemas.openxmlformats.org/officeDocument/2006/relationships/image" Target="media/image401.wmf"/><Relationship Id="rId879" Type="http://schemas.openxmlformats.org/officeDocument/2006/relationships/image" Target="media/image455.wmf"/><Relationship Id="rId434" Type="http://schemas.openxmlformats.org/officeDocument/2006/relationships/oleObject" Target="embeddings/oleObject206.bin"/><Relationship Id="rId641" Type="http://schemas.openxmlformats.org/officeDocument/2006/relationships/image" Target="media/image330.wmf"/><Relationship Id="rId739" Type="http://schemas.openxmlformats.org/officeDocument/2006/relationships/oleObject" Target="embeddings/oleObject353.bin"/><Relationship Id="rId1064" Type="http://schemas.openxmlformats.org/officeDocument/2006/relationships/oleObject" Target="embeddings/oleObject508.bin"/><Relationship Id="rId1271" Type="http://schemas.openxmlformats.org/officeDocument/2006/relationships/image" Target="media/image654.wmf"/><Relationship Id="rId1369" Type="http://schemas.openxmlformats.org/officeDocument/2006/relationships/image" Target="media/image705.wmf"/><Relationship Id="rId1576" Type="http://schemas.openxmlformats.org/officeDocument/2006/relationships/oleObject" Target="embeddings/oleObject760.bin"/><Relationship Id="rId501" Type="http://schemas.openxmlformats.org/officeDocument/2006/relationships/oleObject" Target="embeddings/oleObject239.bin"/><Relationship Id="rId946" Type="http://schemas.openxmlformats.org/officeDocument/2006/relationships/oleObject" Target="embeddings/oleObject450.bin"/><Relationship Id="rId1131" Type="http://schemas.openxmlformats.org/officeDocument/2006/relationships/image" Target="media/image584.wmf"/><Relationship Id="rId1229" Type="http://schemas.openxmlformats.org/officeDocument/2006/relationships/image" Target="media/image633.wmf"/><Relationship Id="rId75" Type="http://schemas.openxmlformats.org/officeDocument/2006/relationships/image" Target="media/image37.wmf"/><Relationship Id="rId806" Type="http://schemas.openxmlformats.org/officeDocument/2006/relationships/image" Target="media/image414.png"/><Relationship Id="rId1436" Type="http://schemas.openxmlformats.org/officeDocument/2006/relationships/image" Target="media/image738.wmf"/><Relationship Id="rId1643" Type="http://schemas.openxmlformats.org/officeDocument/2006/relationships/image" Target="media/image843.wmf"/><Relationship Id="rId1503" Type="http://schemas.openxmlformats.org/officeDocument/2006/relationships/image" Target="media/image772.wmf"/><Relationship Id="rId1710" Type="http://schemas.openxmlformats.org/officeDocument/2006/relationships/oleObject" Target="embeddings/oleObject827.bin"/><Relationship Id="rId291" Type="http://schemas.openxmlformats.org/officeDocument/2006/relationships/oleObject" Target="embeddings/oleObject137.bin"/><Relationship Id="rId151" Type="http://schemas.openxmlformats.org/officeDocument/2006/relationships/oleObject" Target="embeddings/oleObject68.bin"/><Relationship Id="rId389" Type="http://schemas.openxmlformats.org/officeDocument/2006/relationships/image" Target="media/image198.wmf"/><Relationship Id="rId596" Type="http://schemas.openxmlformats.org/officeDocument/2006/relationships/oleObject" Target="embeddings/oleObject283.bin"/><Relationship Id="rId249" Type="http://schemas.openxmlformats.org/officeDocument/2006/relationships/image" Target="media/image126.wmf"/><Relationship Id="rId456" Type="http://schemas.openxmlformats.org/officeDocument/2006/relationships/image" Target="media/image233.wmf"/><Relationship Id="rId663" Type="http://schemas.openxmlformats.org/officeDocument/2006/relationships/image" Target="media/image340.wmf"/><Relationship Id="rId870" Type="http://schemas.openxmlformats.org/officeDocument/2006/relationships/image" Target="media/image450.wmf"/><Relationship Id="rId1086" Type="http://schemas.openxmlformats.org/officeDocument/2006/relationships/oleObject" Target="embeddings/oleObject519.bin"/><Relationship Id="rId1293" Type="http://schemas.openxmlformats.org/officeDocument/2006/relationships/image" Target="media/image666.wmf"/><Relationship Id="rId109" Type="http://schemas.openxmlformats.org/officeDocument/2006/relationships/image" Target="media/image55.wmf"/><Relationship Id="rId316" Type="http://schemas.openxmlformats.org/officeDocument/2006/relationships/image" Target="media/image161.wmf"/><Relationship Id="rId523" Type="http://schemas.openxmlformats.org/officeDocument/2006/relationships/oleObject" Target="embeddings/oleObject250.bin"/><Relationship Id="rId968" Type="http://schemas.openxmlformats.org/officeDocument/2006/relationships/image" Target="media/image501.wmf"/><Relationship Id="rId1153" Type="http://schemas.openxmlformats.org/officeDocument/2006/relationships/image" Target="media/image595.wmf"/><Relationship Id="rId1598" Type="http://schemas.openxmlformats.org/officeDocument/2006/relationships/oleObject" Target="embeddings/oleObject771.bin"/><Relationship Id="rId97" Type="http://schemas.openxmlformats.org/officeDocument/2006/relationships/oleObject" Target="embeddings/oleObject42.bin"/><Relationship Id="rId730" Type="http://schemas.openxmlformats.org/officeDocument/2006/relationships/image" Target="media/image375.wmf"/><Relationship Id="rId828" Type="http://schemas.openxmlformats.org/officeDocument/2006/relationships/image" Target="media/image426.png"/><Relationship Id="rId1013" Type="http://schemas.openxmlformats.org/officeDocument/2006/relationships/image" Target="media/image523.wmf"/><Relationship Id="rId1360" Type="http://schemas.openxmlformats.org/officeDocument/2006/relationships/oleObject" Target="embeddings/oleObject653.bin"/><Relationship Id="rId1458" Type="http://schemas.openxmlformats.org/officeDocument/2006/relationships/image" Target="media/image749.wmf"/><Relationship Id="rId1665" Type="http://schemas.openxmlformats.org/officeDocument/2006/relationships/image" Target="media/image854.wmf"/><Relationship Id="rId1220" Type="http://schemas.openxmlformats.org/officeDocument/2006/relationships/oleObject" Target="embeddings/oleObject585.bin"/><Relationship Id="rId1318" Type="http://schemas.openxmlformats.org/officeDocument/2006/relationships/oleObject" Target="embeddings/oleObject633.bin"/><Relationship Id="rId1525" Type="http://schemas.openxmlformats.org/officeDocument/2006/relationships/image" Target="media/image783.wmf"/><Relationship Id="rId1732" Type="http://schemas.openxmlformats.org/officeDocument/2006/relationships/fontTable" Target="fontTable.xml"/><Relationship Id="rId24" Type="http://schemas.openxmlformats.org/officeDocument/2006/relationships/image" Target="media/image11.wmf"/><Relationship Id="rId173" Type="http://schemas.openxmlformats.org/officeDocument/2006/relationships/image" Target="media/image87.wmf"/><Relationship Id="rId380" Type="http://schemas.openxmlformats.org/officeDocument/2006/relationships/image" Target="media/image193.png"/><Relationship Id="rId240" Type="http://schemas.openxmlformats.org/officeDocument/2006/relationships/image" Target="media/image122.wmf"/><Relationship Id="rId478" Type="http://schemas.openxmlformats.org/officeDocument/2006/relationships/oleObject" Target="embeddings/oleObject227.bin"/><Relationship Id="rId685" Type="http://schemas.openxmlformats.org/officeDocument/2006/relationships/oleObject" Target="embeddings/oleObject327.bin"/><Relationship Id="rId892" Type="http://schemas.openxmlformats.org/officeDocument/2006/relationships/image" Target="media/image462.wmf"/><Relationship Id="rId100" Type="http://schemas.openxmlformats.org/officeDocument/2006/relationships/image" Target="media/image50.wmf"/><Relationship Id="rId338" Type="http://schemas.openxmlformats.org/officeDocument/2006/relationships/image" Target="media/image172.wmf"/><Relationship Id="rId545" Type="http://schemas.openxmlformats.org/officeDocument/2006/relationships/image" Target="media/image279.png"/><Relationship Id="rId752" Type="http://schemas.openxmlformats.org/officeDocument/2006/relationships/image" Target="media/image386.wmf"/><Relationship Id="rId1175" Type="http://schemas.openxmlformats.org/officeDocument/2006/relationships/image" Target="media/image606.wmf"/><Relationship Id="rId1382" Type="http://schemas.openxmlformats.org/officeDocument/2006/relationships/image" Target="media/image712.wmf"/><Relationship Id="rId405" Type="http://schemas.openxmlformats.org/officeDocument/2006/relationships/image" Target="media/image206.wmf"/><Relationship Id="rId612" Type="http://schemas.openxmlformats.org/officeDocument/2006/relationships/image" Target="media/image315.wmf"/><Relationship Id="rId1035" Type="http://schemas.openxmlformats.org/officeDocument/2006/relationships/image" Target="media/image535.wmf"/><Relationship Id="rId1242" Type="http://schemas.openxmlformats.org/officeDocument/2006/relationships/image" Target="media/image640.wmf"/><Relationship Id="rId1687" Type="http://schemas.openxmlformats.org/officeDocument/2006/relationships/image" Target="media/image865.wmf"/><Relationship Id="rId917" Type="http://schemas.openxmlformats.org/officeDocument/2006/relationships/image" Target="media/image474.png"/><Relationship Id="rId1102" Type="http://schemas.openxmlformats.org/officeDocument/2006/relationships/oleObject" Target="embeddings/oleObject526.bin"/><Relationship Id="rId1547" Type="http://schemas.openxmlformats.org/officeDocument/2006/relationships/image" Target="media/image794.wmf"/><Relationship Id="rId46" Type="http://schemas.openxmlformats.org/officeDocument/2006/relationships/oleObject" Target="embeddings/oleObject18.bin"/><Relationship Id="rId1407" Type="http://schemas.openxmlformats.org/officeDocument/2006/relationships/image" Target="media/image724.wmf"/><Relationship Id="rId1614" Type="http://schemas.openxmlformats.org/officeDocument/2006/relationships/oleObject" Target="embeddings/oleObject779.bin"/><Relationship Id="rId195" Type="http://schemas.openxmlformats.org/officeDocument/2006/relationships/oleObject" Target="embeddings/oleObject90.bin"/><Relationship Id="rId262" Type="http://schemas.openxmlformats.org/officeDocument/2006/relationships/oleObject" Target="embeddings/oleObject123.bin"/><Relationship Id="rId567" Type="http://schemas.openxmlformats.org/officeDocument/2006/relationships/image" Target="media/image291.png"/><Relationship Id="rId1197" Type="http://schemas.openxmlformats.org/officeDocument/2006/relationships/oleObject" Target="embeddings/oleObject574.bin"/><Relationship Id="rId122" Type="http://schemas.openxmlformats.org/officeDocument/2006/relationships/image" Target="media/image62.wmf"/><Relationship Id="rId774" Type="http://schemas.openxmlformats.org/officeDocument/2006/relationships/oleObject" Target="embeddings/oleObject370.bin"/><Relationship Id="rId981" Type="http://schemas.openxmlformats.org/officeDocument/2006/relationships/oleObject" Target="embeddings/oleObject467.bin"/><Relationship Id="rId1057" Type="http://schemas.openxmlformats.org/officeDocument/2006/relationships/image" Target="media/image546.wmf"/><Relationship Id="rId427" Type="http://schemas.openxmlformats.org/officeDocument/2006/relationships/oleObject" Target="embeddings/oleObject203.bin"/><Relationship Id="rId634" Type="http://schemas.openxmlformats.org/officeDocument/2006/relationships/oleObject" Target="embeddings/oleObject301.bin"/><Relationship Id="rId841" Type="http://schemas.openxmlformats.org/officeDocument/2006/relationships/oleObject" Target="embeddings/oleObject400.bin"/><Relationship Id="rId1264" Type="http://schemas.openxmlformats.org/officeDocument/2006/relationships/image" Target="media/image651.wmf"/><Relationship Id="rId1471" Type="http://schemas.openxmlformats.org/officeDocument/2006/relationships/image" Target="media/image755.wmf"/><Relationship Id="rId1569" Type="http://schemas.openxmlformats.org/officeDocument/2006/relationships/image" Target="media/image806.wmf"/><Relationship Id="rId701" Type="http://schemas.openxmlformats.org/officeDocument/2006/relationships/image" Target="media/image360.wmf"/><Relationship Id="rId939" Type="http://schemas.openxmlformats.org/officeDocument/2006/relationships/image" Target="media/image486.wmf"/><Relationship Id="rId1124" Type="http://schemas.openxmlformats.org/officeDocument/2006/relationships/oleObject" Target="embeddings/oleObject537.bin"/><Relationship Id="rId1331" Type="http://schemas.openxmlformats.org/officeDocument/2006/relationships/image" Target="media/image685.png"/><Relationship Id="rId68" Type="http://schemas.openxmlformats.org/officeDocument/2006/relationships/oleObject" Target="embeddings/oleObject28.bin"/><Relationship Id="rId1429" Type="http://schemas.openxmlformats.org/officeDocument/2006/relationships/oleObject" Target="embeddings/oleObject688.bin"/><Relationship Id="rId1636" Type="http://schemas.openxmlformats.org/officeDocument/2006/relationships/oleObject" Target="embeddings/oleObject790.bin"/><Relationship Id="rId1703" Type="http://schemas.openxmlformats.org/officeDocument/2006/relationships/image" Target="media/image873.wmf"/><Relationship Id="rId284" Type="http://schemas.openxmlformats.org/officeDocument/2006/relationships/image" Target="media/image144.wmf"/><Relationship Id="rId491" Type="http://schemas.openxmlformats.org/officeDocument/2006/relationships/oleObject" Target="embeddings/oleObject233.bin"/><Relationship Id="rId144" Type="http://schemas.openxmlformats.org/officeDocument/2006/relationships/image" Target="media/image73.wmf"/><Relationship Id="rId589" Type="http://schemas.openxmlformats.org/officeDocument/2006/relationships/image" Target="media/image303.wmf"/><Relationship Id="rId796" Type="http://schemas.openxmlformats.org/officeDocument/2006/relationships/image" Target="media/image409.wmf"/><Relationship Id="rId351" Type="http://schemas.openxmlformats.org/officeDocument/2006/relationships/oleObject" Target="embeddings/oleObject166.bin"/><Relationship Id="rId449" Type="http://schemas.openxmlformats.org/officeDocument/2006/relationships/oleObject" Target="embeddings/oleObject213.bin"/><Relationship Id="rId656" Type="http://schemas.openxmlformats.org/officeDocument/2006/relationships/oleObject" Target="embeddings/oleObject313.bin"/><Relationship Id="rId863" Type="http://schemas.openxmlformats.org/officeDocument/2006/relationships/oleObject" Target="embeddings/oleObject410.bin"/><Relationship Id="rId1079" Type="http://schemas.openxmlformats.org/officeDocument/2006/relationships/image" Target="media/image557.wmf"/><Relationship Id="rId1286" Type="http://schemas.openxmlformats.org/officeDocument/2006/relationships/image" Target="media/image662.wmf"/><Relationship Id="rId1493" Type="http://schemas.openxmlformats.org/officeDocument/2006/relationships/oleObject" Target="embeddings/oleObject720.bin"/><Relationship Id="rId211" Type="http://schemas.openxmlformats.org/officeDocument/2006/relationships/image" Target="media/image107.wmf"/><Relationship Id="rId309" Type="http://schemas.openxmlformats.org/officeDocument/2006/relationships/image" Target="media/image157.wmf"/><Relationship Id="rId516" Type="http://schemas.openxmlformats.org/officeDocument/2006/relationships/image" Target="media/image263.wmf"/><Relationship Id="rId1146" Type="http://schemas.openxmlformats.org/officeDocument/2006/relationships/oleObject" Target="embeddings/oleObject548.bin"/><Relationship Id="rId723" Type="http://schemas.openxmlformats.org/officeDocument/2006/relationships/oleObject" Target="embeddings/oleObject345.bin"/><Relationship Id="rId930" Type="http://schemas.openxmlformats.org/officeDocument/2006/relationships/oleObject" Target="embeddings/oleObject443.bin"/><Relationship Id="rId1006" Type="http://schemas.openxmlformats.org/officeDocument/2006/relationships/oleObject" Target="embeddings/oleObject480.bin"/><Relationship Id="rId1353" Type="http://schemas.openxmlformats.org/officeDocument/2006/relationships/image" Target="media/image697.wmf"/><Relationship Id="rId1560" Type="http://schemas.openxmlformats.org/officeDocument/2006/relationships/oleObject" Target="embeddings/oleObject752.bin"/><Relationship Id="rId1658" Type="http://schemas.openxmlformats.org/officeDocument/2006/relationships/oleObject" Target="embeddings/oleObject801.bin"/><Relationship Id="rId1213" Type="http://schemas.openxmlformats.org/officeDocument/2006/relationships/oleObject" Target="embeddings/oleObject582.bin"/><Relationship Id="rId1420" Type="http://schemas.openxmlformats.org/officeDocument/2006/relationships/oleObject" Target="embeddings/oleObject683.bin"/><Relationship Id="rId1518" Type="http://schemas.openxmlformats.org/officeDocument/2006/relationships/oleObject" Target="embeddings/oleObject732.bin"/><Relationship Id="rId1725" Type="http://schemas.openxmlformats.org/officeDocument/2006/relationships/image" Target="media/image884.wmf"/><Relationship Id="rId17" Type="http://schemas.openxmlformats.org/officeDocument/2006/relationships/image" Target="media/image7.png"/><Relationship Id="rId166" Type="http://schemas.openxmlformats.org/officeDocument/2006/relationships/oleObject" Target="embeddings/oleObject76.bin"/><Relationship Id="rId373" Type="http://schemas.openxmlformats.org/officeDocument/2006/relationships/oleObject" Target="embeddings/oleObject177.bin"/><Relationship Id="rId580" Type="http://schemas.openxmlformats.org/officeDocument/2006/relationships/oleObject" Target="embeddings/oleObject275.bin"/><Relationship Id="rId1" Type="http://schemas.openxmlformats.org/officeDocument/2006/relationships/customXml" Target="../customXml/item1.xml"/><Relationship Id="rId233" Type="http://schemas.openxmlformats.org/officeDocument/2006/relationships/oleObject" Target="embeddings/oleObject108.bin"/><Relationship Id="rId440" Type="http://schemas.openxmlformats.org/officeDocument/2006/relationships/image" Target="media/image225.wmf"/><Relationship Id="rId678" Type="http://schemas.openxmlformats.org/officeDocument/2006/relationships/oleObject" Target="embeddings/oleObject324.bin"/><Relationship Id="rId885" Type="http://schemas.openxmlformats.org/officeDocument/2006/relationships/image" Target="media/image458.png"/><Relationship Id="rId1070" Type="http://schemas.openxmlformats.org/officeDocument/2006/relationships/oleObject" Target="embeddings/oleObject511.bin"/><Relationship Id="rId300" Type="http://schemas.openxmlformats.org/officeDocument/2006/relationships/oleObject" Target="embeddings/oleObject141.bin"/><Relationship Id="rId538" Type="http://schemas.openxmlformats.org/officeDocument/2006/relationships/oleObject" Target="embeddings/oleObject257.bin"/><Relationship Id="rId745" Type="http://schemas.openxmlformats.org/officeDocument/2006/relationships/oleObject" Target="embeddings/oleObject356.bin"/><Relationship Id="rId952" Type="http://schemas.openxmlformats.org/officeDocument/2006/relationships/oleObject" Target="embeddings/oleObject453.bin"/><Relationship Id="rId1168" Type="http://schemas.openxmlformats.org/officeDocument/2006/relationships/oleObject" Target="embeddings/oleObject559.bin"/><Relationship Id="rId1375" Type="http://schemas.openxmlformats.org/officeDocument/2006/relationships/image" Target="media/image708.png"/><Relationship Id="rId1582" Type="http://schemas.openxmlformats.org/officeDocument/2006/relationships/oleObject" Target="embeddings/oleObject763.bin"/><Relationship Id="rId81" Type="http://schemas.openxmlformats.org/officeDocument/2006/relationships/oleObject" Target="embeddings/oleObject34.bin"/><Relationship Id="rId605" Type="http://schemas.openxmlformats.org/officeDocument/2006/relationships/oleObject" Target="embeddings/oleObject287.bin"/><Relationship Id="rId812" Type="http://schemas.openxmlformats.org/officeDocument/2006/relationships/image" Target="media/image418.wmf"/><Relationship Id="rId1028" Type="http://schemas.openxmlformats.org/officeDocument/2006/relationships/image" Target="media/image531.png"/><Relationship Id="rId1235" Type="http://schemas.openxmlformats.org/officeDocument/2006/relationships/image" Target="media/image636.png"/><Relationship Id="rId1442" Type="http://schemas.openxmlformats.org/officeDocument/2006/relationships/image" Target="media/image741.wmf"/><Relationship Id="rId1302" Type="http://schemas.openxmlformats.org/officeDocument/2006/relationships/oleObject" Target="embeddings/oleObject625.bin"/><Relationship Id="rId39" Type="http://schemas.openxmlformats.org/officeDocument/2006/relationships/image" Target="media/image18.wmf"/><Relationship Id="rId1607" Type="http://schemas.openxmlformats.org/officeDocument/2006/relationships/image" Target="media/image825.wmf"/><Relationship Id="rId188" Type="http://schemas.openxmlformats.org/officeDocument/2006/relationships/image" Target="media/image95.wmf"/><Relationship Id="rId395" Type="http://schemas.openxmlformats.org/officeDocument/2006/relationships/image" Target="media/image201.wmf"/><Relationship Id="rId255" Type="http://schemas.openxmlformats.org/officeDocument/2006/relationships/image" Target="media/image129.wmf"/><Relationship Id="rId462" Type="http://schemas.openxmlformats.org/officeDocument/2006/relationships/image" Target="media/image236.wmf"/><Relationship Id="rId1092" Type="http://schemas.openxmlformats.org/officeDocument/2006/relationships/oleObject" Target="embeddings/oleObject522.bin"/><Relationship Id="rId1397" Type="http://schemas.openxmlformats.org/officeDocument/2006/relationships/image" Target="media/image719.wmf"/><Relationship Id="rId115" Type="http://schemas.openxmlformats.org/officeDocument/2006/relationships/image" Target="media/image58.png"/><Relationship Id="rId322" Type="http://schemas.openxmlformats.org/officeDocument/2006/relationships/image" Target="media/image164.wmf"/><Relationship Id="rId767" Type="http://schemas.openxmlformats.org/officeDocument/2006/relationships/image" Target="media/image394.wmf"/><Relationship Id="rId974" Type="http://schemas.openxmlformats.org/officeDocument/2006/relationships/image" Target="media/image504.wmf"/><Relationship Id="rId627" Type="http://schemas.openxmlformats.org/officeDocument/2006/relationships/image" Target="media/image323.wmf"/><Relationship Id="rId834" Type="http://schemas.openxmlformats.org/officeDocument/2006/relationships/image" Target="media/image430.png"/><Relationship Id="rId1257" Type="http://schemas.openxmlformats.org/officeDocument/2006/relationships/oleObject" Target="embeddings/oleObject603.bin"/><Relationship Id="rId1464" Type="http://schemas.openxmlformats.org/officeDocument/2006/relationships/oleObject" Target="embeddings/oleObject706.bin"/><Relationship Id="rId1671" Type="http://schemas.openxmlformats.org/officeDocument/2006/relationships/image" Target="media/image857.wmf"/><Relationship Id="rId901" Type="http://schemas.openxmlformats.org/officeDocument/2006/relationships/image" Target="media/image466.wmf"/><Relationship Id="rId1117" Type="http://schemas.openxmlformats.org/officeDocument/2006/relationships/image" Target="media/image577.wmf"/><Relationship Id="rId1324" Type="http://schemas.openxmlformats.org/officeDocument/2006/relationships/oleObject" Target="embeddings/oleObject636.bin"/><Relationship Id="rId1531" Type="http://schemas.openxmlformats.org/officeDocument/2006/relationships/image" Target="media/image786.wmf"/><Relationship Id="rId30" Type="http://schemas.openxmlformats.org/officeDocument/2006/relationships/image" Target="media/image14.wmf"/><Relationship Id="rId1629" Type="http://schemas.openxmlformats.org/officeDocument/2006/relationships/image" Target="media/image836.wmf"/><Relationship Id="rId277" Type="http://schemas.openxmlformats.org/officeDocument/2006/relationships/image" Target="media/image140.wmf"/><Relationship Id="rId484" Type="http://schemas.openxmlformats.org/officeDocument/2006/relationships/image" Target="media/image248.png"/><Relationship Id="rId137" Type="http://schemas.openxmlformats.org/officeDocument/2006/relationships/oleObject" Target="embeddings/oleObject61.bin"/><Relationship Id="rId344" Type="http://schemas.openxmlformats.org/officeDocument/2006/relationships/image" Target="media/image175.wmf"/><Relationship Id="rId691" Type="http://schemas.openxmlformats.org/officeDocument/2006/relationships/oleObject" Target="embeddings/oleObject330.bin"/><Relationship Id="rId789" Type="http://schemas.openxmlformats.org/officeDocument/2006/relationships/oleObject" Target="embeddings/oleObject377.bin"/><Relationship Id="rId996" Type="http://schemas.openxmlformats.org/officeDocument/2006/relationships/oleObject" Target="embeddings/oleObject475.bin"/><Relationship Id="rId551" Type="http://schemas.openxmlformats.org/officeDocument/2006/relationships/oleObject" Target="embeddings/oleObject262.bin"/><Relationship Id="rId649" Type="http://schemas.openxmlformats.org/officeDocument/2006/relationships/image" Target="media/image333.wmf"/><Relationship Id="rId856" Type="http://schemas.openxmlformats.org/officeDocument/2006/relationships/image" Target="media/image443.wmf"/><Relationship Id="rId1181" Type="http://schemas.openxmlformats.org/officeDocument/2006/relationships/image" Target="media/image609.wmf"/><Relationship Id="rId1279" Type="http://schemas.openxmlformats.org/officeDocument/2006/relationships/oleObject" Target="embeddings/oleObject614.bin"/><Relationship Id="rId1486" Type="http://schemas.openxmlformats.org/officeDocument/2006/relationships/image" Target="media/image763.wmf"/><Relationship Id="rId204" Type="http://schemas.openxmlformats.org/officeDocument/2006/relationships/image" Target="media/image103.wmf"/><Relationship Id="rId411" Type="http://schemas.openxmlformats.org/officeDocument/2006/relationships/image" Target="media/image209.wmf"/><Relationship Id="rId509" Type="http://schemas.openxmlformats.org/officeDocument/2006/relationships/image" Target="media/image259.wmf"/><Relationship Id="rId1041" Type="http://schemas.openxmlformats.org/officeDocument/2006/relationships/image" Target="media/image538.wmf"/><Relationship Id="rId1139" Type="http://schemas.openxmlformats.org/officeDocument/2006/relationships/image" Target="media/image588.wmf"/><Relationship Id="rId1346" Type="http://schemas.openxmlformats.org/officeDocument/2006/relationships/image" Target="media/image693.wmf"/><Relationship Id="rId1693" Type="http://schemas.openxmlformats.org/officeDocument/2006/relationships/image" Target="media/image868.wmf"/><Relationship Id="rId716" Type="http://schemas.openxmlformats.org/officeDocument/2006/relationships/image" Target="media/image368.wmf"/><Relationship Id="rId923" Type="http://schemas.openxmlformats.org/officeDocument/2006/relationships/oleObject" Target="embeddings/oleObject439.bin"/><Relationship Id="rId1553" Type="http://schemas.openxmlformats.org/officeDocument/2006/relationships/image" Target="media/image797.wmf"/><Relationship Id="rId52" Type="http://schemas.openxmlformats.org/officeDocument/2006/relationships/oleObject" Target="embeddings/oleObject21.bin"/><Relationship Id="rId1206" Type="http://schemas.openxmlformats.org/officeDocument/2006/relationships/image" Target="media/image621.wmf"/><Relationship Id="rId1413" Type="http://schemas.openxmlformats.org/officeDocument/2006/relationships/image" Target="media/image727.wmf"/><Relationship Id="rId1620" Type="http://schemas.openxmlformats.org/officeDocument/2006/relationships/oleObject" Target="embeddings/oleObject782.bin"/><Relationship Id="rId1718" Type="http://schemas.openxmlformats.org/officeDocument/2006/relationships/oleObject" Target="embeddings/oleObject831.bin"/><Relationship Id="rId299" Type="http://schemas.openxmlformats.org/officeDocument/2006/relationships/image" Target="media/image152.wmf"/><Relationship Id="rId159" Type="http://schemas.openxmlformats.org/officeDocument/2006/relationships/oleObject" Target="embeddings/oleObject72.bin"/><Relationship Id="rId366" Type="http://schemas.openxmlformats.org/officeDocument/2006/relationships/image" Target="media/image186.wmf"/><Relationship Id="rId573" Type="http://schemas.openxmlformats.org/officeDocument/2006/relationships/oleObject" Target="embeddings/oleObject272.bin"/><Relationship Id="rId780" Type="http://schemas.openxmlformats.org/officeDocument/2006/relationships/oleObject" Target="embeddings/oleObject373.bin"/><Relationship Id="rId226" Type="http://schemas.openxmlformats.org/officeDocument/2006/relationships/image" Target="media/image115.wmf"/><Relationship Id="rId433" Type="http://schemas.openxmlformats.org/officeDocument/2006/relationships/image" Target="media/image221.wmf"/><Relationship Id="rId878" Type="http://schemas.openxmlformats.org/officeDocument/2006/relationships/oleObject" Target="embeddings/oleObject417.bin"/><Relationship Id="rId1063" Type="http://schemas.openxmlformats.org/officeDocument/2006/relationships/image" Target="media/image549.wmf"/><Relationship Id="rId1270" Type="http://schemas.openxmlformats.org/officeDocument/2006/relationships/oleObject" Target="embeddings/oleObject610.bin"/><Relationship Id="rId640" Type="http://schemas.openxmlformats.org/officeDocument/2006/relationships/oleObject" Target="embeddings/oleObject304.bin"/><Relationship Id="rId738" Type="http://schemas.openxmlformats.org/officeDocument/2006/relationships/image" Target="media/image379.wmf"/><Relationship Id="rId945" Type="http://schemas.openxmlformats.org/officeDocument/2006/relationships/image" Target="media/image489.wmf"/><Relationship Id="rId1368" Type="http://schemas.openxmlformats.org/officeDocument/2006/relationships/oleObject" Target="embeddings/oleObject657.bin"/><Relationship Id="rId1575" Type="http://schemas.openxmlformats.org/officeDocument/2006/relationships/image" Target="media/image809.wmf"/><Relationship Id="rId74" Type="http://schemas.openxmlformats.org/officeDocument/2006/relationships/oleObject" Target="embeddings/oleObject31.bin"/><Relationship Id="rId500" Type="http://schemas.openxmlformats.org/officeDocument/2006/relationships/image" Target="media/image255.wmf"/><Relationship Id="rId805" Type="http://schemas.openxmlformats.org/officeDocument/2006/relationships/oleObject" Target="embeddings/oleObject385.bin"/><Relationship Id="rId1130" Type="http://schemas.openxmlformats.org/officeDocument/2006/relationships/oleObject" Target="embeddings/oleObject540.bin"/><Relationship Id="rId1228" Type="http://schemas.openxmlformats.org/officeDocument/2006/relationships/oleObject" Target="embeddings/oleObject589.bin"/><Relationship Id="rId1435" Type="http://schemas.openxmlformats.org/officeDocument/2006/relationships/oleObject" Target="embeddings/oleObject691.bin"/><Relationship Id="rId1642" Type="http://schemas.openxmlformats.org/officeDocument/2006/relationships/oleObject" Target="embeddings/oleObject793.bin"/><Relationship Id="rId1502" Type="http://schemas.openxmlformats.org/officeDocument/2006/relationships/oleObject" Target="embeddings/oleObject724.bin"/><Relationship Id="rId290" Type="http://schemas.openxmlformats.org/officeDocument/2006/relationships/image" Target="media/image147.wmf"/><Relationship Id="rId388" Type="http://schemas.openxmlformats.org/officeDocument/2006/relationships/oleObject" Target="embeddings/oleObject184.bin"/><Relationship Id="rId150" Type="http://schemas.openxmlformats.org/officeDocument/2006/relationships/image" Target="media/image76.wmf"/><Relationship Id="rId595" Type="http://schemas.openxmlformats.org/officeDocument/2006/relationships/image" Target="media/image306.wmf"/><Relationship Id="rId248" Type="http://schemas.openxmlformats.org/officeDocument/2006/relationships/oleObject" Target="embeddings/oleObject116.bin"/><Relationship Id="rId455" Type="http://schemas.openxmlformats.org/officeDocument/2006/relationships/oleObject" Target="embeddings/oleObject216.bin"/><Relationship Id="rId662" Type="http://schemas.openxmlformats.org/officeDocument/2006/relationships/oleObject" Target="embeddings/oleObject316.bin"/><Relationship Id="rId1085" Type="http://schemas.openxmlformats.org/officeDocument/2006/relationships/image" Target="media/image560.wmf"/><Relationship Id="rId1292" Type="http://schemas.openxmlformats.org/officeDocument/2006/relationships/oleObject" Target="embeddings/oleObject620.bin"/><Relationship Id="rId108" Type="http://schemas.openxmlformats.org/officeDocument/2006/relationships/oleObject" Target="embeddings/oleObject47.bin"/><Relationship Id="rId315" Type="http://schemas.openxmlformats.org/officeDocument/2006/relationships/oleObject" Target="embeddings/oleObject148.bin"/><Relationship Id="rId522" Type="http://schemas.openxmlformats.org/officeDocument/2006/relationships/image" Target="media/image266.wmf"/><Relationship Id="rId967" Type="http://schemas.openxmlformats.org/officeDocument/2006/relationships/oleObject" Target="embeddings/oleObject460.bin"/><Relationship Id="rId1152" Type="http://schemas.openxmlformats.org/officeDocument/2006/relationships/oleObject" Target="embeddings/oleObject551.bin"/><Relationship Id="rId1597" Type="http://schemas.openxmlformats.org/officeDocument/2006/relationships/image" Target="media/image820.wmf"/><Relationship Id="rId96" Type="http://schemas.openxmlformats.org/officeDocument/2006/relationships/image" Target="media/image48.wmf"/><Relationship Id="rId827" Type="http://schemas.openxmlformats.org/officeDocument/2006/relationships/oleObject" Target="embeddings/oleObject395.bin"/><Relationship Id="rId1012" Type="http://schemas.openxmlformats.org/officeDocument/2006/relationships/oleObject" Target="embeddings/oleObject483.bin"/><Relationship Id="rId1457" Type="http://schemas.openxmlformats.org/officeDocument/2006/relationships/oleObject" Target="embeddings/oleObject702.bin"/><Relationship Id="rId1664" Type="http://schemas.openxmlformats.org/officeDocument/2006/relationships/oleObject" Target="embeddings/oleObject804.bin"/><Relationship Id="rId1317" Type="http://schemas.openxmlformats.org/officeDocument/2006/relationships/image" Target="media/image678.wmf"/><Relationship Id="rId1524" Type="http://schemas.openxmlformats.org/officeDocument/2006/relationships/oleObject" Target="embeddings/oleObject735.bin"/><Relationship Id="rId1731" Type="http://schemas.openxmlformats.org/officeDocument/2006/relationships/image" Target="media/image886.png"/><Relationship Id="rId23" Type="http://schemas.openxmlformats.org/officeDocument/2006/relationships/oleObject" Target="embeddings/oleObject6.bin"/><Relationship Id="rId172" Type="http://schemas.openxmlformats.org/officeDocument/2006/relationships/oleObject" Target="embeddings/oleObject79.bin"/><Relationship Id="rId477" Type="http://schemas.openxmlformats.org/officeDocument/2006/relationships/image" Target="media/image244.wmf"/><Relationship Id="rId684" Type="http://schemas.openxmlformats.org/officeDocument/2006/relationships/image" Target="media/image351.wmf"/><Relationship Id="rId337" Type="http://schemas.openxmlformats.org/officeDocument/2006/relationships/oleObject" Target="embeddings/oleObject159.bin"/><Relationship Id="rId891" Type="http://schemas.openxmlformats.org/officeDocument/2006/relationships/oleObject" Target="embeddings/oleObject423.bin"/><Relationship Id="rId989" Type="http://schemas.openxmlformats.org/officeDocument/2006/relationships/image" Target="media/image511.wmf"/><Relationship Id="rId544" Type="http://schemas.openxmlformats.org/officeDocument/2006/relationships/image" Target="media/image278.png"/><Relationship Id="rId751" Type="http://schemas.openxmlformats.org/officeDocument/2006/relationships/oleObject" Target="embeddings/oleObject359.bin"/><Relationship Id="rId849" Type="http://schemas.openxmlformats.org/officeDocument/2006/relationships/oleObject" Target="embeddings/oleObject403.bin"/><Relationship Id="rId1174" Type="http://schemas.openxmlformats.org/officeDocument/2006/relationships/oleObject" Target="embeddings/oleObject562.bin"/><Relationship Id="rId1381" Type="http://schemas.openxmlformats.org/officeDocument/2006/relationships/oleObject" Target="embeddings/oleObject663.bin"/><Relationship Id="rId1479" Type="http://schemas.openxmlformats.org/officeDocument/2006/relationships/image" Target="media/image759.png"/><Relationship Id="rId1686" Type="http://schemas.openxmlformats.org/officeDocument/2006/relationships/oleObject" Target="embeddings/oleObject815.bin"/><Relationship Id="rId404" Type="http://schemas.openxmlformats.org/officeDocument/2006/relationships/oleObject" Target="embeddings/oleObject192.bin"/><Relationship Id="rId611" Type="http://schemas.openxmlformats.org/officeDocument/2006/relationships/oleObject" Target="embeddings/oleObject290.bin"/><Relationship Id="rId1034" Type="http://schemas.openxmlformats.org/officeDocument/2006/relationships/oleObject" Target="embeddings/oleObject493.bin"/><Relationship Id="rId1241" Type="http://schemas.openxmlformats.org/officeDocument/2006/relationships/oleObject" Target="embeddings/oleObject595.bin"/><Relationship Id="rId1339" Type="http://schemas.openxmlformats.org/officeDocument/2006/relationships/oleObject" Target="embeddings/oleObject643.bin"/><Relationship Id="rId709" Type="http://schemas.openxmlformats.org/officeDocument/2006/relationships/image" Target="media/image364.wmf"/><Relationship Id="rId916" Type="http://schemas.openxmlformats.org/officeDocument/2006/relationships/oleObject" Target="embeddings/oleObject436.bin"/><Relationship Id="rId1101" Type="http://schemas.openxmlformats.org/officeDocument/2006/relationships/image" Target="media/image569.wmf"/><Relationship Id="rId1546" Type="http://schemas.openxmlformats.org/officeDocument/2006/relationships/oleObject" Target="embeddings/oleObject746.bin"/><Relationship Id="rId45" Type="http://schemas.openxmlformats.org/officeDocument/2006/relationships/image" Target="media/image21.wmf"/><Relationship Id="rId1406" Type="http://schemas.openxmlformats.org/officeDocument/2006/relationships/oleObject" Target="embeddings/oleObject676.bin"/><Relationship Id="rId1613" Type="http://schemas.openxmlformats.org/officeDocument/2006/relationships/image" Target="media/image828.wmf"/><Relationship Id="rId194" Type="http://schemas.openxmlformats.org/officeDocument/2006/relationships/image" Target="media/image98.wmf"/><Relationship Id="rId261" Type="http://schemas.openxmlformats.org/officeDocument/2006/relationships/image" Target="media/image132.wmf"/><Relationship Id="rId499" Type="http://schemas.openxmlformats.org/officeDocument/2006/relationships/oleObject" Target="embeddings/oleObject238.bin"/><Relationship Id="rId359" Type="http://schemas.openxmlformats.org/officeDocument/2006/relationships/oleObject" Target="embeddings/oleObject170.bin"/><Relationship Id="rId566" Type="http://schemas.openxmlformats.org/officeDocument/2006/relationships/oleObject" Target="embeddings/oleObject269.bin"/><Relationship Id="rId773" Type="http://schemas.openxmlformats.org/officeDocument/2006/relationships/image" Target="media/image397.wmf"/><Relationship Id="rId1196" Type="http://schemas.openxmlformats.org/officeDocument/2006/relationships/oleObject" Target="embeddings/oleObject573.bin"/><Relationship Id="rId121" Type="http://schemas.openxmlformats.org/officeDocument/2006/relationships/oleObject" Target="embeddings/oleObject53.bin"/><Relationship Id="rId219" Type="http://schemas.openxmlformats.org/officeDocument/2006/relationships/image" Target="media/image111.wmf"/><Relationship Id="rId426" Type="http://schemas.openxmlformats.org/officeDocument/2006/relationships/image" Target="media/image217.wmf"/><Relationship Id="rId633" Type="http://schemas.openxmlformats.org/officeDocument/2006/relationships/image" Target="media/image326.wmf"/><Relationship Id="rId980" Type="http://schemas.openxmlformats.org/officeDocument/2006/relationships/image" Target="media/image507.wmf"/><Relationship Id="rId1056" Type="http://schemas.openxmlformats.org/officeDocument/2006/relationships/oleObject" Target="embeddings/oleObject504.bin"/><Relationship Id="rId1263" Type="http://schemas.openxmlformats.org/officeDocument/2006/relationships/oleObject" Target="embeddings/oleObject606.bin"/><Relationship Id="rId840" Type="http://schemas.openxmlformats.org/officeDocument/2006/relationships/image" Target="media/image434.wmf"/><Relationship Id="rId938" Type="http://schemas.openxmlformats.org/officeDocument/2006/relationships/oleObject" Target="embeddings/oleObject446.bin"/><Relationship Id="rId1470" Type="http://schemas.openxmlformats.org/officeDocument/2006/relationships/oleObject" Target="embeddings/oleObject709.bin"/><Relationship Id="rId1568" Type="http://schemas.openxmlformats.org/officeDocument/2006/relationships/oleObject" Target="embeddings/oleObject756.bin"/><Relationship Id="rId67" Type="http://schemas.openxmlformats.org/officeDocument/2006/relationships/image" Target="media/image33.wmf"/><Relationship Id="rId700" Type="http://schemas.openxmlformats.org/officeDocument/2006/relationships/image" Target="media/image359.png"/><Relationship Id="rId1123" Type="http://schemas.openxmlformats.org/officeDocument/2006/relationships/image" Target="media/image580.wmf"/><Relationship Id="rId1330" Type="http://schemas.openxmlformats.org/officeDocument/2006/relationships/oleObject" Target="embeddings/oleObject639.bin"/><Relationship Id="rId1428" Type="http://schemas.openxmlformats.org/officeDocument/2006/relationships/oleObject" Target="embeddings/oleObject687.bin"/><Relationship Id="rId1635" Type="http://schemas.openxmlformats.org/officeDocument/2006/relationships/image" Target="media/image839.wmf"/><Relationship Id="rId1702" Type="http://schemas.openxmlformats.org/officeDocument/2006/relationships/oleObject" Target="embeddings/oleObject823.bin"/><Relationship Id="rId283" Type="http://schemas.openxmlformats.org/officeDocument/2006/relationships/image" Target="media/image143.png"/><Relationship Id="rId490" Type="http://schemas.openxmlformats.org/officeDocument/2006/relationships/oleObject" Target="embeddings/oleObject232.bin"/><Relationship Id="rId143" Type="http://schemas.openxmlformats.org/officeDocument/2006/relationships/oleObject" Target="embeddings/oleObject64.bin"/><Relationship Id="rId350" Type="http://schemas.openxmlformats.org/officeDocument/2006/relationships/image" Target="media/image178.wmf"/><Relationship Id="rId588" Type="http://schemas.openxmlformats.org/officeDocument/2006/relationships/oleObject" Target="embeddings/oleObject279.bin"/><Relationship Id="rId795" Type="http://schemas.openxmlformats.org/officeDocument/2006/relationships/oleObject" Target="embeddings/oleObject380.bin"/><Relationship Id="rId9" Type="http://schemas.openxmlformats.org/officeDocument/2006/relationships/image" Target="media/image2.wmf"/><Relationship Id="rId210" Type="http://schemas.openxmlformats.org/officeDocument/2006/relationships/oleObject" Target="embeddings/oleObject97.bin"/><Relationship Id="rId448" Type="http://schemas.openxmlformats.org/officeDocument/2006/relationships/image" Target="media/image229.wmf"/><Relationship Id="rId655" Type="http://schemas.openxmlformats.org/officeDocument/2006/relationships/image" Target="media/image336.wmf"/><Relationship Id="rId862" Type="http://schemas.openxmlformats.org/officeDocument/2006/relationships/image" Target="media/image446.wmf"/><Relationship Id="rId1078" Type="http://schemas.openxmlformats.org/officeDocument/2006/relationships/oleObject" Target="embeddings/oleObject515.bin"/><Relationship Id="rId1285" Type="http://schemas.openxmlformats.org/officeDocument/2006/relationships/oleObject" Target="embeddings/oleObject617.bin"/><Relationship Id="rId1492" Type="http://schemas.openxmlformats.org/officeDocument/2006/relationships/image" Target="media/image766.wmf"/><Relationship Id="rId308" Type="http://schemas.openxmlformats.org/officeDocument/2006/relationships/oleObject" Target="embeddings/oleObject145.bin"/><Relationship Id="rId515" Type="http://schemas.openxmlformats.org/officeDocument/2006/relationships/oleObject" Target="embeddings/oleObject246.bin"/><Relationship Id="rId722" Type="http://schemas.openxmlformats.org/officeDocument/2006/relationships/image" Target="media/image371.wmf"/><Relationship Id="rId1145" Type="http://schemas.openxmlformats.org/officeDocument/2006/relationships/image" Target="media/image591.wmf"/><Relationship Id="rId1352" Type="http://schemas.openxmlformats.org/officeDocument/2006/relationships/image" Target="media/image696.png"/><Relationship Id="rId89" Type="http://schemas.openxmlformats.org/officeDocument/2006/relationships/oleObject" Target="embeddings/oleObject38.bin"/><Relationship Id="rId1005" Type="http://schemas.openxmlformats.org/officeDocument/2006/relationships/image" Target="media/image519.wmf"/><Relationship Id="rId1212" Type="http://schemas.openxmlformats.org/officeDocument/2006/relationships/image" Target="media/image624.wmf"/><Relationship Id="rId1657" Type="http://schemas.openxmlformats.org/officeDocument/2006/relationships/image" Target="media/image850.wmf"/><Relationship Id="rId1517" Type="http://schemas.openxmlformats.org/officeDocument/2006/relationships/image" Target="media/image779.wmf"/><Relationship Id="rId1724" Type="http://schemas.openxmlformats.org/officeDocument/2006/relationships/oleObject" Target="embeddings/oleObject834.bin"/><Relationship Id="rId16" Type="http://schemas.openxmlformats.org/officeDocument/2006/relationships/oleObject" Target="embeddings/oleObject3.bin"/><Relationship Id="rId165" Type="http://schemas.openxmlformats.org/officeDocument/2006/relationships/image" Target="media/image83.wmf"/><Relationship Id="rId372" Type="http://schemas.openxmlformats.org/officeDocument/2006/relationships/image" Target="media/image189.wmf"/><Relationship Id="rId677" Type="http://schemas.openxmlformats.org/officeDocument/2006/relationships/image" Target="media/image347.wmf"/><Relationship Id="rId232" Type="http://schemas.openxmlformats.org/officeDocument/2006/relationships/image" Target="media/image118.wmf"/><Relationship Id="rId884" Type="http://schemas.openxmlformats.org/officeDocument/2006/relationships/oleObject" Target="embeddings/oleObject420.bin"/><Relationship Id="rId537" Type="http://schemas.openxmlformats.org/officeDocument/2006/relationships/image" Target="media/image274.wmf"/><Relationship Id="rId744" Type="http://schemas.openxmlformats.org/officeDocument/2006/relationships/image" Target="media/image382.wmf"/><Relationship Id="rId951" Type="http://schemas.openxmlformats.org/officeDocument/2006/relationships/image" Target="media/image492.wmf"/><Relationship Id="rId1167" Type="http://schemas.openxmlformats.org/officeDocument/2006/relationships/image" Target="media/image602.wmf"/><Relationship Id="rId1374" Type="http://schemas.openxmlformats.org/officeDocument/2006/relationships/oleObject" Target="embeddings/oleObject660.bin"/><Relationship Id="rId1581" Type="http://schemas.openxmlformats.org/officeDocument/2006/relationships/image" Target="media/image812.wmf"/><Relationship Id="rId1679" Type="http://schemas.openxmlformats.org/officeDocument/2006/relationships/image" Target="media/image861.wmf"/><Relationship Id="rId80" Type="http://schemas.openxmlformats.org/officeDocument/2006/relationships/image" Target="media/image40.wmf"/><Relationship Id="rId604" Type="http://schemas.openxmlformats.org/officeDocument/2006/relationships/image" Target="media/image311.wmf"/><Relationship Id="rId811" Type="http://schemas.openxmlformats.org/officeDocument/2006/relationships/oleObject" Target="embeddings/oleObject387.bin"/><Relationship Id="rId1027" Type="http://schemas.openxmlformats.org/officeDocument/2006/relationships/oleObject" Target="embeddings/oleObject490.bin"/><Relationship Id="rId1234" Type="http://schemas.openxmlformats.org/officeDocument/2006/relationships/oleObject" Target="embeddings/oleObject592.bin"/><Relationship Id="rId1441" Type="http://schemas.openxmlformats.org/officeDocument/2006/relationships/oleObject" Target="embeddings/oleObject694.bin"/><Relationship Id="rId909" Type="http://schemas.openxmlformats.org/officeDocument/2006/relationships/image" Target="media/image470.wmf"/><Relationship Id="rId1301" Type="http://schemas.openxmlformats.org/officeDocument/2006/relationships/image" Target="media/image670.wmf"/><Relationship Id="rId1539" Type="http://schemas.openxmlformats.org/officeDocument/2006/relationships/image" Target="media/image790.wmf"/><Relationship Id="rId38" Type="http://schemas.openxmlformats.org/officeDocument/2006/relationships/oleObject" Target="embeddings/oleObject14.bin"/><Relationship Id="rId1606" Type="http://schemas.openxmlformats.org/officeDocument/2006/relationships/oleObject" Target="embeddings/oleObject775.bin"/><Relationship Id="rId187" Type="http://schemas.openxmlformats.org/officeDocument/2006/relationships/oleObject" Target="embeddings/oleObject86.bin"/><Relationship Id="rId394" Type="http://schemas.openxmlformats.org/officeDocument/2006/relationships/oleObject" Target="embeddings/oleObject187.bin"/><Relationship Id="rId254" Type="http://schemas.openxmlformats.org/officeDocument/2006/relationships/oleObject" Target="embeddings/oleObject119.bin"/><Relationship Id="rId699" Type="http://schemas.openxmlformats.org/officeDocument/2006/relationships/image" Target="media/image358.png"/><Relationship Id="rId1091" Type="http://schemas.openxmlformats.org/officeDocument/2006/relationships/image" Target="media/image563.wmf"/><Relationship Id="rId114" Type="http://schemas.openxmlformats.org/officeDocument/2006/relationships/oleObject" Target="embeddings/oleObject50.bin"/><Relationship Id="rId461" Type="http://schemas.openxmlformats.org/officeDocument/2006/relationships/oleObject" Target="embeddings/oleObject219.bin"/><Relationship Id="rId559" Type="http://schemas.openxmlformats.org/officeDocument/2006/relationships/image" Target="media/image287.wmf"/><Relationship Id="rId766" Type="http://schemas.openxmlformats.org/officeDocument/2006/relationships/oleObject" Target="embeddings/oleObject366.bin"/><Relationship Id="rId1189" Type="http://schemas.openxmlformats.org/officeDocument/2006/relationships/image" Target="media/image613.wmf"/><Relationship Id="rId1396" Type="http://schemas.openxmlformats.org/officeDocument/2006/relationships/oleObject" Target="embeddings/oleObject671.bin"/><Relationship Id="rId321" Type="http://schemas.openxmlformats.org/officeDocument/2006/relationships/oleObject" Target="embeddings/oleObject151.bin"/><Relationship Id="rId419" Type="http://schemas.openxmlformats.org/officeDocument/2006/relationships/image" Target="media/image213.wmf"/><Relationship Id="rId626" Type="http://schemas.openxmlformats.org/officeDocument/2006/relationships/oleObject" Target="embeddings/oleObject297.bin"/><Relationship Id="rId973" Type="http://schemas.openxmlformats.org/officeDocument/2006/relationships/oleObject" Target="embeddings/oleObject463.bin"/><Relationship Id="rId1049" Type="http://schemas.openxmlformats.org/officeDocument/2006/relationships/image" Target="media/image542.wmf"/><Relationship Id="rId1256" Type="http://schemas.openxmlformats.org/officeDocument/2006/relationships/image" Target="media/image647.wmf"/><Relationship Id="rId833" Type="http://schemas.openxmlformats.org/officeDocument/2006/relationships/oleObject" Target="embeddings/oleObject397.bin"/><Relationship Id="rId1116" Type="http://schemas.openxmlformats.org/officeDocument/2006/relationships/oleObject" Target="embeddings/oleObject533.bin"/><Relationship Id="rId1463" Type="http://schemas.openxmlformats.org/officeDocument/2006/relationships/image" Target="media/image751.wmf"/><Relationship Id="rId1670" Type="http://schemas.openxmlformats.org/officeDocument/2006/relationships/oleObject" Target="embeddings/oleObject807.bin"/><Relationship Id="rId900" Type="http://schemas.openxmlformats.org/officeDocument/2006/relationships/oleObject" Target="embeddings/oleObject428.bin"/><Relationship Id="rId1323" Type="http://schemas.openxmlformats.org/officeDocument/2006/relationships/image" Target="media/image681.wmf"/><Relationship Id="rId1530" Type="http://schemas.openxmlformats.org/officeDocument/2006/relationships/oleObject" Target="embeddings/oleObject738.bin"/><Relationship Id="rId1628" Type="http://schemas.openxmlformats.org/officeDocument/2006/relationships/oleObject" Target="embeddings/oleObject786.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E9AC02-CF7C-47F8-B25B-F457ED4A6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27018</Words>
  <Characters>154007</Characters>
  <Application>Microsoft Office Word</Application>
  <DocSecurity>0</DocSecurity>
  <Lines>1283</Lines>
  <Paragraphs>361</Paragraphs>
  <ScaleCrop>false</ScaleCrop>
  <HeadingPairs>
    <vt:vector size="2" baseType="variant">
      <vt:variant>
        <vt:lpstr>Название</vt:lpstr>
      </vt:variant>
      <vt:variant>
        <vt:i4>1</vt:i4>
      </vt:variant>
    </vt:vector>
  </HeadingPairs>
  <TitlesOfParts>
    <vt:vector size="1" baseType="lpstr">
      <vt:lpstr>Модуль 3</vt:lpstr>
    </vt:vector>
  </TitlesOfParts>
  <Company>1</Company>
  <LinksUpToDate>false</LinksUpToDate>
  <CharactersWithSpaces>180664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Модуль 3</dc:title>
  <dc:creator>Ural</dc:creator>
  <cp:lastModifiedBy>Филанович Антон Николаевич</cp:lastModifiedBy>
  <cp:revision>2</cp:revision>
  <cp:lastPrinted>2008-12-17T09:15:00Z</cp:lastPrinted>
  <dcterms:created xsi:type="dcterms:W3CDTF">2025-11-11T11:29:00Z</dcterms:created>
  <dcterms:modified xsi:type="dcterms:W3CDTF">2025-11-11T11:29:00Z</dcterms:modified>
</cp:coreProperties>
</file>